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1E5BC" w14:textId="153AD7E4" w:rsidR="000E3D02" w:rsidRPr="00E4499D" w:rsidRDefault="00210FA1" w:rsidP="000E3D02">
      <w:r w:rsidRPr="00E4499D">
        <w:rPr>
          <w:b/>
          <w:noProof/>
          <w:sz w:val="40"/>
          <w:lang w:eastAsia="en-US"/>
        </w:rPr>
        <w:drawing>
          <wp:anchor distT="0" distB="0" distL="114300" distR="114300" simplePos="0" relativeHeight="251660288" behindDoc="0" locked="0" layoutInCell="1" allowOverlap="1" wp14:anchorId="21A1FBC0" wp14:editId="1C8E32B0">
            <wp:simplePos x="0" y="0"/>
            <wp:positionH relativeFrom="margin">
              <wp:posOffset>1591310</wp:posOffset>
            </wp:positionH>
            <wp:positionV relativeFrom="margin">
              <wp:posOffset>102235</wp:posOffset>
            </wp:positionV>
            <wp:extent cx="2889250" cy="1723390"/>
            <wp:effectExtent l="0" t="0" r="6350" b="0"/>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ita-logo-h.svg"/>
                    <pic:cNvPicPr/>
                  </pic:nvPicPr>
                  <pic:blipFill>
                    <a:blip r:embed="rId8">
                      <a:extLst>
                        <a:ext uri="{28A0092B-C50C-407E-A947-70E740481C1C}">
                          <a14:useLocalDpi xmlns:a14="http://schemas.microsoft.com/office/drawing/2010/main" val="0"/>
                        </a:ext>
                      </a:extLst>
                    </a:blip>
                    <a:stretch>
                      <a:fillRect/>
                    </a:stretch>
                  </pic:blipFill>
                  <pic:spPr>
                    <a:xfrm>
                      <a:off x="0" y="0"/>
                      <a:ext cx="2889250" cy="1723390"/>
                    </a:xfrm>
                    <a:prstGeom prst="rect">
                      <a:avLst/>
                    </a:prstGeom>
                  </pic:spPr>
                </pic:pic>
              </a:graphicData>
            </a:graphic>
            <wp14:sizeRelH relativeFrom="margin">
              <wp14:pctWidth>0</wp14:pctWidth>
            </wp14:sizeRelH>
            <wp14:sizeRelV relativeFrom="margin">
              <wp14:pctHeight>0</wp14:pctHeight>
            </wp14:sizeRelV>
          </wp:anchor>
        </w:drawing>
      </w:r>
    </w:p>
    <w:p w14:paraId="002732DF" w14:textId="2E267A9E" w:rsidR="000E3D02" w:rsidRPr="00E4499D" w:rsidRDefault="000E3D02" w:rsidP="000E3D02">
      <w:pPr>
        <w:spacing w:after="0"/>
        <w:jc w:val="center"/>
        <w:rPr>
          <w:b/>
          <w:sz w:val="40"/>
        </w:rPr>
      </w:pPr>
    </w:p>
    <w:p w14:paraId="7AD732C1" w14:textId="77777777" w:rsidR="000E3D02" w:rsidRPr="00E4499D" w:rsidRDefault="000E3D02" w:rsidP="000E3D02">
      <w:pPr>
        <w:snapToGrid w:val="0"/>
        <w:spacing w:after="0"/>
        <w:rPr>
          <w:rFonts w:cs="Times New Roman"/>
          <w:b/>
          <w:color w:val="0070C0"/>
          <w:sz w:val="24"/>
          <w:szCs w:val="36"/>
        </w:rPr>
      </w:pPr>
    </w:p>
    <w:p w14:paraId="4DBF5A69" w14:textId="49247B89" w:rsidR="000E3D02" w:rsidRPr="00E4499D" w:rsidRDefault="000E3D02" w:rsidP="000E3D02">
      <w:pPr>
        <w:spacing w:after="0"/>
        <w:jc w:val="center"/>
        <w:rPr>
          <w:sz w:val="24"/>
        </w:rPr>
      </w:pPr>
    </w:p>
    <w:p w14:paraId="17A4254B" w14:textId="0F375EA7" w:rsidR="00210FA1" w:rsidRPr="00E4499D" w:rsidRDefault="00210FA1" w:rsidP="000E3D02">
      <w:pPr>
        <w:spacing w:after="0"/>
        <w:jc w:val="center"/>
        <w:rPr>
          <w:sz w:val="24"/>
        </w:rPr>
      </w:pPr>
    </w:p>
    <w:p w14:paraId="5A36ED2E" w14:textId="0835E69D" w:rsidR="00210FA1" w:rsidRPr="00E4499D" w:rsidRDefault="00210FA1" w:rsidP="000E3D02">
      <w:pPr>
        <w:spacing w:after="0"/>
        <w:jc w:val="center"/>
        <w:rPr>
          <w:sz w:val="24"/>
        </w:rPr>
      </w:pPr>
    </w:p>
    <w:p w14:paraId="16DCD3E7" w14:textId="30BA079B" w:rsidR="00210FA1" w:rsidRPr="00E4499D" w:rsidRDefault="00210FA1" w:rsidP="000E3D02">
      <w:pPr>
        <w:spacing w:after="0"/>
        <w:jc w:val="center"/>
        <w:rPr>
          <w:sz w:val="24"/>
        </w:rPr>
      </w:pPr>
    </w:p>
    <w:p w14:paraId="6BC2921C" w14:textId="29C72721" w:rsidR="00210FA1" w:rsidRPr="00E4499D" w:rsidRDefault="00210FA1" w:rsidP="000E3D02">
      <w:pPr>
        <w:spacing w:after="0"/>
        <w:jc w:val="center"/>
        <w:rPr>
          <w:sz w:val="24"/>
        </w:rPr>
      </w:pPr>
    </w:p>
    <w:p w14:paraId="5834DE06" w14:textId="7F367F7E" w:rsidR="00210FA1" w:rsidRPr="00E4499D" w:rsidRDefault="00210FA1" w:rsidP="000E3D02">
      <w:pPr>
        <w:spacing w:after="0"/>
        <w:jc w:val="center"/>
        <w:rPr>
          <w:sz w:val="24"/>
        </w:rPr>
      </w:pPr>
    </w:p>
    <w:p w14:paraId="68C5F384" w14:textId="71DC2A6E" w:rsidR="00210FA1" w:rsidRPr="00E4499D" w:rsidRDefault="00210FA1" w:rsidP="000E3D02">
      <w:pPr>
        <w:spacing w:after="0"/>
        <w:jc w:val="center"/>
        <w:rPr>
          <w:sz w:val="24"/>
        </w:rPr>
      </w:pPr>
      <w:r w:rsidRPr="00E4499D">
        <w:rPr>
          <w:b/>
          <w:noProof/>
          <w:sz w:val="40"/>
          <w:lang w:eastAsia="en-US"/>
        </w:rPr>
        <mc:AlternateContent>
          <mc:Choice Requires="wps">
            <w:drawing>
              <wp:anchor distT="0" distB="0" distL="114300" distR="114300" simplePos="0" relativeHeight="251659264" behindDoc="0" locked="0" layoutInCell="1" allowOverlap="1" wp14:anchorId="05108C1E" wp14:editId="1803638B">
                <wp:simplePos x="0" y="0"/>
                <wp:positionH relativeFrom="margin">
                  <wp:posOffset>76200</wp:posOffset>
                </wp:positionH>
                <wp:positionV relativeFrom="paragraph">
                  <wp:posOffset>5715</wp:posOffset>
                </wp:positionV>
                <wp:extent cx="6237605" cy="463550"/>
                <wp:effectExtent l="0" t="0" r="0" b="0"/>
                <wp:wrapNone/>
                <wp:docPr id="9" name="Casella di testo 9"/>
                <wp:cNvGraphicFramePr/>
                <a:graphic xmlns:a="http://schemas.openxmlformats.org/drawingml/2006/main">
                  <a:graphicData uri="http://schemas.microsoft.com/office/word/2010/wordprocessingShape">
                    <wps:wsp>
                      <wps:cNvSpPr txBox="1"/>
                      <wps:spPr>
                        <a:xfrm>
                          <a:off x="0" y="0"/>
                          <a:ext cx="6237605" cy="463550"/>
                        </a:xfrm>
                        <a:prstGeom prst="rect">
                          <a:avLst/>
                        </a:prstGeom>
                        <a:noFill/>
                        <a:ln w="6350">
                          <a:noFill/>
                        </a:ln>
                      </wps:spPr>
                      <wps:txbx>
                        <w:txbxContent>
                          <w:p w14:paraId="10B44815" w14:textId="5D72362F" w:rsidR="003B49CB" w:rsidRDefault="003B49CB" w:rsidP="00A26445">
                            <w:pPr>
                              <w:shd w:val="clear" w:color="auto" w:fill="FFFFFF" w:themeFill="background1"/>
                              <w:jc w:val="center"/>
                              <w:rPr>
                                <w:b/>
                                <w:color w:val="404040" w:themeColor="text1" w:themeTint="BF"/>
                                <w:sz w:val="24"/>
                                <w:szCs w:val="24"/>
                              </w:rPr>
                            </w:pPr>
                            <w:r w:rsidRPr="00AF0B31">
                              <w:rPr>
                                <w:b/>
                                <w:color w:val="404040" w:themeColor="text1" w:themeTint="BF"/>
                                <w:sz w:val="24"/>
                                <w:szCs w:val="24"/>
                              </w:rPr>
                              <w:t>Advanced Tools for fighting Online illegal trafficking</w:t>
                            </w:r>
                          </w:p>
                          <w:p w14:paraId="01957ECC" w14:textId="6A79DCA8" w:rsidR="003B49CB" w:rsidRDefault="003B49CB" w:rsidP="00A26445">
                            <w:pPr>
                              <w:shd w:val="clear" w:color="auto" w:fill="FFFFFF" w:themeFill="background1"/>
                              <w:jc w:val="center"/>
                              <w:rPr>
                                <w:b/>
                                <w:color w:val="404040" w:themeColor="text1" w:themeTint="BF"/>
                                <w:sz w:val="24"/>
                                <w:szCs w:val="24"/>
                              </w:rPr>
                            </w:pPr>
                          </w:p>
                          <w:p w14:paraId="6013000E" w14:textId="21CDADB9" w:rsidR="003B49CB" w:rsidRDefault="003B49CB" w:rsidP="00A26445">
                            <w:pPr>
                              <w:shd w:val="clear" w:color="auto" w:fill="FFFFFF" w:themeFill="background1"/>
                              <w:jc w:val="center"/>
                              <w:rPr>
                                <w:b/>
                                <w:color w:val="404040" w:themeColor="text1" w:themeTint="BF"/>
                                <w:sz w:val="24"/>
                                <w:szCs w:val="24"/>
                              </w:rPr>
                            </w:pPr>
                          </w:p>
                          <w:p w14:paraId="6A8E55A4" w14:textId="717860B2" w:rsidR="003B49CB" w:rsidRDefault="003B49CB" w:rsidP="00A26445">
                            <w:pPr>
                              <w:shd w:val="clear" w:color="auto" w:fill="FFFFFF" w:themeFill="background1"/>
                              <w:jc w:val="center"/>
                              <w:rPr>
                                <w:b/>
                                <w:color w:val="404040" w:themeColor="text1" w:themeTint="BF"/>
                                <w:sz w:val="24"/>
                                <w:szCs w:val="24"/>
                              </w:rPr>
                            </w:pPr>
                          </w:p>
                          <w:p w14:paraId="322290FD" w14:textId="73210B5B" w:rsidR="003B49CB" w:rsidRDefault="003B49CB" w:rsidP="00A26445">
                            <w:pPr>
                              <w:shd w:val="clear" w:color="auto" w:fill="FFFFFF" w:themeFill="background1"/>
                              <w:jc w:val="center"/>
                              <w:rPr>
                                <w:b/>
                                <w:color w:val="404040" w:themeColor="text1" w:themeTint="BF"/>
                                <w:sz w:val="24"/>
                                <w:szCs w:val="24"/>
                              </w:rPr>
                            </w:pPr>
                          </w:p>
                          <w:p w14:paraId="55BD8CE8" w14:textId="63D37B04" w:rsidR="003B49CB" w:rsidRDefault="003B49CB" w:rsidP="00A26445">
                            <w:pPr>
                              <w:shd w:val="clear" w:color="auto" w:fill="FFFFFF" w:themeFill="background1"/>
                              <w:jc w:val="center"/>
                              <w:rPr>
                                <w:b/>
                                <w:color w:val="404040" w:themeColor="text1" w:themeTint="BF"/>
                                <w:sz w:val="24"/>
                                <w:szCs w:val="24"/>
                              </w:rPr>
                            </w:pPr>
                          </w:p>
                          <w:p w14:paraId="43234762" w14:textId="3B7648E7" w:rsidR="003B49CB" w:rsidRDefault="003B49CB" w:rsidP="00A26445">
                            <w:pPr>
                              <w:shd w:val="clear" w:color="auto" w:fill="FFFFFF" w:themeFill="background1"/>
                              <w:jc w:val="center"/>
                              <w:rPr>
                                <w:b/>
                                <w:color w:val="404040" w:themeColor="text1" w:themeTint="BF"/>
                                <w:sz w:val="24"/>
                                <w:szCs w:val="24"/>
                              </w:rPr>
                            </w:pPr>
                          </w:p>
                          <w:p w14:paraId="43D798A4" w14:textId="4107936F" w:rsidR="003B49CB" w:rsidRDefault="003B49CB" w:rsidP="00A26445">
                            <w:pPr>
                              <w:shd w:val="clear" w:color="auto" w:fill="FFFFFF" w:themeFill="background1"/>
                              <w:jc w:val="center"/>
                              <w:rPr>
                                <w:b/>
                                <w:color w:val="404040" w:themeColor="text1" w:themeTint="BF"/>
                                <w:sz w:val="24"/>
                                <w:szCs w:val="24"/>
                              </w:rPr>
                            </w:pPr>
                          </w:p>
                          <w:p w14:paraId="5AAFEA94" w14:textId="77777777" w:rsidR="003B49CB" w:rsidRPr="00AF0B31" w:rsidRDefault="003B49CB" w:rsidP="00A26445">
                            <w:pPr>
                              <w:shd w:val="clear" w:color="auto" w:fill="FFFFFF" w:themeFill="background1"/>
                              <w:jc w:val="center"/>
                              <w:rPr>
                                <w:b/>
                                <w:color w:val="404040" w:themeColor="text1" w:themeTint="BF"/>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08C1E" id="_x0000_t202" coordsize="21600,21600" o:spt="202" path="m,l,21600r21600,l21600,xe">
                <v:stroke joinstyle="miter"/>
                <v:path gradientshapeok="t" o:connecttype="rect"/>
              </v:shapetype>
              <v:shape id="Casella di testo 9" o:spid="_x0000_s1026" type="#_x0000_t202" style="position:absolute;left:0;text-align:left;margin-left:6pt;margin-top:.45pt;width:491.15pt;height:3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" filled="f" stroked="f" strokeweight=".5pt">
                <v:textbox>
                  <w:txbxContent>
                    <w:p w14:paraId="10B44815" w14:textId="5D72362F" w:rsidR="003B49CB" w:rsidRDefault="003B49CB" w:rsidP="00A26445">
                      <w:pPr>
                        <w:shd w:val="clear" w:color="auto" w:fill="FFFFFF" w:themeFill="background1"/>
                        <w:jc w:val="center"/>
                        <w:rPr>
                          <w:b/>
                          <w:color w:val="404040" w:themeColor="text1" w:themeTint="BF"/>
                          <w:sz w:val="24"/>
                          <w:szCs w:val="24"/>
                        </w:rPr>
                      </w:pPr>
                      <w:r w:rsidRPr="00AF0B31">
                        <w:rPr>
                          <w:b/>
                          <w:color w:val="404040" w:themeColor="text1" w:themeTint="BF"/>
                          <w:sz w:val="24"/>
                          <w:szCs w:val="24"/>
                        </w:rPr>
                        <w:t>Advanced Tools for fighting Online illegal trafficking</w:t>
                      </w:r>
                    </w:p>
                    <w:p w14:paraId="01957ECC" w14:textId="6A79DCA8" w:rsidR="003B49CB" w:rsidRDefault="003B49CB" w:rsidP="00A26445">
                      <w:pPr>
                        <w:shd w:val="clear" w:color="auto" w:fill="FFFFFF" w:themeFill="background1"/>
                        <w:jc w:val="center"/>
                        <w:rPr>
                          <w:b/>
                          <w:color w:val="404040" w:themeColor="text1" w:themeTint="BF"/>
                          <w:sz w:val="24"/>
                          <w:szCs w:val="24"/>
                        </w:rPr>
                      </w:pPr>
                    </w:p>
                    <w:p w14:paraId="6013000E" w14:textId="21CDADB9" w:rsidR="003B49CB" w:rsidRDefault="003B49CB" w:rsidP="00A26445">
                      <w:pPr>
                        <w:shd w:val="clear" w:color="auto" w:fill="FFFFFF" w:themeFill="background1"/>
                        <w:jc w:val="center"/>
                        <w:rPr>
                          <w:b/>
                          <w:color w:val="404040" w:themeColor="text1" w:themeTint="BF"/>
                          <w:sz w:val="24"/>
                          <w:szCs w:val="24"/>
                        </w:rPr>
                      </w:pPr>
                    </w:p>
                    <w:p w14:paraId="6A8E55A4" w14:textId="717860B2" w:rsidR="003B49CB" w:rsidRDefault="003B49CB" w:rsidP="00A26445">
                      <w:pPr>
                        <w:shd w:val="clear" w:color="auto" w:fill="FFFFFF" w:themeFill="background1"/>
                        <w:jc w:val="center"/>
                        <w:rPr>
                          <w:b/>
                          <w:color w:val="404040" w:themeColor="text1" w:themeTint="BF"/>
                          <w:sz w:val="24"/>
                          <w:szCs w:val="24"/>
                        </w:rPr>
                      </w:pPr>
                    </w:p>
                    <w:p w14:paraId="322290FD" w14:textId="73210B5B" w:rsidR="003B49CB" w:rsidRDefault="003B49CB" w:rsidP="00A26445">
                      <w:pPr>
                        <w:shd w:val="clear" w:color="auto" w:fill="FFFFFF" w:themeFill="background1"/>
                        <w:jc w:val="center"/>
                        <w:rPr>
                          <w:b/>
                          <w:color w:val="404040" w:themeColor="text1" w:themeTint="BF"/>
                          <w:sz w:val="24"/>
                          <w:szCs w:val="24"/>
                        </w:rPr>
                      </w:pPr>
                    </w:p>
                    <w:p w14:paraId="55BD8CE8" w14:textId="63D37B04" w:rsidR="003B49CB" w:rsidRDefault="003B49CB" w:rsidP="00A26445">
                      <w:pPr>
                        <w:shd w:val="clear" w:color="auto" w:fill="FFFFFF" w:themeFill="background1"/>
                        <w:jc w:val="center"/>
                        <w:rPr>
                          <w:b/>
                          <w:color w:val="404040" w:themeColor="text1" w:themeTint="BF"/>
                          <w:sz w:val="24"/>
                          <w:szCs w:val="24"/>
                        </w:rPr>
                      </w:pPr>
                    </w:p>
                    <w:p w14:paraId="43234762" w14:textId="3B7648E7" w:rsidR="003B49CB" w:rsidRDefault="003B49CB" w:rsidP="00A26445">
                      <w:pPr>
                        <w:shd w:val="clear" w:color="auto" w:fill="FFFFFF" w:themeFill="background1"/>
                        <w:jc w:val="center"/>
                        <w:rPr>
                          <w:b/>
                          <w:color w:val="404040" w:themeColor="text1" w:themeTint="BF"/>
                          <w:sz w:val="24"/>
                          <w:szCs w:val="24"/>
                        </w:rPr>
                      </w:pPr>
                    </w:p>
                    <w:p w14:paraId="43D798A4" w14:textId="4107936F" w:rsidR="003B49CB" w:rsidRDefault="003B49CB" w:rsidP="00A26445">
                      <w:pPr>
                        <w:shd w:val="clear" w:color="auto" w:fill="FFFFFF" w:themeFill="background1"/>
                        <w:jc w:val="center"/>
                        <w:rPr>
                          <w:b/>
                          <w:color w:val="404040" w:themeColor="text1" w:themeTint="BF"/>
                          <w:sz w:val="24"/>
                          <w:szCs w:val="24"/>
                        </w:rPr>
                      </w:pPr>
                    </w:p>
                    <w:p w14:paraId="5AAFEA94" w14:textId="77777777" w:rsidR="003B49CB" w:rsidRPr="00AF0B31" w:rsidRDefault="003B49CB" w:rsidP="00A26445">
                      <w:pPr>
                        <w:shd w:val="clear" w:color="auto" w:fill="FFFFFF" w:themeFill="background1"/>
                        <w:jc w:val="center"/>
                        <w:rPr>
                          <w:b/>
                          <w:color w:val="404040" w:themeColor="text1" w:themeTint="BF"/>
                          <w:sz w:val="24"/>
                          <w:szCs w:val="24"/>
                        </w:rPr>
                      </w:pPr>
                    </w:p>
                  </w:txbxContent>
                </v:textbox>
                <w10:wrap anchorx="margin"/>
              </v:shape>
            </w:pict>
          </mc:Fallback>
        </mc:AlternateContent>
      </w:r>
    </w:p>
    <w:p w14:paraId="05706662" w14:textId="77777777" w:rsidR="00210FA1" w:rsidRPr="00E4499D" w:rsidRDefault="00210FA1" w:rsidP="000E3D02">
      <w:pPr>
        <w:spacing w:after="0"/>
        <w:jc w:val="center"/>
        <w:rPr>
          <w:sz w:val="24"/>
        </w:rPr>
      </w:pPr>
    </w:p>
    <w:p w14:paraId="21C6D815" w14:textId="77777777" w:rsidR="00210FA1" w:rsidRPr="00E4499D" w:rsidRDefault="00210FA1" w:rsidP="000E3D02">
      <w:pPr>
        <w:spacing w:after="0"/>
        <w:jc w:val="center"/>
        <w:rPr>
          <w:sz w:val="24"/>
        </w:rPr>
      </w:pPr>
    </w:p>
    <w:p w14:paraId="40FC39BF" w14:textId="3495C184" w:rsidR="000E3D02" w:rsidRPr="00E4499D" w:rsidRDefault="0086146B" w:rsidP="000E3D02">
      <w:pPr>
        <w:spacing w:after="0"/>
        <w:jc w:val="center"/>
        <w:rPr>
          <w:rFonts w:eastAsiaTheme="minorHAnsi" w:cs="Arial"/>
          <w:b/>
          <w:color w:val="244061" w:themeColor="accent1" w:themeShade="80"/>
          <w:sz w:val="28"/>
          <w:szCs w:val="24"/>
          <w:lang w:eastAsia="en-US"/>
        </w:rPr>
      </w:pPr>
      <w:sdt>
        <w:sdtPr>
          <w:rPr>
            <w:rFonts w:eastAsiaTheme="minorHAnsi" w:cs="Arial"/>
            <w:b/>
            <w:color w:val="244061" w:themeColor="accent1" w:themeShade="80"/>
            <w:sz w:val="36"/>
            <w:szCs w:val="24"/>
            <w:lang w:eastAsia="en-US"/>
          </w:rPr>
          <w:alias w:val="Title"/>
          <w:tag w:val=""/>
          <w:id w:val="1530906194"/>
          <w:placeholder>
            <w:docPart w:val="E1F41C24A125F14B9710865D5F824593"/>
          </w:placeholder>
          <w:dataBinding w:prefixMappings="xmlns:ns0='http://purl.org/dc/elements/1.1/' xmlns:ns1='http://schemas.openxmlformats.org/package/2006/metadata/core-properties' " w:xpath="/ns1:coreProperties[1]/ns0:title[1]" w:storeItemID="{6C3C8BC8-F283-45AE-878A-BAB7291924A1}"/>
          <w:text/>
        </w:sdtPr>
        <w:sdtEndPr/>
        <w:sdtContent>
          <w:r w:rsidR="00874CF9" w:rsidRPr="00E4499D">
            <w:rPr>
              <w:rFonts w:eastAsiaTheme="minorHAnsi" w:cs="Arial"/>
              <w:b/>
              <w:color w:val="244061" w:themeColor="accent1" w:themeShade="80"/>
              <w:sz w:val="36"/>
              <w:szCs w:val="24"/>
              <w:lang w:eastAsia="en-US"/>
            </w:rPr>
            <w:t>D</w:t>
          </w:r>
          <w:r w:rsidR="006129F0" w:rsidRPr="00E4499D">
            <w:rPr>
              <w:rFonts w:eastAsiaTheme="minorHAnsi" w:cs="Arial"/>
              <w:b/>
              <w:color w:val="244061" w:themeColor="accent1" w:themeShade="80"/>
              <w:sz w:val="36"/>
              <w:szCs w:val="24"/>
              <w:lang w:eastAsia="en-US"/>
            </w:rPr>
            <w:t>4</w:t>
          </w:r>
          <w:r w:rsidR="00874CF9" w:rsidRPr="00E4499D">
            <w:rPr>
              <w:rFonts w:eastAsiaTheme="minorHAnsi" w:cs="Arial"/>
              <w:b/>
              <w:color w:val="244061" w:themeColor="accent1" w:themeShade="80"/>
              <w:sz w:val="36"/>
              <w:szCs w:val="24"/>
              <w:lang w:eastAsia="en-US"/>
            </w:rPr>
            <w:t>.</w:t>
          </w:r>
          <w:r w:rsidR="006129F0" w:rsidRPr="00E4499D">
            <w:rPr>
              <w:rFonts w:eastAsiaTheme="minorHAnsi" w:cs="Arial"/>
              <w:b/>
              <w:color w:val="244061" w:themeColor="accent1" w:themeShade="80"/>
              <w:sz w:val="36"/>
              <w:szCs w:val="24"/>
              <w:lang w:eastAsia="en-US"/>
            </w:rPr>
            <w:t>2</w:t>
          </w:r>
          <w:r w:rsidR="002D0BE1" w:rsidRPr="00E4499D">
            <w:rPr>
              <w:rFonts w:eastAsiaTheme="minorHAnsi" w:cs="Arial"/>
              <w:b/>
              <w:color w:val="244061" w:themeColor="accent1" w:themeShade="80"/>
              <w:sz w:val="36"/>
              <w:szCs w:val="24"/>
              <w:lang w:eastAsia="en-US"/>
            </w:rPr>
            <w:t xml:space="preserve"> </w:t>
          </w:r>
          <w:r w:rsidR="00DB7E4F" w:rsidRPr="00E4499D">
            <w:rPr>
              <w:rFonts w:eastAsiaTheme="minorHAnsi" w:cs="Arial"/>
              <w:b/>
              <w:color w:val="244061" w:themeColor="accent1" w:themeShade="80"/>
              <w:sz w:val="36"/>
              <w:szCs w:val="24"/>
              <w:lang w:eastAsia="en-US"/>
            </w:rPr>
            <w:t>–</w:t>
          </w:r>
          <w:r w:rsidR="002D0BE1" w:rsidRPr="00E4499D">
            <w:rPr>
              <w:rFonts w:eastAsiaTheme="minorHAnsi" w:cs="Arial"/>
              <w:b/>
              <w:color w:val="244061" w:themeColor="accent1" w:themeShade="80"/>
              <w:sz w:val="36"/>
              <w:szCs w:val="24"/>
              <w:lang w:eastAsia="en-US"/>
            </w:rPr>
            <w:t xml:space="preserve"> </w:t>
          </w:r>
          <w:r w:rsidR="006129F0" w:rsidRPr="00E4499D">
            <w:rPr>
              <w:rFonts w:eastAsiaTheme="minorHAnsi" w:cs="Arial"/>
              <w:b/>
              <w:color w:val="244061" w:themeColor="accent1" w:themeShade="80"/>
              <w:sz w:val="36"/>
              <w:szCs w:val="24"/>
              <w:lang w:eastAsia="en-US"/>
            </w:rPr>
            <w:t>System Specification</w:t>
          </w:r>
        </w:sdtContent>
      </w:sdt>
    </w:p>
    <w:p w14:paraId="274038CB" w14:textId="3AA2D2F0" w:rsidR="000E3D02" w:rsidRPr="00E4499D" w:rsidRDefault="000E3D02" w:rsidP="00B946AB">
      <w:pPr>
        <w:spacing w:after="0"/>
        <w:rPr>
          <w:sz w:val="24"/>
        </w:rPr>
      </w:pPr>
    </w:p>
    <w:p w14:paraId="65CF8681" w14:textId="49B3E340" w:rsidR="000E3D02" w:rsidRPr="00E4499D" w:rsidRDefault="000E3D02" w:rsidP="000E3D02">
      <w:pPr>
        <w:spacing w:after="0"/>
        <w:jc w:val="center"/>
        <w:rPr>
          <w:sz w:val="24"/>
        </w:rPr>
      </w:pPr>
    </w:p>
    <w:tbl>
      <w:tblPr>
        <w:tblW w:w="8715" w:type="dxa"/>
        <w:jc w:val="center"/>
        <w:tblBorders>
          <w:insideH w:val="dotted" w:sz="4" w:space="0" w:color="auto"/>
          <w:insideV w:val="dotted" w:sz="4" w:space="0" w:color="auto"/>
        </w:tblBorders>
        <w:tblLayout w:type="fixed"/>
        <w:tblLook w:val="0000" w:firstRow="0" w:lastRow="0" w:firstColumn="0" w:lastColumn="0" w:noHBand="0" w:noVBand="0"/>
      </w:tblPr>
      <w:tblGrid>
        <w:gridCol w:w="2381"/>
        <w:gridCol w:w="6334"/>
      </w:tblGrid>
      <w:tr w:rsidR="000E3D02" w:rsidRPr="00E4499D" w14:paraId="792A0113" w14:textId="77777777" w:rsidTr="003E2E43">
        <w:trPr>
          <w:jc w:val="center"/>
        </w:trPr>
        <w:tc>
          <w:tcPr>
            <w:tcW w:w="2381" w:type="dxa"/>
          </w:tcPr>
          <w:p w14:paraId="6567FCFF" w14:textId="77777777" w:rsidR="000E3D02" w:rsidRPr="00E4499D" w:rsidRDefault="003F0F46" w:rsidP="003E2E43">
            <w:pPr>
              <w:tabs>
                <w:tab w:val="left" w:pos="3300"/>
              </w:tabs>
              <w:snapToGrid w:val="0"/>
              <w:spacing w:before="80" w:after="80"/>
              <w:rPr>
                <w:rFonts w:cs="Times New Roman"/>
                <w:color w:val="244061" w:themeColor="accent1" w:themeShade="80"/>
              </w:rPr>
            </w:pPr>
            <w:r w:rsidRPr="00E4499D">
              <w:rPr>
                <w:rFonts w:cs="Times New Roman"/>
                <w:color w:val="244061" w:themeColor="accent1" w:themeShade="80"/>
              </w:rPr>
              <w:t>WP number</w:t>
            </w:r>
            <w:r w:rsidR="000E3D02" w:rsidRPr="00E4499D">
              <w:rPr>
                <w:rFonts w:cs="Times New Roman"/>
                <w:color w:val="244061" w:themeColor="accent1" w:themeShade="80"/>
              </w:rPr>
              <w:t xml:space="preserve"> and title</w:t>
            </w:r>
          </w:p>
        </w:tc>
        <w:tc>
          <w:tcPr>
            <w:tcW w:w="6334" w:type="dxa"/>
          </w:tcPr>
          <w:p w14:paraId="61619F52" w14:textId="49B1ED4B" w:rsidR="000E3D02" w:rsidRPr="00E4499D" w:rsidRDefault="00DB7E4F" w:rsidP="00DB7E4F">
            <w:pPr>
              <w:tabs>
                <w:tab w:val="left" w:pos="1365"/>
              </w:tabs>
              <w:snapToGrid w:val="0"/>
              <w:spacing w:before="80" w:after="80"/>
              <w:rPr>
                <w:rFonts w:cs="Times New Roman"/>
                <w:color w:val="244061" w:themeColor="accent1" w:themeShade="80"/>
              </w:rPr>
            </w:pPr>
            <w:r w:rsidRPr="00E4499D">
              <w:rPr>
                <w:rFonts w:cs="Times New Roman"/>
                <w:color w:val="244061" w:themeColor="accent1" w:themeShade="80"/>
              </w:rPr>
              <w:t>WP</w:t>
            </w:r>
            <w:r w:rsidR="006129F0" w:rsidRPr="00E4499D">
              <w:rPr>
                <w:rFonts w:cs="Times New Roman"/>
                <w:color w:val="244061" w:themeColor="accent1" w:themeShade="80"/>
              </w:rPr>
              <w:t>4</w:t>
            </w:r>
            <w:r w:rsidR="003F0F46" w:rsidRPr="00E4499D">
              <w:rPr>
                <w:rFonts w:cs="Times New Roman"/>
                <w:color w:val="244061" w:themeColor="accent1" w:themeShade="80"/>
              </w:rPr>
              <w:t xml:space="preserve"> – </w:t>
            </w:r>
            <w:r w:rsidR="0095069F" w:rsidRPr="00E4499D">
              <w:rPr>
                <w:rFonts w:cs="Times New Roman"/>
                <w:color w:val="244061" w:themeColor="accent1" w:themeShade="80"/>
              </w:rPr>
              <w:t>Use cases, Requirements and System Architecture</w:t>
            </w:r>
          </w:p>
        </w:tc>
      </w:tr>
      <w:tr w:rsidR="000E3D02" w:rsidRPr="00E4499D" w14:paraId="1F1CFC32" w14:textId="77777777" w:rsidTr="003E2E43">
        <w:trPr>
          <w:jc w:val="center"/>
        </w:trPr>
        <w:tc>
          <w:tcPr>
            <w:tcW w:w="2381" w:type="dxa"/>
          </w:tcPr>
          <w:p w14:paraId="5B783282" w14:textId="77777777" w:rsidR="000E3D02" w:rsidRPr="00E4499D" w:rsidRDefault="002A0817" w:rsidP="003F0F46">
            <w:pPr>
              <w:tabs>
                <w:tab w:val="left" w:pos="3300"/>
              </w:tabs>
              <w:snapToGrid w:val="0"/>
              <w:spacing w:before="80" w:after="80"/>
              <w:rPr>
                <w:rFonts w:cs="Times New Roman"/>
                <w:color w:val="244061" w:themeColor="accent1" w:themeShade="80"/>
              </w:rPr>
            </w:pPr>
            <w:r w:rsidRPr="00E4499D">
              <w:rPr>
                <w:rFonts w:cs="Times New Roman"/>
                <w:color w:val="244061" w:themeColor="accent1" w:themeShade="80"/>
              </w:rPr>
              <w:t>Lead Beneficiary</w:t>
            </w:r>
          </w:p>
        </w:tc>
        <w:tc>
          <w:tcPr>
            <w:tcW w:w="6334" w:type="dxa"/>
          </w:tcPr>
          <w:p w14:paraId="2D3681C4" w14:textId="7D3B95F0" w:rsidR="000E3D02" w:rsidRPr="00E4499D" w:rsidRDefault="00BE5019" w:rsidP="003E2E43">
            <w:pPr>
              <w:tabs>
                <w:tab w:val="left" w:pos="3300"/>
              </w:tabs>
              <w:snapToGrid w:val="0"/>
              <w:spacing w:before="80" w:after="80"/>
              <w:rPr>
                <w:rFonts w:cs="Times New Roman"/>
                <w:color w:val="244061" w:themeColor="accent1" w:themeShade="80"/>
              </w:rPr>
            </w:pPr>
            <w:r w:rsidRPr="00E4499D">
              <w:rPr>
                <w:rFonts w:cs="Times New Roman"/>
                <w:color w:val="244061" w:themeColor="accent1" w:themeShade="80"/>
              </w:rPr>
              <w:t>CERTH</w:t>
            </w:r>
          </w:p>
        </w:tc>
      </w:tr>
      <w:tr w:rsidR="000E3D02" w:rsidRPr="00E4499D" w14:paraId="68302BDC" w14:textId="77777777" w:rsidTr="003E2E43">
        <w:trPr>
          <w:jc w:val="center"/>
        </w:trPr>
        <w:tc>
          <w:tcPr>
            <w:tcW w:w="2381" w:type="dxa"/>
          </w:tcPr>
          <w:p w14:paraId="3603C249" w14:textId="77777777" w:rsidR="000E3D02" w:rsidRPr="00E4499D" w:rsidRDefault="000E3D02" w:rsidP="003E2E43">
            <w:pPr>
              <w:tabs>
                <w:tab w:val="left" w:pos="3300"/>
              </w:tabs>
              <w:snapToGrid w:val="0"/>
              <w:spacing w:before="80" w:after="80"/>
              <w:rPr>
                <w:rFonts w:cs="Times New Roman"/>
                <w:color w:val="244061" w:themeColor="accent1" w:themeShade="80"/>
              </w:rPr>
            </w:pPr>
            <w:r w:rsidRPr="00E4499D">
              <w:rPr>
                <w:rFonts w:cs="Times New Roman"/>
                <w:color w:val="244061" w:themeColor="accent1" w:themeShade="80"/>
              </w:rPr>
              <w:t>Contributor(s)</w:t>
            </w:r>
          </w:p>
        </w:tc>
        <w:tc>
          <w:tcPr>
            <w:tcW w:w="6334" w:type="dxa"/>
          </w:tcPr>
          <w:p w14:paraId="4941463B" w14:textId="3DA6C76D" w:rsidR="000E3D02" w:rsidRPr="00E4499D" w:rsidRDefault="006129F0" w:rsidP="000C6BBC">
            <w:pPr>
              <w:tabs>
                <w:tab w:val="left" w:pos="3300"/>
              </w:tabs>
              <w:snapToGrid w:val="0"/>
              <w:spacing w:before="80" w:after="80"/>
              <w:rPr>
                <w:rFonts w:cs="Times New Roman"/>
                <w:color w:val="244061" w:themeColor="accent1" w:themeShade="80"/>
              </w:rPr>
            </w:pPr>
            <w:r w:rsidRPr="00E4499D">
              <w:rPr>
                <w:rFonts w:cs="Times New Roman"/>
                <w:color w:val="244061" w:themeColor="accent1" w:themeShade="80"/>
              </w:rPr>
              <w:t>ENG, EXPSYS, AIT, IBEC, IIP, SYSTRAN, TIU-JADS</w:t>
            </w:r>
          </w:p>
        </w:tc>
      </w:tr>
      <w:tr w:rsidR="008C0844" w:rsidRPr="00E4499D" w14:paraId="30532A09" w14:textId="77777777" w:rsidTr="003E2E43">
        <w:trPr>
          <w:jc w:val="center"/>
        </w:trPr>
        <w:tc>
          <w:tcPr>
            <w:tcW w:w="2381" w:type="dxa"/>
          </w:tcPr>
          <w:p w14:paraId="1B0F7C61" w14:textId="77777777" w:rsidR="008C0844" w:rsidRPr="00E4499D" w:rsidRDefault="008C0844" w:rsidP="003E2E43">
            <w:pPr>
              <w:tabs>
                <w:tab w:val="left" w:pos="3300"/>
              </w:tabs>
              <w:snapToGrid w:val="0"/>
              <w:spacing w:before="80" w:after="80"/>
              <w:rPr>
                <w:rFonts w:cs="Times New Roman"/>
                <w:color w:val="244061" w:themeColor="accent1" w:themeShade="80"/>
              </w:rPr>
            </w:pPr>
            <w:r w:rsidRPr="00E4499D">
              <w:rPr>
                <w:rFonts w:cs="Times New Roman"/>
                <w:color w:val="244061" w:themeColor="accent1" w:themeShade="80"/>
              </w:rPr>
              <w:t>Deliverable type</w:t>
            </w:r>
          </w:p>
        </w:tc>
        <w:tc>
          <w:tcPr>
            <w:tcW w:w="6334" w:type="dxa"/>
          </w:tcPr>
          <w:p w14:paraId="3C234677" w14:textId="77777777" w:rsidR="008C0844" w:rsidRPr="00E4499D" w:rsidRDefault="008C0844" w:rsidP="003E2E43">
            <w:pPr>
              <w:tabs>
                <w:tab w:val="left" w:pos="3300"/>
              </w:tabs>
              <w:snapToGrid w:val="0"/>
              <w:spacing w:before="80" w:after="80"/>
              <w:rPr>
                <w:rFonts w:cs="Times New Roman"/>
                <w:color w:val="244061" w:themeColor="accent1" w:themeShade="80"/>
              </w:rPr>
            </w:pPr>
            <w:r w:rsidRPr="00E4499D">
              <w:rPr>
                <w:rFonts w:cs="Times New Roman"/>
                <w:color w:val="244061" w:themeColor="accent1" w:themeShade="80"/>
              </w:rPr>
              <w:t>Report</w:t>
            </w:r>
          </w:p>
        </w:tc>
      </w:tr>
      <w:tr w:rsidR="000E3D02" w:rsidRPr="00E4499D" w14:paraId="3EEB1008" w14:textId="77777777" w:rsidTr="003E2E43">
        <w:trPr>
          <w:trHeight w:val="370"/>
          <w:jc w:val="center"/>
        </w:trPr>
        <w:tc>
          <w:tcPr>
            <w:tcW w:w="2381" w:type="dxa"/>
          </w:tcPr>
          <w:p w14:paraId="018056D7" w14:textId="77777777" w:rsidR="000E3D02" w:rsidRPr="00E4499D" w:rsidRDefault="000E3D02" w:rsidP="003E2E43">
            <w:pPr>
              <w:tabs>
                <w:tab w:val="left" w:pos="3300"/>
              </w:tabs>
              <w:snapToGrid w:val="0"/>
              <w:spacing w:before="80" w:after="80"/>
              <w:rPr>
                <w:rFonts w:cs="Times New Roman"/>
                <w:color w:val="244061" w:themeColor="accent1" w:themeShade="80"/>
              </w:rPr>
            </w:pPr>
            <w:r w:rsidRPr="00E4499D">
              <w:rPr>
                <w:rFonts w:cs="Times New Roman"/>
                <w:color w:val="244061" w:themeColor="accent1" w:themeShade="80"/>
              </w:rPr>
              <w:t>Planned delivery date</w:t>
            </w:r>
          </w:p>
        </w:tc>
        <w:tc>
          <w:tcPr>
            <w:tcW w:w="6334" w:type="dxa"/>
          </w:tcPr>
          <w:p w14:paraId="33903918" w14:textId="6221D6F8" w:rsidR="000E3D02" w:rsidRPr="00E4499D" w:rsidRDefault="00DB7E4F" w:rsidP="00B3665E">
            <w:pPr>
              <w:tabs>
                <w:tab w:val="left" w:pos="3300"/>
              </w:tabs>
              <w:snapToGrid w:val="0"/>
              <w:spacing w:before="80" w:after="80"/>
              <w:rPr>
                <w:rFonts w:cs="Times New Roman"/>
                <w:color w:val="244061" w:themeColor="accent1" w:themeShade="80"/>
              </w:rPr>
            </w:pPr>
            <w:r w:rsidRPr="00E4499D">
              <w:rPr>
                <w:rFonts w:cs="Times New Roman"/>
                <w:color w:val="244061" w:themeColor="accent1" w:themeShade="80"/>
              </w:rPr>
              <w:t>31/</w:t>
            </w:r>
            <w:r w:rsidR="006129F0" w:rsidRPr="00E4499D">
              <w:rPr>
                <w:rFonts w:cs="Times New Roman"/>
                <w:color w:val="244061" w:themeColor="accent1" w:themeShade="80"/>
              </w:rPr>
              <w:t>01</w:t>
            </w:r>
            <w:r w:rsidRPr="00E4499D">
              <w:rPr>
                <w:rFonts w:cs="Times New Roman"/>
                <w:color w:val="244061" w:themeColor="accent1" w:themeShade="80"/>
              </w:rPr>
              <w:t>/201</w:t>
            </w:r>
            <w:r w:rsidR="006129F0" w:rsidRPr="00E4499D">
              <w:rPr>
                <w:rFonts w:cs="Times New Roman"/>
                <w:color w:val="244061" w:themeColor="accent1" w:themeShade="80"/>
              </w:rPr>
              <w:t>9</w:t>
            </w:r>
          </w:p>
        </w:tc>
      </w:tr>
      <w:tr w:rsidR="000E3D02" w:rsidRPr="00E4499D" w14:paraId="2A266802" w14:textId="77777777" w:rsidTr="003E2E43">
        <w:trPr>
          <w:trHeight w:val="370"/>
          <w:jc w:val="center"/>
        </w:trPr>
        <w:tc>
          <w:tcPr>
            <w:tcW w:w="2381" w:type="dxa"/>
          </w:tcPr>
          <w:p w14:paraId="5AD2DEBB" w14:textId="77777777" w:rsidR="000E3D02" w:rsidRPr="00E4499D" w:rsidRDefault="00B3665E" w:rsidP="003E2E43">
            <w:pPr>
              <w:tabs>
                <w:tab w:val="left" w:pos="3300"/>
              </w:tabs>
              <w:snapToGrid w:val="0"/>
              <w:spacing w:before="80" w:after="80"/>
              <w:rPr>
                <w:rFonts w:cs="Times New Roman"/>
                <w:color w:val="244061" w:themeColor="accent1" w:themeShade="80"/>
              </w:rPr>
            </w:pPr>
            <w:r w:rsidRPr="00E4499D">
              <w:rPr>
                <w:rFonts w:cs="Times New Roman"/>
                <w:color w:val="244061" w:themeColor="accent1" w:themeShade="80"/>
              </w:rPr>
              <w:t>Last Update</w:t>
            </w:r>
          </w:p>
        </w:tc>
        <w:tc>
          <w:tcPr>
            <w:tcW w:w="6334" w:type="dxa"/>
          </w:tcPr>
          <w:p w14:paraId="66B78998" w14:textId="2613CB79" w:rsidR="000E3D02" w:rsidRPr="00E4499D" w:rsidRDefault="00E24EB4" w:rsidP="00B3665E">
            <w:pPr>
              <w:tabs>
                <w:tab w:val="left" w:pos="3300"/>
              </w:tabs>
              <w:snapToGrid w:val="0"/>
              <w:spacing w:before="80" w:after="80"/>
              <w:rPr>
                <w:rFonts w:cs="Times New Roman"/>
                <w:color w:val="244061" w:themeColor="accent1" w:themeShade="80"/>
              </w:rPr>
            </w:pPr>
            <w:r w:rsidRPr="00E4499D">
              <w:rPr>
                <w:rFonts w:cs="Times New Roman"/>
                <w:color w:val="244061" w:themeColor="accent1" w:themeShade="80"/>
              </w:rPr>
              <w:t>14</w:t>
            </w:r>
            <w:r w:rsidR="00DB7E4F" w:rsidRPr="00E4499D">
              <w:rPr>
                <w:rFonts w:cs="Times New Roman"/>
                <w:color w:val="244061" w:themeColor="accent1" w:themeShade="80"/>
              </w:rPr>
              <w:t>/</w:t>
            </w:r>
            <w:r w:rsidR="006129F0" w:rsidRPr="00E4499D">
              <w:rPr>
                <w:rFonts w:cs="Times New Roman"/>
                <w:color w:val="244061" w:themeColor="accent1" w:themeShade="80"/>
              </w:rPr>
              <w:t>11</w:t>
            </w:r>
            <w:r w:rsidR="00DB7E4F" w:rsidRPr="00E4499D">
              <w:rPr>
                <w:rFonts w:cs="Times New Roman"/>
                <w:color w:val="244061" w:themeColor="accent1" w:themeShade="80"/>
              </w:rPr>
              <w:t>/2018</w:t>
            </w:r>
          </w:p>
        </w:tc>
      </w:tr>
      <w:tr w:rsidR="000E3D02" w:rsidRPr="00E4499D" w14:paraId="50C6172A" w14:textId="77777777" w:rsidTr="003E2E43">
        <w:trPr>
          <w:trHeight w:val="370"/>
          <w:jc w:val="center"/>
        </w:trPr>
        <w:tc>
          <w:tcPr>
            <w:tcW w:w="2381" w:type="dxa"/>
          </w:tcPr>
          <w:p w14:paraId="1E70DBC3" w14:textId="77777777" w:rsidR="000E3D02" w:rsidRPr="00E4499D" w:rsidRDefault="000E3D02" w:rsidP="003E2E43">
            <w:pPr>
              <w:tabs>
                <w:tab w:val="left" w:pos="3300"/>
              </w:tabs>
              <w:snapToGrid w:val="0"/>
              <w:spacing w:before="80" w:after="80"/>
              <w:rPr>
                <w:rFonts w:cs="Times New Roman"/>
                <w:color w:val="244061" w:themeColor="accent1" w:themeShade="80"/>
              </w:rPr>
            </w:pPr>
            <w:r w:rsidRPr="00E4499D">
              <w:rPr>
                <w:rFonts w:cs="Times New Roman"/>
                <w:color w:val="244061" w:themeColor="accent1" w:themeShade="80"/>
              </w:rPr>
              <w:t>Dissemination level</w:t>
            </w:r>
          </w:p>
        </w:tc>
        <w:tc>
          <w:tcPr>
            <w:tcW w:w="6334" w:type="dxa"/>
          </w:tcPr>
          <w:p w14:paraId="6AAB82CE" w14:textId="2CA50A88" w:rsidR="000E3D02" w:rsidRPr="00E4499D" w:rsidRDefault="00D03699" w:rsidP="003E2E43">
            <w:pPr>
              <w:tabs>
                <w:tab w:val="left" w:pos="3300"/>
              </w:tabs>
              <w:snapToGrid w:val="0"/>
              <w:spacing w:before="80" w:after="80"/>
              <w:rPr>
                <w:rFonts w:cs="Times New Roman"/>
                <w:color w:val="244061" w:themeColor="accent1" w:themeShade="80"/>
              </w:rPr>
            </w:pPr>
            <w:r w:rsidRPr="00E4499D">
              <w:rPr>
                <w:rFonts w:cs="Times New Roman"/>
                <w:color w:val="244061" w:themeColor="accent1" w:themeShade="80"/>
              </w:rPr>
              <w:t>CO</w:t>
            </w:r>
          </w:p>
        </w:tc>
      </w:tr>
    </w:tbl>
    <w:p w14:paraId="5A738989" w14:textId="77777777" w:rsidR="000E3D02" w:rsidRPr="00E4499D" w:rsidRDefault="000E3D02" w:rsidP="000E3D02">
      <w:pPr>
        <w:ind w:right="3683"/>
        <w:rPr>
          <w:b/>
          <w:color w:val="244061" w:themeColor="accent1" w:themeShade="80"/>
          <w:sz w:val="24"/>
          <w:lang w:eastAsia="it-IT"/>
        </w:rPr>
      </w:pPr>
    </w:p>
    <w:p w14:paraId="42EF41EE" w14:textId="77777777" w:rsidR="000E3D02" w:rsidRPr="00E4499D" w:rsidRDefault="000E3D02" w:rsidP="000E3D02">
      <w:pPr>
        <w:pStyle w:val="Title"/>
      </w:pPr>
      <w:r w:rsidRPr="00E4499D">
        <w:lastRenderedPageBreak/>
        <w:t>Disclaimer</w:t>
      </w:r>
    </w:p>
    <w:p w14:paraId="6FC1233F" w14:textId="5F43C3A8" w:rsidR="000E3D02" w:rsidRPr="00E4499D" w:rsidRDefault="000E3D02" w:rsidP="000E3D02">
      <w:pPr>
        <w:rPr>
          <w:rFonts w:cs="Arial"/>
        </w:rPr>
      </w:pPr>
      <w:r w:rsidRPr="00E4499D">
        <w:rPr>
          <w:rFonts w:cs="Arial"/>
        </w:rPr>
        <w:t xml:space="preserve">This document contains material, which is the copyright of certain </w:t>
      </w:r>
      <w:r w:rsidR="00210FA1" w:rsidRPr="00E4499D">
        <w:rPr>
          <w:rFonts w:cs="Arial"/>
        </w:rPr>
        <w:t>ANITA</w:t>
      </w:r>
      <w:r w:rsidRPr="00E4499D">
        <w:rPr>
          <w:rFonts w:cs="Arial"/>
        </w:rPr>
        <w:t xml:space="preserve"> contractors, and may not be reproduced or copied without permission. All </w:t>
      </w:r>
      <w:r w:rsidR="00210FA1" w:rsidRPr="00E4499D">
        <w:rPr>
          <w:rFonts w:cs="Arial"/>
        </w:rPr>
        <w:t>ANITA</w:t>
      </w:r>
      <w:r w:rsidRPr="00E4499D">
        <w:rPr>
          <w:rFonts w:cs="Arial"/>
        </w:rPr>
        <w:t xml:space="preserve"> consortium partners have agreed to the full publication of this document. The commercial use of any information contained in this document may require a license from the proprietor of that information.</w:t>
      </w:r>
    </w:p>
    <w:p w14:paraId="5F721548" w14:textId="77777777" w:rsidR="000E3D02" w:rsidRPr="00E4499D" w:rsidRDefault="000E3D02" w:rsidP="000E3D02">
      <w:pPr>
        <w:rPr>
          <w:rFonts w:cs="Arial"/>
        </w:rPr>
      </w:pPr>
    </w:p>
    <w:p w14:paraId="36A74C7D" w14:textId="03F51F67" w:rsidR="000E3D02" w:rsidRPr="00E4499D" w:rsidRDefault="000E3D02" w:rsidP="000E3D02">
      <w:pPr>
        <w:rPr>
          <w:rFonts w:cs="Arial"/>
        </w:rPr>
      </w:pPr>
      <w:r w:rsidRPr="00E4499D">
        <w:rPr>
          <w:rFonts w:cs="Arial"/>
        </w:rPr>
        <w:t xml:space="preserve">The </w:t>
      </w:r>
      <w:r w:rsidR="00A1165A" w:rsidRPr="00E4499D">
        <w:rPr>
          <w:rFonts w:cs="Arial"/>
        </w:rPr>
        <w:t>ANITA</w:t>
      </w:r>
      <w:r w:rsidRPr="00E4499D">
        <w:rPr>
          <w:rFonts w:cs="Arial"/>
        </w:rPr>
        <w:t xml:space="preserve"> Consortium consists of the following partners:</w:t>
      </w:r>
    </w:p>
    <w:tbl>
      <w:tblPr>
        <w:tblW w:w="9056" w:type="dxa"/>
        <w:tblInd w:w="256" w:type="dxa"/>
        <w:tblBorders>
          <w:top w:val="thinThickSmallGap" w:sz="18" w:space="0" w:color="4F81BD" w:themeColor="accent1"/>
          <w:left w:val="thinThickSmallGap" w:sz="18" w:space="0" w:color="4F81BD" w:themeColor="accent1"/>
          <w:bottom w:val="thickThinSmallGap" w:sz="18" w:space="0" w:color="4F81BD" w:themeColor="accent1"/>
          <w:right w:val="thickThinSmallGap" w:sz="18" w:space="0" w:color="4F81BD" w:themeColor="accent1"/>
          <w:insideH w:val="single" w:sz="6" w:space="0" w:color="4F81BD" w:themeColor="accent1"/>
          <w:insideV w:val="single" w:sz="6" w:space="0" w:color="4F81BD" w:themeColor="accent1"/>
        </w:tblBorders>
        <w:tblLayout w:type="fixed"/>
        <w:tblLook w:val="0000" w:firstRow="0" w:lastRow="0" w:firstColumn="0" w:lastColumn="0" w:noHBand="0" w:noVBand="0"/>
      </w:tblPr>
      <w:tblGrid>
        <w:gridCol w:w="1304"/>
        <w:gridCol w:w="4697"/>
        <w:gridCol w:w="1134"/>
        <w:gridCol w:w="837"/>
        <w:gridCol w:w="1084"/>
      </w:tblGrid>
      <w:tr w:rsidR="002B1C4D" w:rsidRPr="00E4499D" w14:paraId="0B3AF420" w14:textId="77777777" w:rsidTr="002B1C4D">
        <w:trPr>
          <w:trHeight w:val="260"/>
        </w:trPr>
        <w:tc>
          <w:tcPr>
            <w:tcW w:w="1304" w:type="dxa"/>
            <w:tcBorders>
              <w:top w:val="thinThickSmallGap" w:sz="18" w:space="0" w:color="4F81BD" w:themeColor="accent1"/>
              <w:bottom w:val="single" w:sz="6" w:space="0" w:color="4F81BD" w:themeColor="accent1"/>
            </w:tcBorders>
            <w:shd w:val="clear" w:color="auto" w:fill="DBE5F1" w:themeFill="accent1" w:themeFillTint="33"/>
            <w:vAlign w:val="center"/>
          </w:tcPr>
          <w:p w14:paraId="56DBE3D9" w14:textId="77777777" w:rsidR="002B1C4D" w:rsidRPr="00E4499D" w:rsidRDefault="002B1C4D" w:rsidP="002B1C4D">
            <w:pPr>
              <w:jc w:val="center"/>
              <w:rPr>
                <w:rFonts w:cs="Arial"/>
              </w:rPr>
            </w:pPr>
            <w:r w:rsidRPr="00E4499D">
              <w:rPr>
                <w:rFonts w:cs="Arial"/>
                <w:b/>
              </w:rPr>
              <w:t>Participant No</w:t>
            </w:r>
          </w:p>
        </w:tc>
        <w:tc>
          <w:tcPr>
            <w:tcW w:w="4697" w:type="dxa"/>
            <w:tcBorders>
              <w:top w:val="thinThickSmallGap" w:sz="18" w:space="0" w:color="4F81BD" w:themeColor="accent1"/>
              <w:bottom w:val="single" w:sz="6" w:space="0" w:color="4F81BD" w:themeColor="accent1"/>
            </w:tcBorders>
            <w:shd w:val="clear" w:color="auto" w:fill="DBE5F1" w:themeFill="accent1" w:themeFillTint="33"/>
            <w:vAlign w:val="center"/>
          </w:tcPr>
          <w:p w14:paraId="4CC0D5AC" w14:textId="77777777" w:rsidR="002B1C4D" w:rsidRPr="00E4499D" w:rsidRDefault="002B1C4D" w:rsidP="002B1C4D">
            <w:pPr>
              <w:jc w:val="center"/>
              <w:rPr>
                <w:rFonts w:cs="Arial"/>
              </w:rPr>
            </w:pPr>
            <w:r w:rsidRPr="00E4499D">
              <w:rPr>
                <w:rFonts w:cs="Arial"/>
                <w:b/>
              </w:rPr>
              <w:t>Participant organisation name</w:t>
            </w:r>
          </w:p>
        </w:tc>
        <w:tc>
          <w:tcPr>
            <w:tcW w:w="1134" w:type="dxa"/>
            <w:tcBorders>
              <w:top w:val="thinThickSmallGap" w:sz="18" w:space="0" w:color="4F81BD" w:themeColor="accent1"/>
              <w:bottom w:val="single" w:sz="6" w:space="0" w:color="4F81BD" w:themeColor="accent1"/>
            </w:tcBorders>
            <w:shd w:val="clear" w:color="auto" w:fill="DBE5F1" w:themeFill="accent1" w:themeFillTint="33"/>
            <w:vAlign w:val="center"/>
          </w:tcPr>
          <w:p w14:paraId="1CD1F929" w14:textId="77777777" w:rsidR="002B1C4D" w:rsidRPr="00E4499D" w:rsidRDefault="002B1C4D" w:rsidP="002B1C4D">
            <w:pPr>
              <w:jc w:val="center"/>
              <w:rPr>
                <w:rFonts w:cs="Arial"/>
              </w:rPr>
            </w:pPr>
            <w:r w:rsidRPr="00E4499D">
              <w:rPr>
                <w:rFonts w:cs="Arial"/>
                <w:b/>
              </w:rPr>
              <w:t>Short Name</w:t>
            </w:r>
          </w:p>
        </w:tc>
        <w:tc>
          <w:tcPr>
            <w:tcW w:w="837" w:type="dxa"/>
            <w:tcBorders>
              <w:top w:val="thinThickSmallGap" w:sz="18" w:space="0" w:color="4F81BD" w:themeColor="accent1"/>
              <w:bottom w:val="single" w:sz="6" w:space="0" w:color="4F81BD" w:themeColor="accent1"/>
            </w:tcBorders>
            <w:shd w:val="clear" w:color="auto" w:fill="DBE5F1" w:themeFill="accent1" w:themeFillTint="33"/>
            <w:vAlign w:val="center"/>
          </w:tcPr>
          <w:p w14:paraId="3E504CEC" w14:textId="77777777" w:rsidR="002B1C4D" w:rsidRPr="00E4499D" w:rsidRDefault="002B1C4D" w:rsidP="002B1C4D">
            <w:pPr>
              <w:jc w:val="center"/>
              <w:rPr>
                <w:rFonts w:cs="Arial"/>
              </w:rPr>
            </w:pPr>
            <w:r w:rsidRPr="00E4499D">
              <w:rPr>
                <w:rFonts w:cs="Arial"/>
                <w:b/>
              </w:rPr>
              <w:t>Type</w:t>
            </w:r>
          </w:p>
        </w:tc>
        <w:tc>
          <w:tcPr>
            <w:tcW w:w="1084" w:type="dxa"/>
            <w:tcBorders>
              <w:top w:val="thinThickSmallGap" w:sz="18" w:space="0" w:color="4F81BD" w:themeColor="accent1"/>
              <w:bottom w:val="single" w:sz="6" w:space="0" w:color="4F81BD" w:themeColor="accent1"/>
            </w:tcBorders>
            <w:shd w:val="clear" w:color="auto" w:fill="DBE5F1" w:themeFill="accent1" w:themeFillTint="33"/>
            <w:vAlign w:val="center"/>
          </w:tcPr>
          <w:p w14:paraId="29A3C7F6" w14:textId="77777777" w:rsidR="002B1C4D" w:rsidRPr="00E4499D" w:rsidRDefault="002B1C4D" w:rsidP="002B1C4D">
            <w:pPr>
              <w:jc w:val="center"/>
              <w:rPr>
                <w:rFonts w:cs="Arial"/>
              </w:rPr>
            </w:pPr>
            <w:r w:rsidRPr="00E4499D">
              <w:rPr>
                <w:rFonts w:cs="Arial"/>
                <w:b/>
              </w:rPr>
              <w:t>Country</w:t>
            </w:r>
          </w:p>
        </w:tc>
      </w:tr>
      <w:tr w:rsidR="002B1C4D" w:rsidRPr="00E4499D" w14:paraId="37F98296" w14:textId="77777777" w:rsidTr="002B1C4D">
        <w:trPr>
          <w:trHeight w:val="60"/>
        </w:trPr>
        <w:tc>
          <w:tcPr>
            <w:tcW w:w="1304" w:type="dxa"/>
            <w:tcBorders>
              <w:top w:val="single" w:sz="6" w:space="0" w:color="4F81BD" w:themeColor="accent1"/>
            </w:tcBorders>
          </w:tcPr>
          <w:p w14:paraId="6FB4153D" w14:textId="77777777" w:rsidR="002B1C4D" w:rsidRPr="00E4499D" w:rsidRDefault="002B1C4D" w:rsidP="002B1C4D">
            <w:pPr>
              <w:jc w:val="center"/>
              <w:rPr>
                <w:rFonts w:cs="Arial"/>
              </w:rPr>
            </w:pPr>
            <w:r w:rsidRPr="00E4499D">
              <w:rPr>
                <w:rFonts w:cs="Arial"/>
              </w:rPr>
              <w:t>1</w:t>
            </w:r>
          </w:p>
        </w:tc>
        <w:tc>
          <w:tcPr>
            <w:tcW w:w="4697" w:type="dxa"/>
            <w:tcBorders>
              <w:top w:val="single" w:sz="6" w:space="0" w:color="4F81BD" w:themeColor="accent1"/>
            </w:tcBorders>
          </w:tcPr>
          <w:p w14:paraId="6A9FA60A" w14:textId="77777777" w:rsidR="002B1C4D" w:rsidRPr="00E4499D" w:rsidRDefault="002B1C4D" w:rsidP="002B1C4D">
            <w:pPr>
              <w:rPr>
                <w:rFonts w:cs="Arial"/>
              </w:rPr>
            </w:pPr>
            <w:r w:rsidRPr="00E4499D">
              <w:rPr>
                <w:rFonts w:cs="Arial"/>
              </w:rPr>
              <w:t xml:space="preserve">Engineering </w:t>
            </w:r>
            <w:proofErr w:type="spellStart"/>
            <w:r w:rsidRPr="00E4499D">
              <w:rPr>
                <w:rFonts w:cs="Arial"/>
              </w:rPr>
              <w:t>Ingegneria</w:t>
            </w:r>
            <w:proofErr w:type="spellEnd"/>
            <w:r w:rsidRPr="00E4499D">
              <w:rPr>
                <w:rFonts w:cs="Arial"/>
              </w:rPr>
              <w:t xml:space="preserve"> Informatica</w:t>
            </w:r>
          </w:p>
        </w:tc>
        <w:tc>
          <w:tcPr>
            <w:tcW w:w="1134" w:type="dxa"/>
            <w:tcBorders>
              <w:top w:val="single" w:sz="6" w:space="0" w:color="4F81BD" w:themeColor="accent1"/>
            </w:tcBorders>
          </w:tcPr>
          <w:p w14:paraId="09B1C898" w14:textId="77777777" w:rsidR="002B1C4D" w:rsidRPr="00E4499D" w:rsidRDefault="002B1C4D" w:rsidP="002B1C4D">
            <w:pPr>
              <w:jc w:val="center"/>
              <w:rPr>
                <w:rFonts w:cs="Arial"/>
              </w:rPr>
            </w:pPr>
            <w:r w:rsidRPr="00E4499D">
              <w:rPr>
                <w:rFonts w:cs="Arial"/>
              </w:rPr>
              <w:t>ENG</w:t>
            </w:r>
          </w:p>
        </w:tc>
        <w:tc>
          <w:tcPr>
            <w:tcW w:w="837" w:type="dxa"/>
            <w:tcBorders>
              <w:top w:val="single" w:sz="6" w:space="0" w:color="4F81BD" w:themeColor="accent1"/>
            </w:tcBorders>
          </w:tcPr>
          <w:p w14:paraId="04692579" w14:textId="77777777" w:rsidR="002B1C4D" w:rsidRPr="00E4499D" w:rsidRDefault="002B1C4D" w:rsidP="002B1C4D">
            <w:pPr>
              <w:jc w:val="center"/>
              <w:rPr>
                <w:rFonts w:cs="Arial"/>
              </w:rPr>
            </w:pPr>
            <w:r w:rsidRPr="00E4499D">
              <w:rPr>
                <w:rFonts w:cs="Arial"/>
              </w:rPr>
              <w:t>IND</w:t>
            </w:r>
          </w:p>
        </w:tc>
        <w:tc>
          <w:tcPr>
            <w:tcW w:w="1084" w:type="dxa"/>
            <w:tcBorders>
              <w:top w:val="single" w:sz="6" w:space="0" w:color="4F81BD" w:themeColor="accent1"/>
            </w:tcBorders>
          </w:tcPr>
          <w:p w14:paraId="50CF338D" w14:textId="77777777" w:rsidR="002B1C4D" w:rsidRPr="00E4499D" w:rsidRDefault="002B1C4D" w:rsidP="002B1C4D">
            <w:pPr>
              <w:jc w:val="center"/>
              <w:rPr>
                <w:rFonts w:cs="Arial"/>
              </w:rPr>
            </w:pPr>
            <w:r w:rsidRPr="00E4499D">
              <w:rPr>
                <w:rFonts w:cs="Arial"/>
              </w:rPr>
              <w:t>IT</w:t>
            </w:r>
          </w:p>
        </w:tc>
      </w:tr>
      <w:tr w:rsidR="002B1C4D" w:rsidRPr="00E4499D" w14:paraId="0CBEFCE5" w14:textId="77777777" w:rsidTr="002B1C4D">
        <w:trPr>
          <w:trHeight w:val="260"/>
        </w:trPr>
        <w:tc>
          <w:tcPr>
            <w:tcW w:w="1304" w:type="dxa"/>
          </w:tcPr>
          <w:p w14:paraId="7A139093" w14:textId="77777777" w:rsidR="002B1C4D" w:rsidRPr="00E4499D" w:rsidRDefault="002B1C4D" w:rsidP="002B1C4D">
            <w:pPr>
              <w:jc w:val="center"/>
              <w:rPr>
                <w:rFonts w:cs="Arial"/>
              </w:rPr>
            </w:pPr>
            <w:r w:rsidRPr="00E4499D">
              <w:rPr>
                <w:rFonts w:cs="Arial"/>
              </w:rPr>
              <w:t>2</w:t>
            </w:r>
          </w:p>
        </w:tc>
        <w:tc>
          <w:tcPr>
            <w:tcW w:w="4697" w:type="dxa"/>
          </w:tcPr>
          <w:p w14:paraId="5B9E60AB" w14:textId="77777777" w:rsidR="002B1C4D" w:rsidRPr="00E4499D" w:rsidRDefault="002B1C4D" w:rsidP="002B1C4D">
            <w:pPr>
              <w:rPr>
                <w:rFonts w:cs="Arial"/>
              </w:rPr>
            </w:pPr>
            <w:r w:rsidRPr="00E4499D">
              <w:rPr>
                <w:rFonts w:cs="Arial"/>
              </w:rPr>
              <w:t>Centre for Research and Technology Hellas CERTH - ETHNIKO KENTRO EREVNAS KAI TECHNOLOGIKIS ANAPTYXIS</w:t>
            </w:r>
          </w:p>
        </w:tc>
        <w:tc>
          <w:tcPr>
            <w:tcW w:w="1134" w:type="dxa"/>
          </w:tcPr>
          <w:p w14:paraId="65EF7754" w14:textId="77777777" w:rsidR="002B1C4D" w:rsidRPr="00E4499D" w:rsidRDefault="002B1C4D" w:rsidP="002B1C4D">
            <w:pPr>
              <w:jc w:val="center"/>
              <w:rPr>
                <w:rFonts w:cs="Arial"/>
              </w:rPr>
            </w:pPr>
            <w:r w:rsidRPr="00E4499D">
              <w:rPr>
                <w:rFonts w:cs="Arial"/>
              </w:rPr>
              <w:t>CERTH</w:t>
            </w:r>
          </w:p>
        </w:tc>
        <w:tc>
          <w:tcPr>
            <w:tcW w:w="837" w:type="dxa"/>
          </w:tcPr>
          <w:p w14:paraId="2EC1D158" w14:textId="77777777" w:rsidR="002B1C4D" w:rsidRPr="00E4499D" w:rsidRDefault="002B1C4D" w:rsidP="002B1C4D">
            <w:pPr>
              <w:jc w:val="center"/>
              <w:rPr>
                <w:rFonts w:cs="Arial"/>
              </w:rPr>
            </w:pPr>
            <w:r w:rsidRPr="00E4499D">
              <w:rPr>
                <w:rFonts w:cs="Arial"/>
              </w:rPr>
              <w:t>RTO</w:t>
            </w:r>
          </w:p>
        </w:tc>
        <w:tc>
          <w:tcPr>
            <w:tcW w:w="1084" w:type="dxa"/>
          </w:tcPr>
          <w:p w14:paraId="5C88F229" w14:textId="77777777" w:rsidR="002B1C4D" w:rsidRPr="00E4499D" w:rsidRDefault="002B1C4D" w:rsidP="002B1C4D">
            <w:pPr>
              <w:jc w:val="center"/>
              <w:rPr>
                <w:rFonts w:cs="Arial"/>
              </w:rPr>
            </w:pPr>
            <w:r w:rsidRPr="00E4499D">
              <w:rPr>
                <w:rFonts w:cs="Arial"/>
              </w:rPr>
              <w:t>GR</w:t>
            </w:r>
          </w:p>
        </w:tc>
      </w:tr>
      <w:tr w:rsidR="002B1C4D" w:rsidRPr="00E4499D" w14:paraId="0450D60C" w14:textId="77777777" w:rsidTr="002B1C4D">
        <w:trPr>
          <w:trHeight w:val="260"/>
        </w:trPr>
        <w:tc>
          <w:tcPr>
            <w:tcW w:w="1304" w:type="dxa"/>
          </w:tcPr>
          <w:p w14:paraId="15F8832F" w14:textId="77777777" w:rsidR="002B1C4D" w:rsidRPr="00E4499D" w:rsidRDefault="002B1C4D" w:rsidP="002B1C4D">
            <w:pPr>
              <w:jc w:val="center"/>
              <w:rPr>
                <w:rFonts w:cs="Arial"/>
              </w:rPr>
            </w:pPr>
            <w:r w:rsidRPr="00E4499D">
              <w:rPr>
                <w:rFonts w:cs="Arial"/>
              </w:rPr>
              <w:t>3</w:t>
            </w:r>
          </w:p>
        </w:tc>
        <w:tc>
          <w:tcPr>
            <w:tcW w:w="4697" w:type="dxa"/>
          </w:tcPr>
          <w:p w14:paraId="79CD5912" w14:textId="77777777" w:rsidR="002B1C4D" w:rsidRPr="00FF20EF" w:rsidRDefault="002B1C4D" w:rsidP="002B1C4D">
            <w:pPr>
              <w:rPr>
                <w:rFonts w:cs="Arial"/>
                <w:lang w:val="fr-BE"/>
              </w:rPr>
            </w:pPr>
            <w:r w:rsidRPr="00FF20EF">
              <w:rPr>
                <w:rFonts w:cs="Arial"/>
                <w:lang w:val="fr-BE"/>
              </w:rPr>
              <w:t xml:space="preserve">Centro </w:t>
            </w:r>
            <w:proofErr w:type="spellStart"/>
            <w:r w:rsidRPr="00FF20EF">
              <w:rPr>
                <w:rFonts w:cs="Arial"/>
                <w:lang w:val="fr-BE"/>
              </w:rPr>
              <w:t>Ricerche</w:t>
            </w:r>
            <w:proofErr w:type="spellEnd"/>
            <w:r w:rsidRPr="00FF20EF">
              <w:rPr>
                <w:rFonts w:cs="Arial"/>
                <w:lang w:val="fr-BE"/>
              </w:rPr>
              <w:t xml:space="preserve"> e </w:t>
            </w:r>
            <w:proofErr w:type="spellStart"/>
            <w:r w:rsidRPr="00FF20EF">
              <w:rPr>
                <w:rFonts w:cs="Arial"/>
                <w:lang w:val="fr-BE"/>
              </w:rPr>
              <w:t>Studi</w:t>
            </w:r>
            <w:proofErr w:type="spellEnd"/>
            <w:r w:rsidRPr="00FF20EF">
              <w:rPr>
                <w:rFonts w:cs="Arial"/>
                <w:lang w:val="fr-BE"/>
              </w:rPr>
              <w:t xml:space="preserve"> su </w:t>
            </w:r>
            <w:proofErr w:type="spellStart"/>
            <w:r w:rsidRPr="00FF20EF">
              <w:rPr>
                <w:rFonts w:cs="Arial"/>
                <w:lang w:val="fr-BE"/>
              </w:rPr>
              <w:t>Sicurezza</w:t>
            </w:r>
            <w:proofErr w:type="spellEnd"/>
            <w:r w:rsidRPr="00FF20EF">
              <w:rPr>
                <w:rFonts w:cs="Arial"/>
                <w:lang w:val="fr-BE"/>
              </w:rPr>
              <w:t xml:space="preserve"> e </w:t>
            </w:r>
            <w:proofErr w:type="spellStart"/>
            <w:r w:rsidRPr="00FF20EF">
              <w:rPr>
                <w:rFonts w:cs="Arial"/>
                <w:lang w:val="fr-BE"/>
              </w:rPr>
              <w:t>Criminalità</w:t>
            </w:r>
            <w:proofErr w:type="spellEnd"/>
          </w:p>
        </w:tc>
        <w:tc>
          <w:tcPr>
            <w:tcW w:w="1134" w:type="dxa"/>
          </w:tcPr>
          <w:p w14:paraId="55DEEDD1" w14:textId="77777777" w:rsidR="002B1C4D" w:rsidRPr="00E4499D" w:rsidRDefault="002B1C4D" w:rsidP="002B1C4D">
            <w:pPr>
              <w:jc w:val="center"/>
              <w:rPr>
                <w:rFonts w:cs="Arial"/>
              </w:rPr>
            </w:pPr>
            <w:r w:rsidRPr="00E4499D">
              <w:rPr>
                <w:rFonts w:cs="Arial"/>
              </w:rPr>
              <w:t>RISSC</w:t>
            </w:r>
          </w:p>
        </w:tc>
        <w:tc>
          <w:tcPr>
            <w:tcW w:w="837" w:type="dxa"/>
          </w:tcPr>
          <w:p w14:paraId="64564284" w14:textId="77777777" w:rsidR="002B1C4D" w:rsidRPr="00E4499D" w:rsidRDefault="002B1C4D" w:rsidP="002B1C4D">
            <w:pPr>
              <w:jc w:val="center"/>
              <w:rPr>
                <w:rFonts w:cs="Arial"/>
              </w:rPr>
            </w:pPr>
            <w:r w:rsidRPr="00E4499D">
              <w:rPr>
                <w:rFonts w:cs="Arial"/>
              </w:rPr>
              <w:t>RTO</w:t>
            </w:r>
          </w:p>
        </w:tc>
        <w:tc>
          <w:tcPr>
            <w:tcW w:w="1084" w:type="dxa"/>
          </w:tcPr>
          <w:p w14:paraId="5C42A8C1" w14:textId="77777777" w:rsidR="002B1C4D" w:rsidRPr="00E4499D" w:rsidRDefault="002B1C4D" w:rsidP="002B1C4D">
            <w:pPr>
              <w:jc w:val="center"/>
              <w:rPr>
                <w:rFonts w:cs="Arial"/>
              </w:rPr>
            </w:pPr>
            <w:r w:rsidRPr="00E4499D">
              <w:rPr>
                <w:rFonts w:cs="Arial"/>
              </w:rPr>
              <w:t>IT</w:t>
            </w:r>
          </w:p>
        </w:tc>
      </w:tr>
      <w:tr w:rsidR="002B1C4D" w:rsidRPr="00E4499D" w14:paraId="1B9275C2" w14:textId="77777777" w:rsidTr="002B1C4D">
        <w:trPr>
          <w:trHeight w:val="260"/>
        </w:trPr>
        <w:tc>
          <w:tcPr>
            <w:tcW w:w="1304" w:type="dxa"/>
          </w:tcPr>
          <w:p w14:paraId="2C304D59" w14:textId="77777777" w:rsidR="002B1C4D" w:rsidRPr="00E4499D" w:rsidRDefault="002B1C4D" w:rsidP="002B1C4D">
            <w:pPr>
              <w:jc w:val="center"/>
              <w:rPr>
                <w:rFonts w:cs="Arial"/>
              </w:rPr>
            </w:pPr>
            <w:r w:rsidRPr="00E4499D">
              <w:rPr>
                <w:rFonts w:cs="Arial"/>
              </w:rPr>
              <w:t>4</w:t>
            </w:r>
          </w:p>
        </w:tc>
        <w:tc>
          <w:tcPr>
            <w:tcW w:w="4697" w:type="dxa"/>
          </w:tcPr>
          <w:p w14:paraId="541411A5" w14:textId="77777777" w:rsidR="002B1C4D" w:rsidRPr="00E4499D" w:rsidRDefault="002B1C4D" w:rsidP="002B1C4D">
            <w:pPr>
              <w:rPr>
                <w:rFonts w:cs="Arial"/>
              </w:rPr>
            </w:pPr>
            <w:r w:rsidRPr="00E4499D">
              <w:rPr>
                <w:rFonts w:cs="Arial"/>
              </w:rPr>
              <w:t>Expert System S.p.A.</w:t>
            </w:r>
          </w:p>
        </w:tc>
        <w:tc>
          <w:tcPr>
            <w:tcW w:w="1134" w:type="dxa"/>
          </w:tcPr>
          <w:p w14:paraId="20F5B744" w14:textId="77777777" w:rsidR="002B1C4D" w:rsidRPr="00E4499D" w:rsidRDefault="002B1C4D" w:rsidP="002B1C4D">
            <w:pPr>
              <w:jc w:val="center"/>
              <w:rPr>
                <w:rFonts w:cs="Arial"/>
              </w:rPr>
            </w:pPr>
            <w:r w:rsidRPr="00E4499D">
              <w:rPr>
                <w:rFonts w:cs="Arial"/>
              </w:rPr>
              <w:t>EXPSYS</w:t>
            </w:r>
          </w:p>
        </w:tc>
        <w:tc>
          <w:tcPr>
            <w:tcW w:w="837" w:type="dxa"/>
          </w:tcPr>
          <w:p w14:paraId="0D847AC2" w14:textId="77777777" w:rsidR="002B1C4D" w:rsidRPr="00E4499D" w:rsidRDefault="002B1C4D" w:rsidP="002B1C4D">
            <w:pPr>
              <w:jc w:val="center"/>
              <w:rPr>
                <w:rFonts w:cs="Arial"/>
              </w:rPr>
            </w:pPr>
            <w:r w:rsidRPr="00E4499D">
              <w:rPr>
                <w:rFonts w:cs="Arial"/>
              </w:rPr>
              <w:t>SME</w:t>
            </w:r>
          </w:p>
        </w:tc>
        <w:tc>
          <w:tcPr>
            <w:tcW w:w="1084" w:type="dxa"/>
          </w:tcPr>
          <w:p w14:paraId="2E6609CB" w14:textId="77777777" w:rsidR="002B1C4D" w:rsidRPr="00E4499D" w:rsidRDefault="002B1C4D" w:rsidP="002B1C4D">
            <w:pPr>
              <w:jc w:val="center"/>
              <w:rPr>
                <w:rFonts w:cs="Arial"/>
              </w:rPr>
            </w:pPr>
            <w:r w:rsidRPr="00E4499D">
              <w:rPr>
                <w:rFonts w:cs="Arial"/>
              </w:rPr>
              <w:t>IT</w:t>
            </w:r>
          </w:p>
        </w:tc>
      </w:tr>
      <w:tr w:rsidR="002B1C4D" w:rsidRPr="00E4499D" w14:paraId="4D21C5F4" w14:textId="77777777" w:rsidTr="002B1C4D">
        <w:trPr>
          <w:trHeight w:val="260"/>
        </w:trPr>
        <w:tc>
          <w:tcPr>
            <w:tcW w:w="1304" w:type="dxa"/>
          </w:tcPr>
          <w:p w14:paraId="5CBC521D" w14:textId="77777777" w:rsidR="002B1C4D" w:rsidRPr="00E4499D" w:rsidRDefault="002B1C4D" w:rsidP="002B1C4D">
            <w:pPr>
              <w:jc w:val="center"/>
              <w:rPr>
                <w:rFonts w:cs="Arial"/>
              </w:rPr>
            </w:pPr>
            <w:r w:rsidRPr="00E4499D">
              <w:rPr>
                <w:rFonts w:cs="Arial"/>
              </w:rPr>
              <w:t>5</w:t>
            </w:r>
          </w:p>
        </w:tc>
        <w:tc>
          <w:tcPr>
            <w:tcW w:w="4697" w:type="dxa"/>
          </w:tcPr>
          <w:p w14:paraId="3FA71D0B" w14:textId="77777777" w:rsidR="002B1C4D" w:rsidRPr="00E4499D" w:rsidRDefault="002B1C4D" w:rsidP="002B1C4D">
            <w:pPr>
              <w:rPr>
                <w:rFonts w:cs="Arial"/>
              </w:rPr>
            </w:pPr>
            <w:r w:rsidRPr="00E4499D">
              <w:rPr>
                <w:rFonts w:cs="Arial"/>
              </w:rPr>
              <w:t>AIT Austrian Institute of Technology GMBH</w:t>
            </w:r>
          </w:p>
        </w:tc>
        <w:tc>
          <w:tcPr>
            <w:tcW w:w="1134" w:type="dxa"/>
          </w:tcPr>
          <w:p w14:paraId="0912082A" w14:textId="77777777" w:rsidR="002B1C4D" w:rsidRPr="00E4499D" w:rsidRDefault="002B1C4D" w:rsidP="002B1C4D">
            <w:pPr>
              <w:jc w:val="center"/>
              <w:rPr>
                <w:rFonts w:cs="Arial"/>
              </w:rPr>
            </w:pPr>
            <w:r w:rsidRPr="00E4499D">
              <w:rPr>
                <w:rFonts w:cs="Arial"/>
              </w:rPr>
              <w:t>AIT</w:t>
            </w:r>
          </w:p>
        </w:tc>
        <w:tc>
          <w:tcPr>
            <w:tcW w:w="837" w:type="dxa"/>
          </w:tcPr>
          <w:p w14:paraId="13CFEC95" w14:textId="77777777" w:rsidR="002B1C4D" w:rsidRPr="00E4499D" w:rsidRDefault="002B1C4D" w:rsidP="002B1C4D">
            <w:pPr>
              <w:jc w:val="center"/>
              <w:rPr>
                <w:rFonts w:cs="Arial"/>
              </w:rPr>
            </w:pPr>
            <w:r w:rsidRPr="00E4499D">
              <w:rPr>
                <w:rFonts w:cs="Arial"/>
              </w:rPr>
              <w:t>RTO</w:t>
            </w:r>
          </w:p>
        </w:tc>
        <w:tc>
          <w:tcPr>
            <w:tcW w:w="1084" w:type="dxa"/>
          </w:tcPr>
          <w:p w14:paraId="2AB3C1E2" w14:textId="77777777" w:rsidR="002B1C4D" w:rsidRPr="00E4499D" w:rsidRDefault="002B1C4D" w:rsidP="002B1C4D">
            <w:pPr>
              <w:jc w:val="center"/>
              <w:rPr>
                <w:rFonts w:cs="Arial"/>
              </w:rPr>
            </w:pPr>
            <w:r w:rsidRPr="00E4499D">
              <w:rPr>
                <w:rFonts w:cs="Arial"/>
              </w:rPr>
              <w:t>AT</w:t>
            </w:r>
          </w:p>
        </w:tc>
      </w:tr>
      <w:tr w:rsidR="002B1C4D" w:rsidRPr="00E4499D" w14:paraId="3623905B" w14:textId="77777777" w:rsidTr="002B1C4D">
        <w:trPr>
          <w:trHeight w:val="260"/>
        </w:trPr>
        <w:tc>
          <w:tcPr>
            <w:tcW w:w="1304" w:type="dxa"/>
          </w:tcPr>
          <w:p w14:paraId="23B40D17" w14:textId="77777777" w:rsidR="002B1C4D" w:rsidRPr="00E4499D" w:rsidRDefault="002B1C4D" w:rsidP="002B1C4D">
            <w:pPr>
              <w:jc w:val="center"/>
              <w:rPr>
                <w:rFonts w:cs="Arial"/>
              </w:rPr>
            </w:pPr>
            <w:r w:rsidRPr="00E4499D">
              <w:rPr>
                <w:rFonts w:cs="Arial"/>
              </w:rPr>
              <w:t>6</w:t>
            </w:r>
          </w:p>
        </w:tc>
        <w:tc>
          <w:tcPr>
            <w:tcW w:w="4697" w:type="dxa"/>
          </w:tcPr>
          <w:p w14:paraId="4D66F0F7" w14:textId="77777777" w:rsidR="002B1C4D" w:rsidRPr="002C1CC1" w:rsidRDefault="002B1C4D" w:rsidP="002B1C4D">
            <w:pPr>
              <w:rPr>
                <w:rFonts w:cs="Arial"/>
                <w:lang w:val="nl-NL"/>
              </w:rPr>
            </w:pPr>
            <w:r w:rsidRPr="002C1CC1">
              <w:rPr>
                <w:rFonts w:cs="Arial"/>
                <w:lang w:val="nl-NL"/>
              </w:rPr>
              <w:t>Fundacio Institut de BioEnginyeria de Catalunya</w:t>
            </w:r>
          </w:p>
        </w:tc>
        <w:tc>
          <w:tcPr>
            <w:tcW w:w="1134" w:type="dxa"/>
          </w:tcPr>
          <w:p w14:paraId="013703C2" w14:textId="77777777" w:rsidR="002B1C4D" w:rsidRPr="00E4499D" w:rsidRDefault="002B1C4D" w:rsidP="002B1C4D">
            <w:pPr>
              <w:jc w:val="center"/>
              <w:rPr>
                <w:rFonts w:cs="Arial"/>
              </w:rPr>
            </w:pPr>
            <w:r w:rsidRPr="00E4499D">
              <w:rPr>
                <w:rFonts w:cs="Arial"/>
              </w:rPr>
              <w:t>IBEC</w:t>
            </w:r>
          </w:p>
        </w:tc>
        <w:tc>
          <w:tcPr>
            <w:tcW w:w="837" w:type="dxa"/>
          </w:tcPr>
          <w:p w14:paraId="3697DCA7" w14:textId="77777777" w:rsidR="002B1C4D" w:rsidRPr="00E4499D" w:rsidRDefault="002B1C4D" w:rsidP="002B1C4D">
            <w:pPr>
              <w:jc w:val="center"/>
              <w:rPr>
                <w:rFonts w:cs="Arial"/>
              </w:rPr>
            </w:pPr>
            <w:r w:rsidRPr="00E4499D">
              <w:rPr>
                <w:rFonts w:cs="Arial"/>
              </w:rPr>
              <w:t>RTO</w:t>
            </w:r>
          </w:p>
        </w:tc>
        <w:tc>
          <w:tcPr>
            <w:tcW w:w="1084" w:type="dxa"/>
          </w:tcPr>
          <w:p w14:paraId="7AF8CED4" w14:textId="77777777" w:rsidR="002B1C4D" w:rsidRPr="00E4499D" w:rsidRDefault="002B1C4D" w:rsidP="002B1C4D">
            <w:pPr>
              <w:jc w:val="center"/>
              <w:rPr>
                <w:rFonts w:cs="Arial"/>
              </w:rPr>
            </w:pPr>
            <w:r w:rsidRPr="00E4499D">
              <w:rPr>
                <w:rFonts w:cs="Arial"/>
              </w:rPr>
              <w:t>ES</w:t>
            </w:r>
          </w:p>
        </w:tc>
      </w:tr>
      <w:tr w:rsidR="002B1C4D" w:rsidRPr="00E4499D" w14:paraId="018E6023" w14:textId="77777777" w:rsidTr="002B1C4D">
        <w:trPr>
          <w:trHeight w:val="280"/>
        </w:trPr>
        <w:tc>
          <w:tcPr>
            <w:tcW w:w="1304" w:type="dxa"/>
          </w:tcPr>
          <w:p w14:paraId="0D65B7EC" w14:textId="77777777" w:rsidR="002B1C4D" w:rsidRPr="00E4499D" w:rsidRDefault="002B1C4D" w:rsidP="002B1C4D">
            <w:pPr>
              <w:jc w:val="center"/>
              <w:rPr>
                <w:rFonts w:cs="Arial"/>
              </w:rPr>
            </w:pPr>
            <w:r w:rsidRPr="00E4499D">
              <w:rPr>
                <w:rFonts w:cs="Arial"/>
              </w:rPr>
              <w:t>7</w:t>
            </w:r>
          </w:p>
        </w:tc>
        <w:tc>
          <w:tcPr>
            <w:tcW w:w="4697" w:type="dxa"/>
          </w:tcPr>
          <w:p w14:paraId="124D8971" w14:textId="77777777" w:rsidR="002B1C4D" w:rsidRPr="00B25B66" w:rsidRDefault="002B1C4D" w:rsidP="002B1C4D">
            <w:pPr>
              <w:rPr>
                <w:rFonts w:cs="Arial"/>
                <w:lang w:val="it-IT"/>
                <w:rPrChange w:id="0" w:author="Microsoft Office User" w:date="2019-01-23T15:58:00Z">
                  <w:rPr>
                    <w:rFonts w:cs="Arial"/>
                  </w:rPr>
                </w:rPrChange>
              </w:rPr>
            </w:pPr>
            <w:r w:rsidRPr="00B25B66">
              <w:rPr>
                <w:rFonts w:cs="Arial"/>
                <w:lang w:val="it-IT"/>
                <w:rPrChange w:id="1" w:author="Microsoft Office User" w:date="2019-01-23T15:58:00Z">
                  <w:rPr>
                    <w:rFonts w:cs="Arial"/>
                  </w:rPr>
                </w:rPrChange>
              </w:rPr>
              <w:t>Istituto Italiano per la Privacy</w:t>
            </w:r>
          </w:p>
        </w:tc>
        <w:tc>
          <w:tcPr>
            <w:tcW w:w="1134" w:type="dxa"/>
          </w:tcPr>
          <w:p w14:paraId="439E6A13" w14:textId="77777777" w:rsidR="002B1C4D" w:rsidRPr="00E4499D" w:rsidRDefault="002B1C4D" w:rsidP="002B1C4D">
            <w:pPr>
              <w:jc w:val="center"/>
              <w:rPr>
                <w:rFonts w:cs="Arial"/>
              </w:rPr>
            </w:pPr>
            <w:r w:rsidRPr="00E4499D">
              <w:rPr>
                <w:rFonts w:cs="Arial"/>
              </w:rPr>
              <w:t>IIP</w:t>
            </w:r>
          </w:p>
        </w:tc>
        <w:tc>
          <w:tcPr>
            <w:tcW w:w="837" w:type="dxa"/>
          </w:tcPr>
          <w:p w14:paraId="2F583352" w14:textId="77777777" w:rsidR="002B1C4D" w:rsidRPr="00E4499D" w:rsidRDefault="002B1C4D" w:rsidP="002B1C4D">
            <w:pPr>
              <w:jc w:val="center"/>
              <w:rPr>
                <w:rFonts w:cs="Arial"/>
              </w:rPr>
            </w:pPr>
            <w:r w:rsidRPr="00E4499D">
              <w:rPr>
                <w:rFonts w:cs="Arial"/>
              </w:rPr>
              <w:t>NPO</w:t>
            </w:r>
          </w:p>
        </w:tc>
        <w:tc>
          <w:tcPr>
            <w:tcW w:w="1084" w:type="dxa"/>
          </w:tcPr>
          <w:p w14:paraId="65B59127" w14:textId="77777777" w:rsidR="002B1C4D" w:rsidRPr="00E4499D" w:rsidRDefault="002B1C4D" w:rsidP="002B1C4D">
            <w:pPr>
              <w:jc w:val="center"/>
              <w:rPr>
                <w:rFonts w:cs="Arial"/>
              </w:rPr>
            </w:pPr>
            <w:r w:rsidRPr="00E4499D">
              <w:rPr>
                <w:rFonts w:cs="Arial"/>
              </w:rPr>
              <w:t>IT</w:t>
            </w:r>
          </w:p>
        </w:tc>
      </w:tr>
      <w:tr w:rsidR="002B1C4D" w:rsidRPr="00E4499D" w14:paraId="22C920C8" w14:textId="77777777" w:rsidTr="002B1C4D">
        <w:trPr>
          <w:trHeight w:val="280"/>
        </w:trPr>
        <w:tc>
          <w:tcPr>
            <w:tcW w:w="1304" w:type="dxa"/>
          </w:tcPr>
          <w:p w14:paraId="4E0ABF75" w14:textId="77777777" w:rsidR="002B1C4D" w:rsidRPr="00E4499D" w:rsidRDefault="002B1C4D" w:rsidP="002B1C4D">
            <w:pPr>
              <w:jc w:val="center"/>
              <w:rPr>
                <w:rFonts w:cs="Arial"/>
              </w:rPr>
            </w:pPr>
            <w:r w:rsidRPr="00E4499D">
              <w:rPr>
                <w:rFonts w:cs="Arial"/>
              </w:rPr>
              <w:t>8</w:t>
            </w:r>
          </w:p>
        </w:tc>
        <w:tc>
          <w:tcPr>
            <w:tcW w:w="4697" w:type="dxa"/>
          </w:tcPr>
          <w:p w14:paraId="0D5FD3CF" w14:textId="77777777" w:rsidR="002B1C4D" w:rsidRPr="00E4499D" w:rsidRDefault="002B1C4D" w:rsidP="002B1C4D">
            <w:pPr>
              <w:rPr>
                <w:rFonts w:cs="Arial"/>
              </w:rPr>
            </w:pPr>
            <w:r w:rsidRPr="00E4499D">
              <w:rPr>
                <w:rFonts w:cs="Arial"/>
              </w:rPr>
              <w:t>SYSTRAN SA</w:t>
            </w:r>
          </w:p>
        </w:tc>
        <w:tc>
          <w:tcPr>
            <w:tcW w:w="1134" w:type="dxa"/>
          </w:tcPr>
          <w:p w14:paraId="304D6525" w14:textId="77777777" w:rsidR="002B1C4D" w:rsidRPr="00E4499D" w:rsidRDefault="002B1C4D" w:rsidP="002B1C4D">
            <w:pPr>
              <w:jc w:val="center"/>
              <w:rPr>
                <w:rFonts w:cs="Arial"/>
              </w:rPr>
            </w:pPr>
            <w:r w:rsidRPr="00E4499D">
              <w:rPr>
                <w:rFonts w:cs="Arial"/>
              </w:rPr>
              <w:t>SYSTRAN</w:t>
            </w:r>
          </w:p>
        </w:tc>
        <w:tc>
          <w:tcPr>
            <w:tcW w:w="837" w:type="dxa"/>
          </w:tcPr>
          <w:p w14:paraId="242E1815" w14:textId="77777777" w:rsidR="002B1C4D" w:rsidRPr="00E4499D" w:rsidRDefault="002B1C4D" w:rsidP="002B1C4D">
            <w:pPr>
              <w:jc w:val="center"/>
              <w:rPr>
                <w:rFonts w:cs="Arial"/>
              </w:rPr>
            </w:pPr>
            <w:r w:rsidRPr="00E4499D">
              <w:rPr>
                <w:rFonts w:cs="Arial"/>
              </w:rPr>
              <w:t>SME</w:t>
            </w:r>
          </w:p>
        </w:tc>
        <w:tc>
          <w:tcPr>
            <w:tcW w:w="1084" w:type="dxa"/>
          </w:tcPr>
          <w:p w14:paraId="175E96BA" w14:textId="77777777" w:rsidR="002B1C4D" w:rsidRPr="00E4499D" w:rsidRDefault="002B1C4D" w:rsidP="002B1C4D">
            <w:pPr>
              <w:jc w:val="center"/>
              <w:rPr>
                <w:rFonts w:cs="Arial"/>
              </w:rPr>
            </w:pPr>
            <w:r w:rsidRPr="00E4499D">
              <w:rPr>
                <w:rFonts w:cs="Arial"/>
              </w:rPr>
              <w:t>FR</w:t>
            </w:r>
          </w:p>
        </w:tc>
      </w:tr>
      <w:tr w:rsidR="002B1C4D" w:rsidRPr="00E4499D" w14:paraId="534E9ECF" w14:textId="77777777" w:rsidTr="002B1C4D">
        <w:trPr>
          <w:trHeight w:val="280"/>
        </w:trPr>
        <w:tc>
          <w:tcPr>
            <w:tcW w:w="1304" w:type="dxa"/>
          </w:tcPr>
          <w:p w14:paraId="18FB6FE0" w14:textId="77777777" w:rsidR="002B1C4D" w:rsidRPr="00E4499D" w:rsidRDefault="002B1C4D" w:rsidP="002B1C4D">
            <w:pPr>
              <w:jc w:val="center"/>
              <w:rPr>
                <w:rFonts w:cs="Arial"/>
              </w:rPr>
            </w:pPr>
            <w:r w:rsidRPr="00E4499D">
              <w:rPr>
                <w:rFonts w:cs="Arial"/>
              </w:rPr>
              <w:t>9</w:t>
            </w:r>
          </w:p>
        </w:tc>
        <w:tc>
          <w:tcPr>
            <w:tcW w:w="4697" w:type="dxa"/>
          </w:tcPr>
          <w:p w14:paraId="00FFA857" w14:textId="77777777" w:rsidR="002B1C4D" w:rsidRPr="00E4499D" w:rsidRDefault="002B1C4D" w:rsidP="002B1C4D">
            <w:pPr>
              <w:rPr>
                <w:rFonts w:cs="Arial"/>
              </w:rPr>
            </w:pPr>
            <w:proofErr w:type="spellStart"/>
            <w:r w:rsidRPr="00E4499D">
              <w:rPr>
                <w:rFonts w:cs="Arial"/>
              </w:rPr>
              <w:t>Stichting</w:t>
            </w:r>
            <w:proofErr w:type="spellEnd"/>
            <w:r w:rsidRPr="00E4499D">
              <w:rPr>
                <w:rFonts w:cs="Arial"/>
              </w:rPr>
              <w:t xml:space="preserve"> </w:t>
            </w:r>
            <w:proofErr w:type="spellStart"/>
            <w:r w:rsidRPr="00E4499D">
              <w:rPr>
                <w:rFonts w:cs="Arial"/>
              </w:rPr>
              <w:t>Katholieke</w:t>
            </w:r>
            <w:proofErr w:type="spellEnd"/>
            <w:r w:rsidRPr="00E4499D">
              <w:rPr>
                <w:rFonts w:cs="Arial"/>
              </w:rPr>
              <w:t xml:space="preserve"> </w:t>
            </w:r>
            <w:proofErr w:type="spellStart"/>
            <w:r w:rsidRPr="00E4499D">
              <w:rPr>
                <w:rFonts w:cs="Arial"/>
              </w:rPr>
              <w:t>Universiteit</w:t>
            </w:r>
            <w:proofErr w:type="spellEnd"/>
            <w:r w:rsidRPr="00E4499D">
              <w:rPr>
                <w:rFonts w:cs="Arial"/>
              </w:rPr>
              <w:t xml:space="preserve"> Brabant</w:t>
            </w:r>
          </w:p>
        </w:tc>
        <w:tc>
          <w:tcPr>
            <w:tcW w:w="1134" w:type="dxa"/>
          </w:tcPr>
          <w:p w14:paraId="6AE9BB6A" w14:textId="77777777" w:rsidR="002B1C4D" w:rsidRPr="00E4499D" w:rsidRDefault="002B1C4D" w:rsidP="002B1C4D">
            <w:pPr>
              <w:jc w:val="center"/>
              <w:rPr>
                <w:rFonts w:cs="Arial"/>
              </w:rPr>
            </w:pPr>
            <w:r w:rsidRPr="00E4499D">
              <w:rPr>
                <w:rFonts w:cs="Arial"/>
              </w:rPr>
              <w:t>TIU-JADS</w:t>
            </w:r>
          </w:p>
        </w:tc>
        <w:tc>
          <w:tcPr>
            <w:tcW w:w="837" w:type="dxa"/>
          </w:tcPr>
          <w:p w14:paraId="23C7B8FD" w14:textId="77777777" w:rsidR="002B1C4D" w:rsidRPr="00E4499D" w:rsidRDefault="002B1C4D" w:rsidP="002B1C4D">
            <w:pPr>
              <w:jc w:val="center"/>
              <w:rPr>
                <w:rFonts w:cs="Arial"/>
              </w:rPr>
            </w:pPr>
            <w:r w:rsidRPr="00E4499D">
              <w:rPr>
                <w:rFonts w:cs="Arial"/>
              </w:rPr>
              <w:t>RTO</w:t>
            </w:r>
          </w:p>
        </w:tc>
        <w:tc>
          <w:tcPr>
            <w:tcW w:w="1084" w:type="dxa"/>
          </w:tcPr>
          <w:p w14:paraId="40107B15" w14:textId="77777777" w:rsidR="002B1C4D" w:rsidRPr="00E4499D" w:rsidRDefault="002B1C4D" w:rsidP="002B1C4D">
            <w:pPr>
              <w:jc w:val="center"/>
              <w:rPr>
                <w:rFonts w:cs="Arial"/>
              </w:rPr>
            </w:pPr>
            <w:r w:rsidRPr="00E4499D">
              <w:rPr>
                <w:rFonts w:cs="Arial"/>
              </w:rPr>
              <w:t>NL</w:t>
            </w:r>
          </w:p>
        </w:tc>
      </w:tr>
      <w:tr w:rsidR="002B1C4D" w:rsidRPr="00E4499D" w14:paraId="04AAB1B0" w14:textId="77777777" w:rsidTr="002B1C4D">
        <w:trPr>
          <w:trHeight w:val="280"/>
        </w:trPr>
        <w:tc>
          <w:tcPr>
            <w:tcW w:w="1304" w:type="dxa"/>
          </w:tcPr>
          <w:p w14:paraId="0A2F3E4C" w14:textId="77777777" w:rsidR="002B1C4D" w:rsidRPr="00E4499D" w:rsidRDefault="002B1C4D" w:rsidP="002B1C4D">
            <w:pPr>
              <w:jc w:val="center"/>
              <w:rPr>
                <w:rFonts w:cs="Arial"/>
              </w:rPr>
            </w:pPr>
            <w:r w:rsidRPr="00E4499D">
              <w:rPr>
                <w:rFonts w:cs="Arial"/>
              </w:rPr>
              <w:t>10</w:t>
            </w:r>
          </w:p>
        </w:tc>
        <w:tc>
          <w:tcPr>
            <w:tcW w:w="4697" w:type="dxa"/>
          </w:tcPr>
          <w:p w14:paraId="5175ADF1" w14:textId="77777777" w:rsidR="002B1C4D" w:rsidRPr="00E4499D" w:rsidRDefault="002B1C4D" w:rsidP="002B1C4D">
            <w:pPr>
              <w:rPr>
                <w:rFonts w:cs="Arial"/>
              </w:rPr>
            </w:pPr>
            <w:r w:rsidRPr="00E4499D">
              <w:rPr>
                <w:rFonts w:cs="Arial"/>
              </w:rPr>
              <w:t>Dutch Institute for Technology, Safety &amp; Security</w:t>
            </w:r>
          </w:p>
        </w:tc>
        <w:tc>
          <w:tcPr>
            <w:tcW w:w="1134" w:type="dxa"/>
          </w:tcPr>
          <w:p w14:paraId="2A9EE991" w14:textId="77777777" w:rsidR="002B1C4D" w:rsidRPr="00E4499D" w:rsidRDefault="002B1C4D" w:rsidP="002B1C4D">
            <w:pPr>
              <w:jc w:val="center"/>
              <w:rPr>
                <w:rFonts w:cs="Arial"/>
              </w:rPr>
            </w:pPr>
            <w:r w:rsidRPr="00E4499D">
              <w:rPr>
                <w:rFonts w:cs="Arial"/>
              </w:rPr>
              <w:t>DITSS</w:t>
            </w:r>
          </w:p>
        </w:tc>
        <w:tc>
          <w:tcPr>
            <w:tcW w:w="837" w:type="dxa"/>
          </w:tcPr>
          <w:p w14:paraId="2D73328C" w14:textId="77777777" w:rsidR="002B1C4D" w:rsidRPr="00E4499D" w:rsidRDefault="002B1C4D" w:rsidP="002B1C4D">
            <w:pPr>
              <w:jc w:val="center"/>
              <w:rPr>
                <w:rFonts w:cs="Arial"/>
              </w:rPr>
            </w:pPr>
            <w:r w:rsidRPr="00E4499D">
              <w:rPr>
                <w:rFonts w:cs="Arial"/>
              </w:rPr>
              <w:t>NPO</w:t>
            </w:r>
          </w:p>
        </w:tc>
        <w:tc>
          <w:tcPr>
            <w:tcW w:w="1084" w:type="dxa"/>
          </w:tcPr>
          <w:p w14:paraId="3766FAA7" w14:textId="77777777" w:rsidR="002B1C4D" w:rsidRPr="00E4499D" w:rsidRDefault="002B1C4D" w:rsidP="002B1C4D">
            <w:pPr>
              <w:jc w:val="center"/>
              <w:rPr>
                <w:rFonts w:cs="Arial"/>
              </w:rPr>
            </w:pPr>
            <w:r w:rsidRPr="00E4499D">
              <w:rPr>
                <w:rFonts w:cs="Arial"/>
              </w:rPr>
              <w:t>NL</w:t>
            </w:r>
          </w:p>
        </w:tc>
      </w:tr>
      <w:tr w:rsidR="002B1C4D" w:rsidRPr="00E4499D" w14:paraId="5EE5A174" w14:textId="77777777" w:rsidTr="002B1C4D">
        <w:trPr>
          <w:trHeight w:val="280"/>
        </w:trPr>
        <w:tc>
          <w:tcPr>
            <w:tcW w:w="1304" w:type="dxa"/>
            <w:tcBorders>
              <w:bottom w:val="single" w:sz="6" w:space="0" w:color="4F81BD" w:themeColor="accent1"/>
            </w:tcBorders>
          </w:tcPr>
          <w:p w14:paraId="236F5853" w14:textId="77777777" w:rsidR="002B1C4D" w:rsidRPr="00E4499D" w:rsidRDefault="002B1C4D" w:rsidP="002B1C4D">
            <w:pPr>
              <w:jc w:val="center"/>
              <w:rPr>
                <w:rFonts w:cs="Arial"/>
              </w:rPr>
            </w:pPr>
            <w:r w:rsidRPr="00E4499D">
              <w:rPr>
                <w:rFonts w:cs="Arial"/>
              </w:rPr>
              <w:t>11</w:t>
            </w:r>
          </w:p>
        </w:tc>
        <w:tc>
          <w:tcPr>
            <w:tcW w:w="4697" w:type="dxa"/>
            <w:tcBorders>
              <w:bottom w:val="single" w:sz="6" w:space="0" w:color="4F81BD" w:themeColor="accent1"/>
            </w:tcBorders>
          </w:tcPr>
          <w:p w14:paraId="019C2227" w14:textId="2A21A4D8" w:rsidR="002B1C4D" w:rsidRPr="00E4499D" w:rsidRDefault="002F4876" w:rsidP="002B1C4D">
            <w:pPr>
              <w:rPr>
                <w:rFonts w:cs="Arial"/>
              </w:rPr>
            </w:pPr>
            <w:proofErr w:type="spellStart"/>
            <w:r>
              <w:rPr>
                <w:rFonts w:cs="Arial"/>
              </w:rPr>
              <w:t>Vias</w:t>
            </w:r>
            <w:proofErr w:type="spellEnd"/>
            <w:r>
              <w:rPr>
                <w:rFonts w:cs="Arial"/>
              </w:rPr>
              <w:t xml:space="preserve"> institute</w:t>
            </w:r>
          </w:p>
        </w:tc>
        <w:tc>
          <w:tcPr>
            <w:tcW w:w="1134" w:type="dxa"/>
            <w:tcBorders>
              <w:bottom w:val="single" w:sz="6" w:space="0" w:color="4F81BD" w:themeColor="accent1"/>
            </w:tcBorders>
          </w:tcPr>
          <w:p w14:paraId="5DD6D5E8" w14:textId="67BDCAF5" w:rsidR="002B1C4D" w:rsidRPr="00E4499D" w:rsidRDefault="000A34B3" w:rsidP="002B1C4D">
            <w:pPr>
              <w:jc w:val="center"/>
              <w:rPr>
                <w:rFonts w:cs="Arial"/>
              </w:rPr>
            </w:pPr>
            <w:proofErr w:type="spellStart"/>
            <w:r>
              <w:rPr>
                <w:rFonts w:cs="Arial"/>
              </w:rPr>
              <w:t>Vias</w:t>
            </w:r>
            <w:proofErr w:type="spellEnd"/>
          </w:p>
        </w:tc>
        <w:tc>
          <w:tcPr>
            <w:tcW w:w="837" w:type="dxa"/>
            <w:tcBorders>
              <w:bottom w:val="single" w:sz="6" w:space="0" w:color="4F81BD" w:themeColor="accent1"/>
            </w:tcBorders>
          </w:tcPr>
          <w:p w14:paraId="15D917C7" w14:textId="77777777" w:rsidR="002B1C4D" w:rsidRPr="00E4499D" w:rsidRDefault="002B1C4D" w:rsidP="002B1C4D">
            <w:pPr>
              <w:jc w:val="center"/>
              <w:rPr>
                <w:rFonts w:cs="Arial"/>
              </w:rPr>
            </w:pPr>
            <w:r w:rsidRPr="00E4499D">
              <w:rPr>
                <w:rFonts w:cs="Arial"/>
              </w:rPr>
              <w:t>RTO</w:t>
            </w:r>
          </w:p>
        </w:tc>
        <w:tc>
          <w:tcPr>
            <w:tcW w:w="1084" w:type="dxa"/>
            <w:tcBorders>
              <w:bottom w:val="single" w:sz="6" w:space="0" w:color="4F81BD" w:themeColor="accent1"/>
            </w:tcBorders>
          </w:tcPr>
          <w:p w14:paraId="4471DAD9" w14:textId="77777777" w:rsidR="002B1C4D" w:rsidRPr="00E4499D" w:rsidRDefault="002B1C4D" w:rsidP="002B1C4D">
            <w:pPr>
              <w:jc w:val="center"/>
              <w:rPr>
                <w:rFonts w:cs="Arial"/>
              </w:rPr>
            </w:pPr>
            <w:r w:rsidRPr="00E4499D">
              <w:rPr>
                <w:rFonts w:cs="Arial"/>
              </w:rPr>
              <w:t>BE</w:t>
            </w:r>
          </w:p>
        </w:tc>
      </w:tr>
      <w:tr w:rsidR="002B1C4D" w:rsidRPr="00E4499D" w14:paraId="1DD2C76F" w14:textId="77777777" w:rsidTr="002B1C4D">
        <w:trPr>
          <w:trHeight w:val="280"/>
        </w:trPr>
        <w:tc>
          <w:tcPr>
            <w:tcW w:w="9056" w:type="dxa"/>
            <w:gridSpan w:val="5"/>
            <w:tcBorders>
              <w:top w:val="single" w:sz="6" w:space="0" w:color="4F81BD" w:themeColor="accent1"/>
              <w:bottom w:val="single" w:sz="6" w:space="0" w:color="4F81BD" w:themeColor="accent1"/>
            </w:tcBorders>
            <w:shd w:val="clear" w:color="auto" w:fill="DBE5F1" w:themeFill="accent1" w:themeFillTint="33"/>
            <w:vAlign w:val="center"/>
          </w:tcPr>
          <w:p w14:paraId="2A6FCB30" w14:textId="77777777" w:rsidR="002B1C4D" w:rsidRPr="00E4499D" w:rsidRDefault="002B1C4D" w:rsidP="002B1C4D">
            <w:pPr>
              <w:jc w:val="center"/>
              <w:rPr>
                <w:rFonts w:cs="Arial"/>
                <w:b/>
                <w:i/>
              </w:rPr>
            </w:pPr>
            <w:r w:rsidRPr="00E4499D">
              <w:rPr>
                <w:rFonts w:cs="Arial"/>
                <w:b/>
                <w:i/>
              </w:rPr>
              <w:t>Law Enforcement Agencies (LEAs)</w:t>
            </w:r>
          </w:p>
        </w:tc>
      </w:tr>
      <w:tr w:rsidR="002B1C4D" w:rsidRPr="00E4499D" w14:paraId="3F90F34F" w14:textId="77777777" w:rsidTr="002B1C4D">
        <w:trPr>
          <w:trHeight w:val="280"/>
        </w:trPr>
        <w:tc>
          <w:tcPr>
            <w:tcW w:w="1304" w:type="dxa"/>
            <w:tcBorders>
              <w:top w:val="single" w:sz="6" w:space="0" w:color="4F81BD" w:themeColor="accent1"/>
            </w:tcBorders>
          </w:tcPr>
          <w:p w14:paraId="3A399C61" w14:textId="77777777" w:rsidR="002B1C4D" w:rsidRPr="00E4499D" w:rsidRDefault="002B1C4D" w:rsidP="002B1C4D">
            <w:pPr>
              <w:jc w:val="center"/>
              <w:rPr>
                <w:rFonts w:cs="Arial"/>
              </w:rPr>
            </w:pPr>
            <w:r w:rsidRPr="00E4499D">
              <w:rPr>
                <w:rFonts w:cs="Arial"/>
              </w:rPr>
              <w:t>12</w:t>
            </w:r>
          </w:p>
        </w:tc>
        <w:tc>
          <w:tcPr>
            <w:tcW w:w="4697" w:type="dxa"/>
            <w:tcBorders>
              <w:top w:val="single" w:sz="6" w:space="0" w:color="4F81BD" w:themeColor="accent1"/>
            </w:tcBorders>
          </w:tcPr>
          <w:p w14:paraId="4F3111C6" w14:textId="77777777" w:rsidR="002B1C4D" w:rsidRPr="00E4499D" w:rsidRDefault="002B1C4D" w:rsidP="002B1C4D">
            <w:pPr>
              <w:rPr>
                <w:rFonts w:cs="Arial"/>
              </w:rPr>
            </w:pPr>
            <w:r w:rsidRPr="00E4499D">
              <w:rPr>
                <w:rFonts w:cs="Arial"/>
              </w:rPr>
              <w:t>Provincial Police Headquarters in Gdansk</w:t>
            </w:r>
          </w:p>
        </w:tc>
        <w:tc>
          <w:tcPr>
            <w:tcW w:w="1134" w:type="dxa"/>
            <w:tcBorders>
              <w:top w:val="single" w:sz="6" w:space="0" w:color="4F81BD" w:themeColor="accent1"/>
            </w:tcBorders>
          </w:tcPr>
          <w:p w14:paraId="2883BF49" w14:textId="77777777" w:rsidR="002B1C4D" w:rsidRPr="00E4499D" w:rsidRDefault="002B1C4D" w:rsidP="002B1C4D">
            <w:pPr>
              <w:jc w:val="center"/>
              <w:rPr>
                <w:rFonts w:cs="Arial"/>
              </w:rPr>
            </w:pPr>
            <w:r w:rsidRPr="00E4499D">
              <w:rPr>
                <w:rFonts w:cs="Arial"/>
              </w:rPr>
              <w:t>KWPG</w:t>
            </w:r>
          </w:p>
        </w:tc>
        <w:tc>
          <w:tcPr>
            <w:tcW w:w="837" w:type="dxa"/>
            <w:tcBorders>
              <w:top w:val="single" w:sz="6" w:space="0" w:color="4F81BD" w:themeColor="accent1"/>
            </w:tcBorders>
          </w:tcPr>
          <w:p w14:paraId="614E0BA4" w14:textId="77777777" w:rsidR="002B1C4D" w:rsidRPr="00E4499D" w:rsidRDefault="002B1C4D" w:rsidP="002B1C4D">
            <w:pPr>
              <w:jc w:val="center"/>
              <w:rPr>
                <w:rFonts w:cs="Arial"/>
              </w:rPr>
            </w:pPr>
            <w:r w:rsidRPr="00E4499D">
              <w:rPr>
                <w:rFonts w:cs="Arial"/>
              </w:rPr>
              <w:t>USER</w:t>
            </w:r>
          </w:p>
        </w:tc>
        <w:tc>
          <w:tcPr>
            <w:tcW w:w="1084" w:type="dxa"/>
            <w:tcBorders>
              <w:top w:val="single" w:sz="6" w:space="0" w:color="4F81BD" w:themeColor="accent1"/>
            </w:tcBorders>
          </w:tcPr>
          <w:p w14:paraId="0A216E4B" w14:textId="77777777" w:rsidR="002B1C4D" w:rsidRPr="00E4499D" w:rsidRDefault="002B1C4D" w:rsidP="002B1C4D">
            <w:pPr>
              <w:jc w:val="center"/>
              <w:rPr>
                <w:rFonts w:cs="Arial"/>
              </w:rPr>
            </w:pPr>
            <w:r w:rsidRPr="00E4499D">
              <w:rPr>
                <w:rFonts w:cs="Arial"/>
              </w:rPr>
              <w:t>PL</w:t>
            </w:r>
          </w:p>
        </w:tc>
      </w:tr>
      <w:tr w:rsidR="002B1C4D" w:rsidRPr="00E4499D" w14:paraId="2C2AFA43" w14:textId="77777777" w:rsidTr="002B1C4D">
        <w:trPr>
          <w:trHeight w:val="280"/>
        </w:trPr>
        <w:tc>
          <w:tcPr>
            <w:tcW w:w="1304" w:type="dxa"/>
          </w:tcPr>
          <w:p w14:paraId="36D30327" w14:textId="77777777" w:rsidR="002B1C4D" w:rsidRPr="00E4499D" w:rsidRDefault="002B1C4D" w:rsidP="002B1C4D">
            <w:pPr>
              <w:jc w:val="center"/>
              <w:rPr>
                <w:rFonts w:cs="Arial"/>
              </w:rPr>
            </w:pPr>
            <w:r w:rsidRPr="00E4499D">
              <w:rPr>
                <w:rFonts w:cs="Arial"/>
              </w:rPr>
              <w:t>13</w:t>
            </w:r>
          </w:p>
        </w:tc>
        <w:tc>
          <w:tcPr>
            <w:tcW w:w="4697" w:type="dxa"/>
          </w:tcPr>
          <w:p w14:paraId="582CC6C2" w14:textId="77777777" w:rsidR="002B1C4D" w:rsidRPr="00E4499D" w:rsidRDefault="002B1C4D" w:rsidP="002B1C4D">
            <w:pPr>
              <w:rPr>
                <w:rFonts w:cs="Arial"/>
              </w:rPr>
            </w:pPr>
            <w:r w:rsidRPr="00E4499D">
              <w:rPr>
                <w:rFonts w:cs="Arial"/>
              </w:rPr>
              <w:t xml:space="preserve">Academy of Criminalistic and Police Studies – </w:t>
            </w:r>
            <w:proofErr w:type="spellStart"/>
            <w:r w:rsidRPr="00E4499D">
              <w:rPr>
                <w:rFonts w:cs="Arial"/>
              </w:rPr>
              <w:t>Kriminalisticko-Policijska</w:t>
            </w:r>
            <w:proofErr w:type="spellEnd"/>
            <w:r w:rsidRPr="00E4499D">
              <w:rPr>
                <w:rFonts w:cs="Arial"/>
              </w:rPr>
              <w:t xml:space="preserve"> </w:t>
            </w:r>
            <w:proofErr w:type="spellStart"/>
            <w:r w:rsidRPr="00E4499D">
              <w:rPr>
                <w:rFonts w:cs="Arial"/>
              </w:rPr>
              <w:t>Akademija</w:t>
            </w:r>
            <w:proofErr w:type="spellEnd"/>
          </w:p>
        </w:tc>
        <w:tc>
          <w:tcPr>
            <w:tcW w:w="1134" w:type="dxa"/>
          </w:tcPr>
          <w:p w14:paraId="48D1E747" w14:textId="77777777" w:rsidR="002B1C4D" w:rsidRPr="00E4499D" w:rsidRDefault="002B1C4D" w:rsidP="002B1C4D">
            <w:pPr>
              <w:jc w:val="center"/>
              <w:rPr>
                <w:rFonts w:cs="Arial"/>
              </w:rPr>
            </w:pPr>
            <w:proofErr w:type="spellStart"/>
            <w:r w:rsidRPr="00E4499D">
              <w:rPr>
                <w:rFonts w:cs="Arial"/>
              </w:rPr>
              <w:t>AoC</w:t>
            </w:r>
            <w:proofErr w:type="spellEnd"/>
          </w:p>
        </w:tc>
        <w:tc>
          <w:tcPr>
            <w:tcW w:w="837" w:type="dxa"/>
          </w:tcPr>
          <w:p w14:paraId="37A270BA" w14:textId="77777777" w:rsidR="002B1C4D" w:rsidRPr="00E4499D" w:rsidRDefault="002B1C4D" w:rsidP="002B1C4D">
            <w:pPr>
              <w:jc w:val="center"/>
              <w:rPr>
                <w:rFonts w:cs="Arial"/>
              </w:rPr>
            </w:pPr>
            <w:r w:rsidRPr="00E4499D">
              <w:rPr>
                <w:rFonts w:cs="Arial"/>
              </w:rPr>
              <w:t>USER</w:t>
            </w:r>
          </w:p>
        </w:tc>
        <w:tc>
          <w:tcPr>
            <w:tcW w:w="1084" w:type="dxa"/>
          </w:tcPr>
          <w:p w14:paraId="6DCB528E" w14:textId="77777777" w:rsidR="002B1C4D" w:rsidRPr="00E4499D" w:rsidRDefault="002B1C4D" w:rsidP="002B1C4D">
            <w:pPr>
              <w:jc w:val="center"/>
              <w:rPr>
                <w:rFonts w:cs="Arial"/>
              </w:rPr>
            </w:pPr>
            <w:r w:rsidRPr="00E4499D">
              <w:rPr>
                <w:rFonts w:cs="Arial"/>
              </w:rPr>
              <w:t>RS</w:t>
            </w:r>
          </w:p>
        </w:tc>
      </w:tr>
      <w:tr w:rsidR="002B1C4D" w:rsidRPr="00E4499D" w14:paraId="01607775" w14:textId="77777777" w:rsidTr="002B1C4D">
        <w:trPr>
          <w:trHeight w:val="280"/>
        </w:trPr>
        <w:tc>
          <w:tcPr>
            <w:tcW w:w="1304" w:type="dxa"/>
          </w:tcPr>
          <w:p w14:paraId="07CFACBE" w14:textId="77777777" w:rsidR="002B1C4D" w:rsidRPr="00E4499D" w:rsidRDefault="002B1C4D" w:rsidP="002B1C4D">
            <w:pPr>
              <w:jc w:val="center"/>
              <w:rPr>
                <w:rFonts w:cs="Arial"/>
              </w:rPr>
            </w:pPr>
            <w:r w:rsidRPr="00E4499D">
              <w:rPr>
                <w:rFonts w:cs="Arial"/>
              </w:rPr>
              <w:t>14</w:t>
            </w:r>
          </w:p>
        </w:tc>
        <w:tc>
          <w:tcPr>
            <w:tcW w:w="4697" w:type="dxa"/>
          </w:tcPr>
          <w:p w14:paraId="4522A4AE" w14:textId="77777777" w:rsidR="002B1C4D" w:rsidRPr="00E4499D" w:rsidRDefault="002B1C4D" w:rsidP="002B1C4D">
            <w:pPr>
              <w:rPr>
                <w:rFonts w:cs="Arial"/>
              </w:rPr>
            </w:pPr>
            <w:r w:rsidRPr="00E4499D">
              <w:rPr>
                <w:rFonts w:cs="Arial"/>
              </w:rPr>
              <w:t>Home Office CAST</w:t>
            </w:r>
          </w:p>
        </w:tc>
        <w:tc>
          <w:tcPr>
            <w:tcW w:w="1134" w:type="dxa"/>
          </w:tcPr>
          <w:p w14:paraId="5D146EC4" w14:textId="77777777" w:rsidR="002B1C4D" w:rsidRPr="00E4499D" w:rsidRDefault="002B1C4D" w:rsidP="002B1C4D">
            <w:pPr>
              <w:jc w:val="center"/>
              <w:rPr>
                <w:rFonts w:cs="Arial"/>
              </w:rPr>
            </w:pPr>
            <w:r w:rsidRPr="00E4499D">
              <w:rPr>
                <w:rFonts w:cs="Arial"/>
              </w:rPr>
              <w:t>CAST</w:t>
            </w:r>
          </w:p>
        </w:tc>
        <w:tc>
          <w:tcPr>
            <w:tcW w:w="837" w:type="dxa"/>
          </w:tcPr>
          <w:p w14:paraId="73EA40F2" w14:textId="77777777" w:rsidR="002B1C4D" w:rsidRPr="00E4499D" w:rsidRDefault="002B1C4D" w:rsidP="002B1C4D">
            <w:pPr>
              <w:jc w:val="center"/>
              <w:rPr>
                <w:rFonts w:cs="Arial"/>
              </w:rPr>
            </w:pPr>
            <w:r w:rsidRPr="00E4499D">
              <w:rPr>
                <w:rFonts w:cs="Arial"/>
              </w:rPr>
              <w:t>USER</w:t>
            </w:r>
          </w:p>
        </w:tc>
        <w:tc>
          <w:tcPr>
            <w:tcW w:w="1084" w:type="dxa"/>
          </w:tcPr>
          <w:p w14:paraId="7CCA8BC1" w14:textId="77777777" w:rsidR="002B1C4D" w:rsidRPr="00E4499D" w:rsidRDefault="002B1C4D" w:rsidP="002B1C4D">
            <w:pPr>
              <w:jc w:val="center"/>
              <w:rPr>
                <w:rFonts w:cs="Arial"/>
              </w:rPr>
            </w:pPr>
            <w:r w:rsidRPr="00E4499D">
              <w:rPr>
                <w:rFonts w:cs="Arial"/>
              </w:rPr>
              <w:t>UK</w:t>
            </w:r>
          </w:p>
        </w:tc>
      </w:tr>
      <w:tr w:rsidR="002B1C4D" w:rsidRPr="00E4499D" w14:paraId="19F46E63" w14:textId="77777777" w:rsidTr="002B1C4D">
        <w:trPr>
          <w:trHeight w:val="280"/>
        </w:trPr>
        <w:tc>
          <w:tcPr>
            <w:tcW w:w="1304" w:type="dxa"/>
          </w:tcPr>
          <w:p w14:paraId="6CD37F38" w14:textId="77777777" w:rsidR="002B1C4D" w:rsidRPr="00E4499D" w:rsidRDefault="002B1C4D" w:rsidP="002B1C4D">
            <w:pPr>
              <w:jc w:val="center"/>
              <w:rPr>
                <w:rFonts w:cs="Arial"/>
              </w:rPr>
            </w:pPr>
            <w:r w:rsidRPr="00E4499D">
              <w:rPr>
                <w:rFonts w:cs="Arial"/>
              </w:rPr>
              <w:t>15</w:t>
            </w:r>
          </w:p>
        </w:tc>
        <w:tc>
          <w:tcPr>
            <w:tcW w:w="4697" w:type="dxa"/>
          </w:tcPr>
          <w:p w14:paraId="08C47EA2" w14:textId="77777777" w:rsidR="002B1C4D" w:rsidRPr="00E4499D" w:rsidRDefault="002B1C4D" w:rsidP="002B1C4D">
            <w:pPr>
              <w:rPr>
                <w:rFonts w:cs="Arial"/>
              </w:rPr>
            </w:pPr>
            <w:r w:rsidRPr="00E4499D">
              <w:rPr>
                <w:rFonts w:cs="Arial"/>
              </w:rPr>
              <w:t>National Police of the Netherlands</w:t>
            </w:r>
          </w:p>
        </w:tc>
        <w:tc>
          <w:tcPr>
            <w:tcW w:w="1134" w:type="dxa"/>
          </w:tcPr>
          <w:p w14:paraId="753AD275" w14:textId="77777777" w:rsidR="002B1C4D" w:rsidRPr="00E4499D" w:rsidRDefault="002B1C4D" w:rsidP="002B1C4D">
            <w:pPr>
              <w:jc w:val="center"/>
              <w:rPr>
                <w:rFonts w:cs="Arial"/>
              </w:rPr>
            </w:pPr>
            <w:r w:rsidRPr="00E4499D">
              <w:rPr>
                <w:rFonts w:cs="Arial"/>
              </w:rPr>
              <w:t>NPN</w:t>
            </w:r>
          </w:p>
        </w:tc>
        <w:tc>
          <w:tcPr>
            <w:tcW w:w="837" w:type="dxa"/>
          </w:tcPr>
          <w:p w14:paraId="6CA8C8E3" w14:textId="77777777" w:rsidR="002B1C4D" w:rsidRPr="00E4499D" w:rsidRDefault="002B1C4D" w:rsidP="002B1C4D">
            <w:pPr>
              <w:jc w:val="center"/>
              <w:rPr>
                <w:rFonts w:cs="Arial"/>
              </w:rPr>
            </w:pPr>
            <w:r w:rsidRPr="00E4499D">
              <w:rPr>
                <w:rFonts w:cs="Arial"/>
              </w:rPr>
              <w:t>USER</w:t>
            </w:r>
          </w:p>
        </w:tc>
        <w:tc>
          <w:tcPr>
            <w:tcW w:w="1084" w:type="dxa"/>
          </w:tcPr>
          <w:p w14:paraId="222FAC5F" w14:textId="77777777" w:rsidR="002B1C4D" w:rsidRPr="00E4499D" w:rsidRDefault="002B1C4D" w:rsidP="002B1C4D">
            <w:pPr>
              <w:jc w:val="center"/>
              <w:rPr>
                <w:rFonts w:cs="Arial"/>
              </w:rPr>
            </w:pPr>
            <w:r w:rsidRPr="00E4499D">
              <w:rPr>
                <w:rFonts w:cs="Arial"/>
              </w:rPr>
              <w:t>NL</w:t>
            </w:r>
          </w:p>
        </w:tc>
      </w:tr>
      <w:tr w:rsidR="002B1C4D" w:rsidRPr="00E4499D" w14:paraId="657828E5" w14:textId="77777777" w:rsidTr="002B1C4D">
        <w:trPr>
          <w:trHeight w:val="280"/>
        </w:trPr>
        <w:tc>
          <w:tcPr>
            <w:tcW w:w="1304" w:type="dxa"/>
          </w:tcPr>
          <w:p w14:paraId="513B9671" w14:textId="77777777" w:rsidR="002B1C4D" w:rsidRPr="00E4499D" w:rsidRDefault="002B1C4D" w:rsidP="002B1C4D">
            <w:pPr>
              <w:jc w:val="center"/>
              <w:rPr>
                <w:rFonts w:cs="Arial"/>
              </w:rPr>
            </w:pPr>
            <w:r w:rsidRPr="00E4499D">
              <w:rPr>
                <w:rFonts w:cs="Arial"/>
              </w:rPr>
              <w:t>16</w:t>
            </w:r>
          </w:p>
        </w:tc>
        <w:tc>
          <w:tcPr>
            <w:tcW w:w="4697" w:type="dxa"/>
          </w:tcPr>
          <w:p w14:paraId="76075C04" w14:textId="77777777" w:rsidR="002B1C4D" w:rsidRPr="00E4499D" w:rsidRDefault="002B1C4D" w:rsidP="002B1C4D">
            <w:pPr>
              <w:rPr>
                <w:rFonts w:cs="Arial"/>
              </w:rPr>
            </w:pPr>
            <w:r w:rsidRPr="00E4499D">
              <w:rPr>
                <w:rFonts w:cs="Arial"/>
              </w:rPr>
              <w:t>General Directorate Combating Organized Crime, Ministry of Interior</w:t>
            </w:r>
          </w:p>
        </w:tc>
        <w:tc>
          <w:tcPr>
            <w:tcW w:w="1134" w:type="dxa"/>
          </w:tcPr>
          <w:p w14:paraId="13620608" w14:textId="77777777" w:rsidR="002B1C4D" w:rsidRPr="00E4499D" w:rsidRDefault="002B1C4D" w:rsidP="002B1C4D">
            <w:pPr>
              <w:jc w:val="center"/>
              <w:rPr>
                <w:rFonts w:cs="Arial"/>
              </w:rPr>
            </w:pPr>
            <w:r w:rsidRPr="00E4499D">
              <w:rPr>
                <w:rFonts w:cs="Arial"/>
              </w:rPr>
              <w:t>GDCOC</w:t>
            </w:r>
          </w:p>
        </w:tc>
        <w:tc>
          <w:tcPr>
            <w:tcW w:w="837" w:type="dxa"/>
          </w:tcPr>
          <w:p w14:paraId="328E2F0F" w14:textId="77777777" w:rsidR="002B1C4D" w:rsidRPr="00E4499D" w:rsidRDefault="002B1C4D" w:rsidP="002B1C4D">
            <w:pPr>
              <w:jc w:val="center"/>
              <w:rPr>
                <w:rFonts w:cs="Arial"/>
              </w:rPr>
            </w:pPr>
            <w:r w:rsidRPr="00E4499D">
              <w:rPr>
                <w:rFonts w:cs="Arial"/>
              </w:rPr>
              <w:t>USER</w:t>
            </w:r>
          </w:p>
        </w:tc>
        <w:tc>
          <w:tcPr>
            <w:tcW w:w="1084" w:type="dxa"/>
          </w:tcPr>
          <w:p w14:paraId="13B0173D" w14:textId="77777777" w:rsidR="002B1C4D" w:rsidRPr="00E4499D" w:rsidRDefault="002B1C4D" w:rsidP="002B1C4D">
            <w:pPr>
              <w:jc w:val="center"/>
              <w:rPr>
                <w:rFonts w:cs="Arial"/>
              </w:rPr>
            </w:pPr>
            <w:r w:rsidRPr="00E4499D">
              <w:rPr>
                <w:rFonts w:cs="Arial"/>
              </w:rPr>
              <w:t>BG</w:t>
            </w:r>
          </w:p>
        </w:tc>
      </w:tr>
      <w:tr w:rsidR="002B1C4D" w:rsidRPr="00E4499D" w14:paraId="6FDCB5F4" w14:textId="77777777" w:rsidTr="002B1C4D">
        <w:trPr>
          <w:trHeight w:val="307"/>
        </w:trPr>
        <w:tc>
          <w:tcPr>
            <w:tcW w:w="1304" w:type="dxa"/>
          </w:tcPr>
          <w:p w14:paraId="4DC5B9B3" w14:textId="77777777" w:rsidR="002B1C4D" w:rsidRPr="00E4499D" w:rsidRDefault="002B1C4D" w:rsidP="002B1C4D">
            <w:pPr>
              <w:jc w:val="center"/>
              <w:rPr>
                <w:rFonts w:cs="Arial"/>
              </w:rPr>
            </w:pPr>
            <w:r w:rsidRPr="00E4499D">
              <w:rPr>
                <w:rFonts w:cs="Arial"/>
              </w:rPr>
              <w:t>17</w:t>
            </w:r>
          </w:p>
        </w:tc>
        <w:tc>
          <w:tcPr>
            <w:tcW w:w="4697" w:type="dxa"/>
          </w:tcPr>
          <w:p w14:paraId="3571E012" w14:textId="77777777" w:rsidR="002B1C4D" w:rsidRPr="00E4499D" w:rsidRDefault="002B1C4D" w:rsidP="002B1C4D">
            <w:pPr>
              <w:rPr>
                <w:rFonts w:cs="Arial"/>
              </w:rPr>
            </w:pPr>
            <w:r w:rsidRPr="00E4499D">
              <w:rPr>
                <w:rFonts w:cs="Arial"/>
              </w:rPr>
              <w:t xml:space="preserve">Local Police </w:t>
            </w:r>
            <w:proofErr w:type="spellStart"/>
            <w:r w:rsidRPr="00E4499D">
              <w:rPr>
                <w:rFonts w:cs="Arial"/>
              </w:rPr>
              <w:t>Voorkempen</w:t>
            </w:r>
            <w:proofErr w:type="spellEnd"/>
          </w:p>
        </w:tc>
        <w:tc>
          <w:tcPr>
            <w:tcW w:w="1134" w:type="dxa"/>
          </w:tcPr>
          <w:p w14:paraId="6CADD66C" w14:textId="77777777" w:rsidR="002B1C4D" w:rsidRPr="00E4499D" w:rsidRDefault="002B1C4D" w:rsidP="002B1C4D">
            <w:pPr>
              <w:jc w:val="center"/>
              <w:rPr>
                <w:rFonts w:cs="Arial"/>
              </w:rPr>
            </w:pPr>
            <w:r w:rsidRPr="00E4499D">
              <w:rPr>
                <w:rFonts w:cs="Arial"/>
              </w:rPr>
              <w:t>LPV</w:t>
            </w:r>
          </w:p>
        </w:tc>
        <w:tc>
          <w:tcPr>
            <w:tcW w:w="837" w:type="dxa"/>
          </w:tcPr>
          <w:p w14:paraId="6407DCCD" w14:textId="77777777" w:rsidR="002B1C4D" w:rsidRPr="00E4499D" w:rsidRDefault="002B1C4D" w:rsidP="002B1C4D">
            <w:pPr>
              <w:jc w:val="center"/>
              <w:rPr>
                <w:rFonts w:cs="Arial"/>
              </w:rPr>
            </w:pPr>
            <w:r w:rsidRPr="00E4499D">
              <w:rPr>
                <w:rFonts w:cs="Arial"/>
              </w:rPr>
              <w:t>USER</w:t>
            </w:r>
          </w:p>
        </w:tc>
        <w:tc>
          <w:tcPr>
            <w:tcW w:w="1084" w:type="dxa"/>
          </w:tcPr>
          <w:p w14:paraId="1CAE9026" w14:textId="77777777" w:rsidR="002B1C4D" w:rsidRPr="00E4499D" w:rsidRDefault="002B1C4D" w:rsidP="002B1C4D">
            <w:pPr>
              <w:jc w:val="center"/>
              <w:rPr>
                <w:rFonts w:cs="Arial"/>
              </w:rPr>
            </w:pPr>
            <w:r w:rsidRPr="00E4499D">
              <w:rPr>
                <w:rFonts w:cs="Arial"/>
              </w:rPr>
              <w:t>BE</w:t>
            </w:r>
          </w:p>
        </w:tc>
      </w:tr>
    </w:tbl>
    <w:p w14:paraId="1CADE2E4" w14:textId="77777777" w:rsidR="009B6DEA" w:rsidRPr="00E4499D" w:rsidRDefault="009B6DEA" w:rsidP="000E3D02">
      <w:pPr>
        <w:rPr>
          <w:b/>
        </w:rPr>
      </w:pPr>
    </w:p>
    <w:p w14:paraId="4C2E7C94" w14:textId="5EBDF9BE" w:rsidR="009B6DEA" w:rsidRPr="00E4499D" w:rsidRDefault="000E3D02" w:rsidP="000E3D02">
      <w:pPr>
        <w:rPr>
          <w:b/>
        </w:rPr>
      </w:pPr>
      <w:r w:rsidRPr="00E4499D">
        <w:rPr>
          <w:b/>
        </w:rPr>
        <w:br w:type="page"/>
      </w:r>
    </w:p>
    <w:p w14:paraId="7DD698C0" w14:textId="77777777" w:rsidR="000E3D02" w:rsidRPr="00E4499D" w:rsidRDefault="000E3D02" w:rsidP="00CF6D9E">
      <w:pPr>
        <w:pStyle w:val="TOCHeading"/>
      </w:pPr>
      <w:r w:rsidRPr="00E4499D">
        <w:lastRenderedPageBreak/>
        <w:t>Document History</w:t>
      </w:r>
    </w:p>
    <w:p w14:paraId="2CAEEB12" w14:textId="77777777" w:rsidR="000E3D02" w:rsidRPr="00E4499D" w:rsidRDefault="000E3D02" w:rsidP="000E3D02">
      <w:pPr>
        <w:rPr>
          <w:rFonts w:cs="Arial"/>
        </w:rPr>
      </w:pPr>
    </w:p>
    <w:tbl>
      <w:tblPr>
        <w:tblW w:w="9284" w:type="dxa"/>
        <w:tblBorders>
          <w:top w:val="single" w:sz="4" w:space="0" w:color="34495E"/>
          <w:left w:val="single" w:sz="4" w:space="0" w:color="34495E"/>
          <w:bottom w:val="single" w:sz="4" w:space="0" w:color="34495E"/>
          <w:right w:val="single" w:sz="4" w:space="0" w:color="34495E"/>
          <w:insideH w:val="single" w:sz="4" w:space="0" w:color="34495E"/>
          <w:insideV w:val="single" w:sz="4" w:space="0" w:color="34495E"/>
        </w:tblBorders>
        <w:tblLayout w:type="fixed"/>
        <w:tblCellMar>
          <w:left w:w="70" w:type="dxa"/>
          <w:right w:w="70" w:type="dxa"/>
        </w:tblCellMar>
        <w:tblLook w:val="0000" w:firstRow="0" w:lastRow="0" w:firstColumn="0" w:lastColumn="0" w:noHBand="0" w:noVBand="0"/>
      </w:tblPr>
      <w:tblGrid>
        <w:gridCol w:w="1063"/>
        <w:gridCol w:w="1348"/>
        <w:gridCol w:w="1134"/>
        <w:gridCol w:w="2703"/>
        <w:gridCol w:w="3036"/>
      </w:tblGrid>
      <w:tr w:rsidR="00241256" w:rsidRPr="00E4499D" w14:paraId="36FD310F" w14:textId="77777777" w:rsidTr="00241256">
        <w:trPr>
          <w:trHeight w:val="432"/>
        </w:trPr>
        <w:tc>
          <w:tcPr>
            <w:tcW w:w="1063" w:type="dxa"/>
            <w:shd w:val="clear" w:color="auto" w:fill="34495E"/>
            <w:vAlign w:val="center"/>
          </w:tcPr>
          <w:p w14:paraId="4D7CEBFA" w14:textId="77777777" w:rsidR="000E3D02" w:rsidRPr="00E4499D" w:rsidRDefault="000E3D02" w:rsidP="003E2E43">
            <w:pPr>
              <w:jc w:val="center"/>
              <w:rPr>
                <w:rFonts w:cs="Arial"/>
                <w:b/>
                <w:color w:val="FFFFFF" w:themeColor="background1"/>
              </w:rPr>
            </w:pPr>
            <w:r w:rsidRPr="00E4499D">
              <w:rPr>
                <w:rFonts w:cs="Arial"/>
                <w:b/>
                <w:color w:val="FFFFFF" w:themeColor="background1"/>
              </w:rPr>
              <w:t>VERSION</w:t>
            </w:r>
          </w:p>
        </w:tc>
        <w:tc>
          <w:tcPr>
            <w:tcW w:w="1348" w:type="dxa"/>
            <w:shd w:val="clear" w:color="auto" w:fill="34495E"/>
            <w:vAlign w:val="center"/>
          </w:tcPr>
          <w:p w14:paraId="4C75B8E0" w14:textId="77777777" w:rsidR="000E3D02" w:rsidRPr="00E4499D" w:rsidRDefault="000E3D02" w:rsidP="003E2E43">
            <w:pPr>
              <w:jc w:val="center"/>
              <w:rPr>
                <w:rFonts w:cs="Arial"/>
                <w:b/>
                <w:color w:val="FFFFFF" w:themeColor="background1"/>
              </w:rPr>
            </w:pPr>
            <w:r w:rsidRPr="00E4499D">
              <w:rPr>
                <w:rFonts w:cs="Arial"/>
                <w:b/>
                <w:color w:val="FFFFFF" w:themeColor="background1"/>
              </w:rPr>
              <w:t>DATE</w:t>
            </w:r>
          </w:p>
        </w:tc>
        <w:tc>
          <w:tcPr>
            <w:tcW w:w="1134" w:type="dxa"/>
            <w:shd w:val="clear" w:color="auto" w:fill="34495E"/>
            <w:vAlign w:val="center"/>
          </w:tcPr>
          <w:p w14:paraId="5B424828" w14:textId="77777777" w:rsidR="000E3D02" w:rsidRPr="00E4499D" w:rsidRDefault="000E3D02" w:rsidP="003E2E43">
            <w:pPr>
              <w:jc w:val="center"/>
              <w:rPr>
                <w:rFonts w:cs="Arial"/>
                <w:b/>
                <w:color w:val="FFFFFF" w:themeColor="background1"/>
              </w:rPr>
            </w:pPr>
            <w:r w:rsidRPr="00E4499D">
              <w:rPr>
                <w:rFonts w:cs="Arial"/>
                <w:b/>
                <w:color w:val="FFFFFF" w:themeColor="background1"/>
              </w:rPr>
              <w:t>STATUS</w:t>
            </w:r>
          </w:p>
        </w:tc>
        <w:tc>
          <w:tcPr>
            <w:tcW w:w="2703" w:type="dxa"/>
            <w:shd w:val="clear" w:color="auto" w:fill="34495E"/>
            <w:vAlign w:val="center"/>
          </w:tcPr>
          <w:p w14:paraId="18D71E1F" w14:textId="77777777" w:rsidR="000E3D02" w:rsidRPr="00E4499D" w:rsidRDefault="000E3D02" w:rsidP="003E2E43">
            <w:pPr>
              <w:jc w:val="center"/>
              <w:rPr>
                <w:rFonts w:cs="Arial"/>
                <w:b/>
                <w:color w:val="FFFFFF" w:themeColor="background1"/>
              </w:rPr>
            </w:pPr>
            <w:r w:rsidRPr="00E4499D">
              <w:rPr>
                <w:rFonts w:cs="Arial"/>
                <w:b/>
                <w:color w:val="FFFFFF" w:themeColor="background1"/>
              </w:rPr>
              <w:t>AUTHORS, REVIEWER</w:t>
            </w:r>
          </w:p>
        </w:tc>
        <w:tc>
          <w:tcPr>
            <w:tcW w:w="3036" w:type="dxa"/>
            <w:shd w:val="clear" w:color="auto" w:fill="34495E"/>
            <w:vAlign w:val="center"/>
          </w:tcPr>
          <w:p w14:paraId="0FAB3AD8" w14:textId="77777777" w:rsidR="000E3D02" w:rsidRPr="00E4499D" w:rsidRDefault="000E3D02" w:rsidP="003E2E43">
            <w:pPr>
              <w:jc w:val="center"/>
              <w:rPr>
                <w:rFonts w:cs="Arial"/>
                <w:b/>
                <w:color w:val="FFFFFF" w:themeColor="background1"/>
              </w:rPr>
            </w:pPr>
            <w:r w:rsidRPr="00E4499D">
              <w:rPr>
                <w:rFonts w:cs="Arial"/>
                <w:b/>
                <w:color w:val="FFFFFF" w:themeColor="background1"/>
              </w:rPr>
              <w:t>DESCRIPTION</w:t>
            </w:r>
          </w:p>
        </w:tc>
      </w:tr>
      <w:tr w:rsidR="007C6469" w:rsidRPr="00E4499D" w14:paraId="5FA985E8" w14:textId="77777777" w:rsidTr="007C6469">
        <w:trPr>
          <w:trHeight w:val="483"/>
        </w:trPr>
        <w:tc>
          <w:tcPr>
            <w:tcW w:w="1063" w:type="dxa"/>
            <w:shd w:val="clear" w:color="auto" w:fill="auto"/>
          </w:tcPr>
          <w:p w14:paraId="2A4FD5F5" w14:textId="0B51FC40" w:rsidR="00241256" w:rsidRPr="00E4499D" w:rsidRDefault="00241256" w:rsidP="007C6469">
            <w:pPr>
              <w:jc w:val="center"/>
              <w:rPr>
                <w:rFonts w:cs="Arial"/>
              </w:rPr>
            </w:pPr>
            <w:r w:rsidRPr="00E4499D">
              <w:rPr>
                <w:rFonts w:cs="Arial"/>
              </w:rPr>
              <w:t>0.1</w:t>
            </w:r>
          </w:p>
        </w:tc>
        <w:tc>
          <w:tcPr>
            <w:tcW w:w="1348" w:type="dxa"/>
            <w:shd w:val="clear" w:color="auto" w:fill="auto"/>
          </w:tcPr>
          <w:p w14:paraId="53CFD2BF" w14:textId="171E4363" w:rsidR="00241256" w:rsidRPr="00E4499D" w:rsidRDefault="00E24EB4" w:rsidP="005C637D">
            <w:pPr>
              <w:rPr>
                <w:rFonts w:cs="Arial"/>
              </w:rPr>
            </w:pPr>
            <w:r w:rsidRPr="00E4499D">
              <w:rPr>
                <w:rFonts w:cs="Arial"/>
              </w:rPr>
              <w:t>14</w:t>
            </w:r>
            <w:r w:rsidR="00241256" w:rsidRPr="00E4499D">
              <w:rPr>
                <w:rFonts w:cs="Arial"/>
              </w:rPr>
              <w:t>/0</w:t>
            </w:r>
            <w:r w:rsidRPr="00E4499D">
              <w:rPr>
                <w:rFonts w:cs="Arial"/>
              </w:rPr>
              <w:t>9</w:t>
            </w:r>
            <w:r w:rsidR="00241256" w:rsidRPr="00E4499D">
              <w:rPr>
                <w:rFonts w:cs="Arial"/>
              </w:rPr>
              <w:t>/2018</w:t>
            </w:r>
          </w:p>
        </w:tc>
        <w:tc>
          <w:tcPr>
            <w:tcW w:w="1134" w:type="dxa"/>
            <w:shd w:val="clear" w:color="auto" w:fill="auto"/>
          </w:tcPr>
          <w:p w14:paraId="66D4D2CF" w14:textId="311B3E8F" w:rsidR="00241256" w:rsidRPr="00E4499D" w:rsidRDefault="00241256" w:rsidP="003E2E43">
            <w:pPr>
              <w:rPr>
                <w:rFonts w:cs="Arial"/>
              </w:rPr>
            </w:pPr>
            <w:r w:rsidRPr="00E4499D">
              <w:rPr>
                <w:rFonts w:cs="Arial"/>
              </w:rPr>
              <w:t>Draft</w:t>
            </w:r>
          </w:p>
        </w:tc>
        <w:tc>
          <w:tcPr>
            <w:tcW w:w="2703" w:type="dxa"/>
            <w:shd w:val="clear" w:color="auto" w:fill="auto"/>
          </w:tcPr>
          <w:p w14:paraId="0DA83ED9" w14:textId="568045B7" w:rsidR="00241256" w:rsidRPr="00E4499D" w:rsidRDefault="00E24EB4" w:rsidP="00241256">
            <w:pPr>
              <w:jc w:val="left"/>
              <w:rPr>
                <w:rFonts w:cs="Arial"/>
              </w:rPr>
            </w:pPr>
            <w:r w:rsidRPr="00E4499D">
              <w:rPr>
                <w:rFonts w:cs="Arial"/>
              </w:rPr>
              <w:t>Apostolos Axenopoulos</w:t>
            </w:r>
            <w:r w:rsidR="00241256" w:rsidRPr="00E4499D">
              <w:rPr>
                <w:rFonts w:cs="Arial"/>
              </w:rPr>
              <w:t xml:space="preserve">, </w:t>
            </w:r>
            <w:r w:rsidR="00E32D32" w:rsidRPr="00E4499D">
              <w:rPr>
                <w:rFonts w:cs="Arial"/>
              </w:rPr>
              <w:t>(</w:t>
            </w:r>
            <w:r w:rsidRPr="00E4499D">
              <w:rPr>
                <w:rFonts w:cs="Arial"/>
              </w:rPr>
              <w:t>CERTH</w:t>
            </w:r>
            <w:r w:rsidR="00E32D32" w:rsidRPr="00E4499D">
              <w:rPr>
                <w:rFonts w:cs="Arial"/>
              </w:rPr>
              <w:t>)</w:t>
            </w:r>
          </w:p>
        </w:tc>
        <w:tc>
          <w:tcPr>
            <w:tcW w:w="3036" w:type="dxa"/>
            <w:shd w:val="clear" w:color="auto" w:fill="auto"/>
          </w:tcPr>
          <w:p w14:paraId="0A7FB0AD" w14:textId="7B132763" w:rsidR="00241256" w:rsidRPr="00E4499D" w:rsidRDefault="00241256" w:rsidP="003E2E43">
            <w:pPr>
              <w:rPr>
                <w:rFonts w:cs="Arial"/>
              </w:rPr>
            </w:pPr>
            <w:r w:rsidRPr="00E4499D">
              <w:rPr>
                <w:rFonts w:cs="Arial"/>
              </w:rPr>
              <w:t>Table of Contents</w:t>
            </w:r>
          </w:p>
        </w:tc>
      </w:tr>
      <w:tr w:rsidR="00406C9F" w:rsidRPr="00E4499D" w14:paraId="13803AE2" w14:textId="77777777" w:rsidTr="00241256">
        <w:trPr>
          <w:trHeight w:val="479"/>
        </w:trPr>
        <w:tc>
          <w:tcPr>
            <w:tcW w:w="1063" w:type="dxa"/>
            <w:shd w:val="clear" w:color="auto" w:fill="auto"/>
          </w:tcPr>
          <w:p w14:paraId="058303CE" w14:textId="573B8CCE" w:rsidR="00406C9F" w:rsidRPr="00E4499D" w:rsidRDefault="00EC001A" w:rsidP="00406C9F">
            <w:pPr>
              <w:jc w:val="center"/>
              <w:rPr>
                <w:rFonts w:cs="Arial"/>
              </w:rPr>
            </w:pPr>
            <w:r w:rsidRPr="00E4499D">
              <w:rPr>
                <w:rFonts w:cs="Arial"/>
              </w:rPr>
              <w:t>0.2</w:t>
            </w:r>
          </w:p>
        </w:tc>
        <w:tc>
          <w:tcPr>
            <w:tcW w:w="1348" w:type="dxa"/>
            <w:shd w:val="clear" w:color="auto" w:fill="auto"/>
          </w:tcPr>
          <w:p w14:paraId="0E35A63E" w14:textId="6B0DE795" w:rsidR="00406C9F" w:rsidRPr="00E4499D" w:rsidRDefault="00EC001A" w:rsidP="00406C9F">
            <w:pPr>
              <w:rPr>
                <w:rFonts w:cs="Arial"/>
              </w:rPr>
            </w:pPr>
            <w:r w:rsidRPr="00E4499D">
              <w:rPr>
                <w:rFonts w:cs="Arial"/>
              </w:rPr>
              <w:t>14/</w:t>
            </w:r>
            <w:r w:rsidR="00A43DB3" w:rsidRPr="00E4499D">
              <w:rPr>
                <w:rFonts w:cs="Arial"/>
              </w:rPr>
              <w:t>12</w:t>
            </w:r>
            <w:r w:rsidRPr="00E4499D">
              <w:rPr>
                <w:rFonts w:cs="Arial"/>
              </w:rPr>
              <w:t>/2018</w:t>
            </w:r>
          </w:p>
        </w:tc>
        <w:tc>
          <w:tcPr>
            <w:tcW w:w="1134" w:type="dxa"/>
            <w:shd w:val="clear" w:color="auto" w:fill="auto"/>
          </w:tcPr>
          <w:p w14:paraId="3B37590A" w14:textId="7F47F80F" w:rsidR="00406C9F" w:rsidRPr="00E4499D" w:rsidRDefault="00B73C5F" w:rsidP="00406C9F">
            <w:pPr>
              <w:rPr>
                <w:rFonts w:cs="Arial"/>
              </w:rPr>
            </w:pPr>
            <w:r w:rsidRPr="00E4499D">
              <w:rPr>
                <w:rFonts w:cs="Arial"/>
              </w:rPr>
              <w:t>Draft</w:t>
            </w:r>
          </w:p>
        </w:tc>
        <w:tc>
          <w:tcPr>
            <w:tcW w:w="2703" w:type="dxa"/>
            <w:shd w:val="clear" w:color="auto" w:fill="auto"/>
          </w:tcPr>
          <w:p w14:paraId="555F972B" w14:textId="52581029" w:rsidR="00406C9F" w:rsidRPr="00E4499D" w:rsidRDefault="00EC001A" w:rsidP="00406C9F">
            <w:pPr>
              <w:jc w:val="left"/>
              <w:rPr>
                <w:rFonts w:cs="Arial"/>
              </w:rPr>
            </w:pPr>
            <w:r w:rsidRPr="00E4499D">
              <w:rPr>
                <w:rFonts w:cs="Arial"/>
              </w:rPr>
              <w:t>Apostolos Axenopoulos, (CERTH)</w:t>
            </w:r>
          </w:p>
        </w:tc>
        <w:tc>
          <w:tcPr>
            <w:tcW w:w="3036" w:type="dxa"/>
            <w:shd w:val="clear" w:color="auto" w:fill="auto"/>
          </w:tcPr>
          <w:p w14:paraId="4F3731D9" w14:textId="0564B0CA" w:rsidR="00406C9F" w:rsidRPr="00E4499D" w:rsidRDefault="00406C9F" w:rsidP="00406C9F">
            <w:pPr>
              <w:rPr>
                <w:rFonts w:cs="Arial"/>
              </w:rPr>
            </w:pPr>
          </w:p>
        </w:tc>
      </w:tr>
      <w:tr w:rsidR="00E32D32" w:rsidRPr="00E4499D" w14:paraId="491D69DE" w14:textId="77777777" w:rsidTr="00241256">
        <w:trPr>
          <w:trHeight w:val="479"/>
        </w:trPr>
        <w:tc>
          <w:tcPr>
            <w:tcW w:w="1063" w:type="dxa"/>
            <w:shd w:val="clear" w:color="auto" w:fill="auto"/>
          </w:tcPr>
          <w:p w14:paraId="62318AAE" w14:textId="7E96C9AC" w:rsidR="00E32D32" w:rsidRPr="00E4499D" w:rsidRDefault="00B73C5F" w:rsidP="007C6469">
            <w:pPr>
              <w:jc w:val="center"/>
              <w:rPr>
                <w:rFonts w:cs="Arial"/>
              </w:rPr>
            </w:pPr>
            <w:r>
              <w:rPr>
                <w:rFonts w:cs="Arial"/>
              </w:rPr>
              <w:t>1</w:t>
            </w:r>
            <w:r w:rsidR="00EC001A" w:rsidRPr="00E4499D">
              <w:rPr>
                <w:rFonts w:cs="Arial"/>
              </w:rPr>
              <w:t>.</w:t>
            </w:r>
            <w:r>
              <w:rPr>
                <w:rFonts w:cs="Arial"/>
              </w:rPr>
              <w:t>0</w:t>
            </w:r>
          </w:p>
        </w:tc>
        <w:tc>
          <w:tcPr>
            <w:tcW w:w="1348" w:type="dxa"/>
            <w:shd w:val="clear" w:color="auto" w:fill="auto"/>
          </w:tcPr>
          <w:p w14:paraId="21A21306" w14:textId="73AF0C4B" w:rsidR="00E32D32" w:rsidRPr="00E4499D" w:rsidRDefault="00B73C5F" w:rsidP="005C637D">
            <w:pPr>
              <w:rPr>
                <w:rFonts w:cs="Arial"/>
              </w:rPr>
            </w:pPr>
            <w:r>
              <w:rPr>
                <w:rFonts w:cs="Arial"/>
              </w:rPr>
              <w:t>31/12/2018</w:t>
            </w:r>
          </w:p>
        </w:tc>
        <w:tc>
          <w:tcPr>
            <w:tcW w:w="1134" w:type="dxa"/>
            <w:shd w:val="clear" w:color="auto" w:fill="auto"/>
          </w:tcPr>
          <w:p w14:paraId="61C0908A" w14:textId="070457BB" w:rsidR="00E32D32" w:rsidRPr="00E4499D" w:rsidRDefault="00B73C5F" w:rsidP="005C637D">
            <w:pPr>
              <w:rPr>
                <w:rFonts w:cs="Arial"/>
              </w:rPr>
            </w:pPr>
            <w:r w:rsidRPr="00E4499D">
              <w:rPr>
                <w:rFonts w:cs="Arial"/>
              </w:rPr>
              <w:t>Draft</w:t>
            </w:r>
          </w:p>
        </w:tc>
        <w:tc>
          <w:tcPr>
            <w:tcW w:w="2703" w:type="dxa"/>
            <w:shd w:val="clear" w:color="auto" w:fill="auto"/>
          </w:tcPr>
          <w:p w14:paraId="3375E349" w14:textId="3884B6BF" w:rsidR="00E32D32" w:rsidRPr="00E4499D" w:rsidRDefault="00B73C5F" w:rsidP="00241256">
            <w:pPr>
              <w:jc w:val="left"/>
              <w:rPr>
                <w:rFonts w:cs="Arial"/>
              </w:rPr>
            </w:pPr>
            <w:r>
              <w:rPr>
                <w:rFonts w:cs="Arial"/>
              </w:rPr>
              <w:t xml:space="preserve">ENG, SYSTRAN, EXPSYS, IBEC, </w:t>
            </w:r>
            <w:r w:rsidRPr="00E4499D">
              <w:rPr>
                <w:rFonts w:cs="Arial"/>
              </w:rPr>
              <w:t>TIU-JADS</w:t>
            </w:r>
          </w:p>
        </w:tc>
        <w:tc>
          <w:tcPr>
            <w:tcW w:w="3036" w:type="dxa"/>
            <w:shd w:val="clear" w:color="auto" w:fill="auto"/>
          </w:tcPr>
          <w:p w14:paraId="4C9D499A" w14:textId="7D047E97" w:rsidR="00E32D32" w:rsidRPr="00E4499D" w:rsidRDefault="00B73C5F" w:rsidP="00241256">
            <w:pPr>
              <w:rPr>
                <w:rFonts w:cs="Arial"/>
              </w:rPr>
            </w:pPr>
            <w:r>
              <w:rPr>
                <w:rFonts w:cs="Arial"/>
              </w:rPr>
              <w:t>Integration of input from all technical partners</w:t>
            </w:r>
          </w:p>
        </w:tc>
      </w:tr>
      <w:tr w:rsidR="00406C9F" w:rsidRPr="002F4876" w14:paraId="10A36B67" w14:textId="77777777" w:rsidTr="00241256">
        <w:trPr>
          <w:trHeight w:val="479"/>
        </w:trPr>
        <w:tc>
          <w:tcPr>
            <w:tcW w:w="1063" w:type="dxa"/>
            <w:shd w:val="clear" w:color="auto" w:fill="auto"/>
          </w:tcPr>
          <w:p w14:paraId="395FBCE7" w14:textId="551803C1" w:rsidR="00406C9F" w:rsidRPr="00E4499D" w:rsidRDefault="00B73C5F" w:rsidP="00406C9F">
            <w:pPr>
              <w:jc w:val="center"/>
              <w:rPr>
                <w:rFonts w:cs="Arial"/>
              </w:rPr>
            </w:pPr>
            <w:r>
              <w:rPr>
                <w:rFonts w:cs="Arial"/>
              </w:rPr>
              <w:t>1</w:t>
            </w:r>
            <w:r w:rsidR="00EC001A" w:rsidRPr="00E4499D">
              <w:rPr>
                <w:rFonts w:cs="Arial"/>
              </w:rPr>
              <w:t>.</w:t>
            </w:r>
            <w:r>
              <w:rPr>
                <w:rFonts w:cs="Arial"/>
              </w:rPr>
              <w:t>3</w:t>
            </w:r>
          </w:p>
        </w:tc>
        <w:tc>
          <w:tcPr>
            <w:tcW w:w="1348" w:type="dxa"/>
            <w:shd w:val="clear" w:color="auto" w:fill="auto"/>
          </w:tcPr>
          <w:p w14:paraId="28DECABA" w14:textId="2A4B4A48" w:rsidR="00406C9F" w:rsidRPr="00E4499D" w:rsidRDefault="00EC001A" w:rsidP="00406C9F">
            <w:pPr>
              <w:rPr>
                <w:rFonts w:cs="Arial"/>
              </w:rPr>
            </w:pPr>
            <w:r w:rsidRPr="00E4499D">
              <w:rPr>
                <w:rFonts w:cs="Arial"/>
              </w:rPr>
              <w:t>02/01/2019</w:t>
            </w:r>
          </w:p>
        </w:tc>
        <w:tc>
          <w:tcPr>
            <w:tcW w:w="1134" w:type="dxa"/>
            <w:shd w:val="clear" w:color="auto" w:fill="auto"/>
          </w:tcPr>
          <w:p w14:paraId="06140F20" w14:textId="4CA65336" w:rsidR="00406C9F" w:rsidRPr="00E4499D" w:rsidRDefault="00B73C5F" w:rsidP="00406C9F">
            <w:pPr>
              <w:rPr>
                <w:rFonts w:cs="Arial"/>
              </w:rPr>
            </w:pPr>
            <w:r w:rsidRPr="00E4499D">
              <w:rPr>
                <w:rFonts w:cs="Arial"/>
              </w:rPr>
              <w:t>Draft</w:t>
            </w:r>
          </w:p>
        </w:tc>
        <w:tc>
          <w:tcPr>
            <w:tcW w:w="2703" w:type="dxa"/>
            <w:shd w:val="clear" w:color="auto" w:fill="auto"/>
          </w:tcPr>
          <w:p w14:paraId="4A94F207" w14:textId="5CC6EAC4" w:rsidR="00406C9F" w:rsidRPr="000149D5" w:rsidRDefault="00EC001A" w:rsidP="00406C9F">
            <w:pPr>
              <w:jc w:val="left"/>
              <w:rPr>
                <w:rFonts w:cs="Arial"/>
                <w:lang w:val="fr-BE"/>
              </w:rPr>
            </w:pPr>
            <w:proofErr w:type="spellStart"/>
            <w:r w:rsidRPr="000149D5">
              <w:rPr>
                <w:rFonts w:cs="Arial"/>
                <w:lang w:val="fr-BE"/>
              </w:rPr>
              <w:t>Georgios</w:t>
            </w:r>
            <w:proofErr w:type="spellEnd"/>
            <w:r w:rsidRPr="000149D5">
              <w:rPr>
                <w:rFonts w:cs="Arial"/>
                <w:lang w:val="fr-BE"/>
              </w:rPr>
              <w:t xml:space="preserve"> </w:t>
            </w:r>
            <w:proofErr w:type="spellStart"/>
            <w:r w:rsidRPr="000149D5">
              <w:rPr>
                <w:rFonts w:cs="Arial"/>
                <w:lang w:val="fr-BE"/>
              </w:rPr>
              <w:t>Papadopoulos</w:t>
            </w:r>
            <w:proofErr w:type="spellEnd"/>
            <w:r w:rsidRPr="000149D5">
              <w:rPr>
                <w:rFonts w:cs="Arial"/>
                <w:lang w:val="fr-BE"/>
              </w:rPr>
              <w:t xml:space="preserve"> (CERTH)</w:t>
            </w:r>
            <w:r w:rsidR="00B73C5F" w:rsidRPr="000149D5">
              <w:rPr>
                <w:rFonts w:cs="Arial"/>
                <w:lang w:val="fr-BE"/>
              </w:rPr>
              <w:t xml:space="preserve">, </w:t>
            </w:r>
            <w:proofErr w:type="spellStart"/>
            <w:r w:rsidR="00B73C5F" w:rsidRPr="000149D5">
              <w:rPr>
                <w:rFonts w:cs="Arial"/>
                <w:lang w:val="fr-BE"/>
              </w:rPr>
              <w:t>Anastasios</w:t>
            </w:r>
            <w:proofErr w:type="spellEnd"/>
            <w:r w:rsidR="00B73C5F" w:rsidRPr="000149D5">
              <w:rPr>
                <w:rFonts w:cs="Arial"/>
                <w:lang w:val="fr-BE"/>
              </w:rPr>
              <w:t xml:space="preserve"> </w:t>
            </w:r>
            <w:proofErr w:type="spellStart"/>
            <w:r w:rsidR="00B73C5F" w:rsidRPr="000149D5">
              <w:rPr>
                <w:rFonts w:cs="Arial"/>
                <w:lang w:val="fr-BE"/>
              </w:rPr>
              <w:t>Dimou</w:t>
            </w:r>
            <w:proofErr w:type="spellEnd"/>
            <w:r w:rsidR="00B73C5F" w:rsidRPr="000149D5">
              <w:rPr>
                <w:rFonts w:cs="Arial"/>
                <w:lang w:val="fr-BE"/>
              </w:rPr>
              <w:t xml:space="preserve"> (CERTH), Konstantinos </w:t>
            </w:r>
            <w:proofErr w:type="spellStart"/>
            <w:r w:rsidR="00B73C5F" w:rsidRPr="000149D5">
              <w:rPr>
                <w:rFonts w:cs="Arial"/>
                <w:lang w:val="fr-BE"/>
              </w:rPr>
              <w:t>Stavridis</w:t>
            </w:r>
            <w:proofErr w:type="spellEnd"/>
            <w:r w:rsidR="00B73C5F" w:rsidRPr="000149D5">
              <w:rPr>
                <w:rFonts w:cs="Arial"/>
                <w:lang w:val="fr-BE"/>
              </w:rPr>
              <w:t xml:space="preserve"> (CERTH)</w:t>
            </w:r>
          </w:p>
        </w:tc>
        <w:tc>
          <w:tcPr>
            <w:tcW w:w="3036" w:type="dxa"/>
            <w:shd w:val="clear" w:color="auto" w:fill="auto"/>
          </w:tcPr>
          <w:p w14:paraId="4F15C13F" w14:textId="1FBB4681" w:rsidR="00406C9F" w:rsidRPr="000149D5" w:rsidRDefault="00406C9F" w:rsidP="00406C9F">
            <w:pPr>
              <w:rPr>
                <w:rFonts w:cs="Arial"/>
                <w:lang w:val="fr-BE"/>
              </w:rPr>
            </w:pPr>
          </w:p>
        </w:tc>
      </w:tr>
      <w:tr w:rsidR="00406C9F" w:rsidRPr="00E4499D" w14:paraId="3AAA110E" w14:textId="77777777" w:rsidTr="00241256">
        <w:trPr>
          <w:trHeight w:val="496"/>
        </w:trPr>
        <w:tc>
          <w:tcPr>
            <w:tcW w:w="1063" w:type="dxa"/>
            <w:shd w:val="clear" w:color="auto" w:fill="auto"/>
          </w:tcPr>
          <w:p w14:paraId="685BF5E7" w14:textId="1B13DE3E" w:rsidR="00406C9F" w:rsidRPr="00E4499D" w:rsidRDefault="002C1CC1" w:rsidP="00406C9F">
            <w:pPr>
              <w:jc w:val="center"/>
              <w:rPr>
                <w:rFonts w:cs="Arial"/>
              </w:rPr>
            </w:pPr>
            <w:r>
              <w:rPr>
                <w:rFonts w:cs="Arial"/>
              </w:rPr>
              <w:t>1.4</w:t>
            </w:r>
          </w:p>
        </w:tc>
        <w:tc>
          <w:tcPr>
            <w:tcW w:w="1348" w:type="dxa"/>
            <w:shd w:val="clear" w:color="auto" w:fill="auto"/>
          </w:tcPr>
          <w:p w14:paraId="2AF5948F" w14:textId="4367816A" w:rsidR="00406C9F" w:rsidRPr="00E4499D" w:rsidRDefault="002C1CC1" w:rsidP="00406C9F">
            <w:pPr>
              <w:rPr>
                <w:rFonts w:cs="Arial"/>
              </w:rPr>
            </w:pPr>
            <w:r>
              <w:rPr>
                <w:rFonts w:cs="Arial"/>
              </w:rPr>
              <w:t>20/01/2019</w:t>
            </w:r>
          </w:p>
        </w:tc>
        <w:tc>
          <w:tcPr>
            <w:tcW w:w="1134" w:type="dxa"/>
            <w:shd w:val="clear" w:color="auto" w:fill="auto"/>
          </w:tcPr>
          <w:p w14:paraId="2A50EC2C" w14:textId="58443B1E" w:rsidR="00406C9F" w:rsidRPr="00E4499D" w:rsidRDefault="002C1CC1" w:rsidP="00406C9F">
            <w:pPr>
              <w:rPr>
                <w:rFonts w:cs="Arial"/>
              </w:rPr>
            </w:pPr>
            <w:r>
              <w:rPr>
                <w:rFonts w:cs="Arial"/>
              </w:rPr>
              <w:t>draft</w:t>
            </w:r>
          </w:p>
        </w:tc>
        <w:tc>
          <w:tcPr>
            <w:tcW w:w="2703" w:type="dxa"/>
            <w:shd w:val="clear" w:color="auto" w:fill="auto"/>
          </w:tcPr>
          <w:p w14:paraId="7D810CA0" w14:textId="42C44165" w:rsidR="00406C9F" w:rsidRPr="00E4499D" w:rsidRDefault="002C1CC1" w:rsidP="00406C9F">
            <w:pPr>
              <w:jc w:val="left"/>
              <w:rPr>
                <w:rFonts w:cs="Arial"/>
              </w:rPr>
            </w:pPr>
            <w:r>
              <w:rPr>
                <w:rFonts w:cs="Arial"/>
              </w:rPr>
              <w:t>DITSS/VIAS</w:t>
            </w:r>
          </w:p>
        </w:tc>
        <w:tc>
          <w:tcPr>
            <w:tcW w:w="3036" w:type="dxa"/>
            <w:shd w:val="clear" w:color="auto" w:fill="auto"/>
          </w:tcPr>
          <w:p w14:paraId="5ACE629D" w14:textId="3A108E0E" w:rsidR="00406C9F" w:rsidRPr="00E4499D" w:rsidRDefault="002C1CC1" w:rsidP="00406C9F">
            <w:pPr>
              <w:rPr>
                <w:rFonts w:cs="Arial"/>
              </w:rPr>
            </w:pPr>
            <w:r>
              <w:rPr>
                <w:rFonts w:cs="Arial"/>
              </w:rPr>
              <w:t>First internal review</w:t>
            </w:r>
          </w:p>
        </w:tc>
      </w:tr>
      <w:tr w:rsidR="00406C9F" w:rsidRPr="00E4499D" w14:paraId="28A0B5D7" w14:textId="77777777" w:rsidTr="00241256">
        <w:trPr>
          <w:trHeight w:val="496"/>
        </w:trPr>
        <w:tc>
          <w:tcPr>
            <w:tcW w:w="1063" w:type="dxa"/>
            <w:shd w:val="clear" w:color="auto" w:fill="auto"/>
          </w:tcPr>
          <w:p w14:paraId="295D0EC5" w14:textId="7C941126" w:rsidR="00406C9F" w:rsidRPr="00E4499D" w:rsidRDefault="00406C9F" w:rsidP="00406C9F">
            <w:pPr>
              <w:jc w:val="center"/>
              <w:rPr>
                <w:rFonts w:cs="Arial"/>
              </w:rPr>
            </w:pPr>
          </w:p>
        </w:tc>
        <w:tc>
          <w:tcPr>
            <w:tcW w:w="1348" w:type="dxa"/>
            <w:shd w:val="clear" w:color="auto" w:fill="auto"/>
          </w:tcPr>
          <w:p w14:paraId="720C5662" w14:textId="33591C01" w:rsidR="00406C9F" w:rsidRPr="00E4499D" w:rsidRDefault="00406C9F" w:rsidP="00406C9F">
            <w:pPr>
              <w:rPr>
                <w:rFonts w:cs="Arial"/>
              </w:rPr>
            </w:pPr>
          </w:p>
        </w:tc>
        <w:tc>
          <w:tcPr>
            <w:tcW w:w="1134" w:type="dxa"/>
            <w:shd w:val="clear" w:color="auto" w:fill="auto"/>
          </w:tcPr>
          <w:p w14:paraId="5E5ADDFE" w14:textId="3DBA68F4" w:rsidR="00406C9F" w:rsidRPr="00E4499D" w:rsidRDefault="00406C9F" w:rsidP="00406C9F">
            <w:pPr>
              <w:rPr>
                <w:rFonts w:cs="Arial"/>
              </w:rPr>
            </w:pPr>
          </w:p>
        </w:tc>
        <w:tc>
          <w:tcPr>
            <w:tcW w:w="2703" w:type="dxa"/>
            <w:shd w:val="clear" w:color="auto" w:fill="auto"/>
          </w:tcPr>
          <w:p w14:paraId="5F0344CB" w14:textId="77D83D73" w:rsidR="00406C9F" w:rsidRPr="00E4499D" w:rsidRDefault="00406C9F" w:rsidP="00406C9F">
            <w:pPr>
              <w:jc w:val="left"/>
              <w:rPr>
                <w:rFonts w:cs="Arial"/>
              </w:rPr>
            </w:pPr>
          </w:p>
        </w:tc>
        <w:tc>
          <w:tcPr>
            <w:tcW w:w="3036" w:type="dxa"/>
            <w:shd w:val="clear" w:color="auto" w:fill="auto"/>
          </w:tcPr>
          <w:p w14:paraId="1B7312B0" w14:textId="182C557C" w:rsidR="00406C9F" w:rsidRPr="00E4499D" w:rsidRDefault="00406C9F" w:rsidP="00406C9F">
            <w:pPr>
              <w:rPr>
                <w:rFonts w:cs="Arial"/>
              </w:rPr>
            </w:pPr>
          </w:p>
        </w:tc>
      </w:tr>
      <w:tr w:rsidR="00406C9F" w:rsidRPr="00E4499D" w14:paraId="1FE739F4" w14:textId="77777777" w:rsidTr="00241256">
        <w:trPr>
          <w:trHeight w:val="479"/>
        </w:trPr>
        <w:tc>
          <w:tcPr>
            <w:tcW w:w="1063" w:type="dxa"/>
            <w:shd w:val="clear" w:color="auto" w:fill="auto"/>
          </w:tcPr>
          <w:p w14:paraId="386CD305" w14:textId="2D6F0820" w:rsidR="00406C9F" w:rsidRPr="00E4499D" w:rsidRDefault="00406C9F" w:rsidP="00406C9F">
            <w:pPr>
              <w:jc w:val="center"/>
              <w:rPr>
                <w:rFonts w:cs="Arial"/>
              </w:rPr>
            </w:pPr>
          </w:p>
        </w:tc>
        <w:tc>
          <w:tcPr>
            <w:tcW w:w="1348" w:type="dxa"/>
            <w:shd w:val="clear" w:color="auto" w:fill="auto"/>
          </w:tcPr>
          <w:p w14:paraId="41E83F75" w14:textId="090C06D6" w:rsidR="00406C9F" w:rsidRPr="00E4499D" w:rsidRDefault="00406C9F" w:rsidP="00406C9F">
            <w:pPr>
              <w:rPr>
                <w:rFonts w:cs="Arial"/>
              </w:rPr>
            </w:pPr>
          </w:p>
        </w:tc>
        <w:tc>
          <w:tcPr>
            <w:tcW w:w="1134" w:type="dxa"/>
            <w:shd w:val="clear" w:color="auto" w:fill="auto"/>
          </w:tcPr>
          <w:p w14:paraId="05D740C7" w14:textId="3FDC7F4A" w:rsidR="00406C9F" w:rsidRPr="00E4499D" w:rsidRDefault="00406C9F" w:rsidP="00406C9F">
            <w:pPr>
              <w:rPr>
                <w:rFonts w:cs="Arial"/>
              </w:rPr>
            </w:pPr>
          </w:p>
        </w:tc>
        <w:tc>
          <w:tcPr>
            <w:tcW w:w="2703" w:type="dxa"/>
            <w:shd w:val="clear" w:color="auto" w:fill="auto"/>
          </w:tcPr>
          <w:p w14:paraId="2DDCBA88" w14:textId="084E5340" w:rsidR="00406C9F" w:rsidRPr="00E4499D" w:rsidRDefault="00406C9F" w:rsidP="00406C9F">
            <w:pPr>
              <w:jc w:val="left"/>
              <w:rPr>
                <w:rFonts w:cs="Arial"/>
              </w:rPr>
            </w:pPr>
          </w:p>
        </w:tc>
        <w:tc>
          <w:tcPr>
            <w:tcW w:w="3036" w:type="dxa"/>
            <w:shd w:val="clear" w:color="auto" w:fill="auto"/>
          </w:tcPr>
          <w:p w14:paraId="07ECBBA4" w14:textId="5762E73F" w:rsidR="00406C9F" w:rsidRPr="00E4499D" w:rsidRDefault="00406C9F" w:rsidP="00406C9F">
            <w:pPr>
              <w:rPr>
                <w:rFonts w:cs="Arial"/>
              </w:rPr>
            </w:pPr>
          </w:p>
        </w:tc>
      </w:tr>
      <w:tr w:rsidR="00406C9F" w:rsidRPr="00E4499D" w14:paraId="62D29783" w14:textId="77777777" w:rsidTr="00241256">
        <w:trPr>
          <w:trHeight w:val="496"/>
        </w:trPr>
        <w:tc>
          <w:tcPr>
            <w:tcW w:w="1063" w:type="dxa"/>
            <w:shd w:val="clear" w:color="auto" w:fill="auto"/>
          </w:tcPr>
          <w:p w14:paraId="04A70209" w14:textId="57332ABF" w:rsidR="00406C9F" w:rsidRPr="00E4499D" w:rsidRDefault="00406C9F" w:rsidP="00406C9F">
            <w:pPr>
              <w:jc w:val="center"/>
              <w:rPr>
                <w:rFonts w:cs="Arial"/>
              </w:rPr>
            </w:pPr>
          </w:p>
        </w:tc>
        <w:tc>
          <w:tcPr>
            <w:tcW w:w="1348" w:type="dxa"/>
            <w:shd w:val="clear" w:color="auto" w:fill="auto"/>
          </w:tcPr>
          <w:p w14:paraId="1605D62F" w14:textId="580F1F5D" w:rsidR="00406C9F" w:rsidRPr="00E4499D" w:rsidRDefault="00406C9F" w:rsidP="00406C9F">
            <w:pPr>
              <w:rPr>
                <w:rFonts w:cs="Arial"/>
              </w:rPr>
            </w:pPr>
          </w:p>
        </w:tc>
        <w:tc>
          <w:tcPr>
            <w:tcW w:w="1134" w:type="dxa"/>
            <w:shd w:val="clear" w:color="auto" w:fill="auto"/>
          </w:tcPr>
          <w:p w14:paraId="78F6846A" w14:textId="16AF2445" w:rsidR="00406C9F" w:rsidRPr="00E4499D" w:rsidRDefault="00406C9F" w:rsidP="00406C9F">
            <w:pPr>
              <w:rPr>
                <w:rFonts w:cs="Arial"/>
              </w:rPr>
            </w:pPr>
          </w:p>
        </w:tc>
        <w:tc>
          <w:tcPr>
            <w:tcW w:w="2703" w:type="dxa"/>
            <w:shd w:val="clear" w:color="auto" w:fill="auto"/>
          </w:tcPr>
          <w:p w14:paraId="2442D151" w14:textId="29074357" w:rsidR="00406C9F" w:rsidRPr="00E4499D" w:rsidRDefault="00406C9F" w:rsidP="00406C9F">
            <w:pPr>
              <w:jc w:val="left"/>
              <w:rPr>
                <w:rFonts w:cs="Arial"/>
              </w:rPr>
            </w:pPr>
          </w:p>
        </w:tc>
        <w:tc>
          <w:tcPr>
            <w:tcW w:w="3036" w:type="dxa"/>
            <w:shd w:val="clear" w:color="auto" w:fill="auto"/>
          </w:tcPr>
          <w:p w14:paraId="3264DF2D" w14:textId="179778F0" w:rsidR="00406C9F" w:rsidRPr="00E4499D" w:rsidRDefault="00406C9F" w:rsidP="00406C9F">
            <w:pPr>
              <w:rPr>
                <w:rFonts w:cs="Arial"/>
              </w:rPr>
            </w:pPr>
          </w:p>
        </w:tc>
      </w:tr>
      <w:tr w:rsidR="00406C9F" w:rsidRPr="00E4499D" w14:paraId="497BF3E3" w14:textId="77777777" w:rsidTr="00241256">
        <w:trPr>
          <w:trHeight w:val="496"/>
        </w:trPr>
        <w:tc>
          <w:tcPr>
            <w:tcW w:w="1063" w:type="dxa"/>
            <w:shd w:val="clear" w:color="auto" w:fill="auto"/>
          </w:tcPr>
          <w:p w14:paraId="3A720626" w14:textId="7A393585" w:rsidR="00406C9F" w:rsidRPr="00E4499D" w:rsidRDefault="00406C9F" w:rsidP="00406C9F">
            <w:pPr>
              <w:jc w:val="center"/>
              <w:rPr>
                <w:rFonts w:cs="Arial"/>
              </w:rPr>
            </w:pPr>
          </w:p>
        </w:tc>
        <w:tc>
          <w:tcPr>
            <w:tcW w:w="1348" w:type="dxa"/>
            <w:shd w:val="clear" w:color="auto" w:fill="auto"/>
          </w:tcPr>
          <w:p w14:paraId="4362B3A6" w14:textId="27A82FA9" w:rsidR="00406C9F" w:rsidRPr="00E4499D" w:rsidRDefault="00406C9F" w:rsidP="00406C9F">
            <w:pPr>
              <w:rPr>
                <w:rFonts w:cs="Arial"/>
              </w:rPr>
            </w:pPr>
          </w:p>
        </w:tc>
        <w:tc>
          <w:tcPr>
            <w:tcW w:w="1134" w:type="dxa"/>
            <w:shd w:val="clear" w:color="auto" w:fill="auto"/>
          </w:tcPr>
          <w:p w14:paraId="3C92CAF6" w14:textId="01BF6C3E" w:rsidR="00406C9F" w:rsidRPr="00E4499D" w:rsidRDefault="00406C9F" w:rsidP="00406C9F">
            <w:pPr>
              <w:rPr>
                <w:rFonts w:cs="Arial"/>
              </w:rPr>
            </w:pPr>
          </w:p>
        </w:tc>
        <w:tc>
          <w:tcPr>
            <w:tcW w:w="2703" w:type="dxa"/>
            <w:shd w:val="clear" w:color="auto" w:fill="auto"/>
          </w:tcPr>
          <w:p w14:paraId="6681092B" w14:textId="332DDE8C" w:rsidR="00406C9F" w:rsidRPr="00E4499D" w:rsidRDefault="00406C9F" w:rsidP="00406C9F">
            <w:pPr>
              <w:jc w:val="left"/>
              <w:rPr>
                <w:rFonts w:cs="Arial"/>
              </w:rPr>
            </w:pPr>
          </w:p>
        </w:tc>
        <w:tc>
          <w:tcPr>
            <w:tcW w:w="3036" w:type="dxa"/>
            <w:shd w:val="clear" w:color="auto" w:fill="auto"/>
          </w:tcPr>
          <w:p w14:paraId="7F49B399" w14:textId="60FBB3CE" w:rsidR="00406C9F" w:rsidRPr="00E4499D" w:rsidRDefault="00406C9F" w:rsidP="00406C9F">
            <w:pPr>
              <w:rPr>
                <w:rFonts w:cs="Arial"/>
              </w:rPr>
            </w:pPr>
          </w:p>
        </w:tc>
      </w:tr>
      <w:tr w:rsidR="00406C9F" w:rsidRPr="00E4499D" w14:paraId="7A86221A" w14:textId="77777777" w:rsidTr="00241256">
        <w:trPr>
          <w:trHeight w:val="496"/>
        </w:trPr>
        <w:tc>
          <w:tcPr>
            <w:tcW w:w="1063" w:type="dxa"/>
            <w:shd w:val="clear" w:color="auto" w:fill="auto"/>
          </w:tcPr>
          <w:p w14:paraId="4FC790A9" w14:textId="6AF26D82" w:rsidR="00406C9F" w:rsidRPr="00E4499D" w:rsidRDefault="00406C9F" w:rsidP="00406C9F">
            <w:pPr>
              <w:jc w:val="center"/>
              <w:rPr>
                <w:rFonts w:cs="Arial"/>
              </w:rPr>
            </w:pPr>
          </w:p>
        </w:tc>
        <w:tc>
          <w:tcPr>
            <w:tcW w:w="1348" w:type="dxa"/>
            <w:shd w:val="clear" w:color="auto" w:fill="auto"/>
          </w:tcPr>
          <w:p w14:paraId="3605766A" w14:textId="54A577D1" w:rsidR="00406C9F" w:rsidRPr="00E4499D" w:rsidRDefault="00406C9F" w:rsidP="00406C9F">
            <w:pPr>
              <w:rPr>
                <w:rFonts w:cs="Arial"/>
              </w:rPr>
            </w:pPr>
          </w:p>
        </w:tc>
        <w:tc>
          <w:tcPr>
            <w:tcW w:w="1134" w:type="dxa"/>
            <w:shd w:val="clear" w:color="auto" w:fill="auto"/>
          </w:tcPr>
          <w:p w14:paraId="0A9CA43E" w14:textId="1BC44C07" w:rsidR="00406C9F" w:rsidRPr="00E4499D" w:rsidRDefault="00406C9F" w:rsidP="00406C9F">
            <w:pPr>
              <w:rPr>
                <w:rFonts w:cs="Arial"/>
              </w:rPr>
            </w:pPr>
          </w:p>
        </w:tc>
        <w:tc>
          <w:tcPr>
            <w:tcW w:w="2703" w:type="dxa"/>
            <w:shd w:val="clear" w:color="auto" w:fill="auto"/>
          </w:tcPr>
          <w:p w14:paraId="365588EF" w14:textId="14159A11" w:rsidR="00406C9F" w:rsidRPr="00E4499D" w:rsidRDefault="00406C9F" w:rsidP="00406C9F">
            <w:pPr>
              <w:jc w:val="left"/>
              <w:rPr>
                <w:rFonts w:cs="Arial"/>
              </w:rPr>
            </w:pPr>
          </w:p>
        </w:tc>
        <w:tc>
          <w:tcPr>
            <w:tcW w:w="3036" w:type="dxa"/>
            <w:shd w:val="clear" w:color="auto" w:fill="auto"/>
          </w:tcPr>
          <w:p w14:paraId="0A730B53" w14:textId="7FC718F6" w:rsidR="00406C9F" w:rsidRPr="00E4499D" w:rsidRDefault="00406C9F" w:rsidP="00406C9F">
            <w:pPr>
              <w:rPr>
                <w:rFonts w:cs="Arial"/>
              </w:rPr>
            </w:pPr>
          </w:p>
        </w:tc>
      </w:tr>
      <w:tr w:rsidR="00406C9F" w:rsidRPr="00E4499D" w14:paraId="3F1B8D25" w14:textId="77777777" w:rsidTr="00241256">
        <w:trPr>
          <w:trHeight w:val="496"/>
        </w:trPr>
        <w:tc>
          <w:tcPr>
            <w:tcW w:w="1063" w:type="dxa"/>
            <w:shd w:val="clear" w:color="auto" w:fill="auto"/>
          </w:tcPr>
          <w:p w14:paraId="2845361B" w14:textId="62AEF7ED" w:rsidR="00406C9F" w:rsidRPr="00E4499D" w:rsidRDefault="00406C9F" w:rsidP="00406C9F">
            <w:pPr>
              <w:jc w:val="center"/>
              <w:rPr>
                <w:rFonts w:cs="Arial"/>
              </w:rPr>
            </w:pPr>
          </w:p>
        </w:tc>
        <w:tc>
          <w:tcPr>
            <w:tcW w:w="1348" w:type="dxa"/>
            <w:shd w:val="clear" w:color="auto" w:fill="auto"/>
          </w:tcPr>
          <w:p w14:paraId="02397BDC" w14:textId="66A1A7CB" w:rsidR="00406C9F" w:rsidRPr="00E4499D" w:rsidRDefault="00406C9F" w:rsidP="00406C9F">
            <w:pPr>
              <w:rPr>
                <w:rFonts w:cs="Arial"/>
              </w:rPr>
            </w:pPr>
          </w:p>
        </w:tc>
        <w:tc>
          <w:tcPr>
            <w:tcW w:w="1134" w:type="dxa"/>
            <w:shd w:val="clear" w:color="auto" w:fill="auto"/>
          </w:tcPr>
          <w:p w14:paraId="7251566C" w14:textId="59928FC0" w:rsidR="00406C9F" w:rsidRPr="00E4499D" w:rsidRDefault="00406C9F" w:rsidP="00406C9F">
            <w:pPr>
              <w:rPr>
                <w:rFonts w:cs="Arial"/>
              </w:rPr>
            </w:pPr>
          </w:p>
        </w:tc>
        <w:tc>
          <w:tcPr>
            <w:tcW w:w="2703" w:type="dxa"/>
            <w:shd w:val="clear" w:color="auto" w:fill="auto"/>
          </w:tcPr>
          <w:p w14:paraId="356D7396" w14:textId="09032AEE" w:rsidR="00406C9F" w:rsidRPr="00E4499D" w:rsidRDefault="00406C9F" w:rsidP="00406C9F">
            <w:pPr>
              <w:jc w:val="left"/>
              <w:rPr>
                <w:rFonts w:cs="Arial"/>
              </w:rPr>
            </w:pPr>
          </w:p>
        </w:tc>
        <w:tc>
          <w:tcPr>
            <w:tcW w:w="3036" w:type="dxa"/>
            <w:shd w:val="clear" w:color="auto" w:fill="auto"/>
          </w:tcPr>
          <w:p w14:paraId="42F7FFC2" w14:textId="715FF33C" w:rsidR="00406C9F" w:rsidRPr="00E4499D" w:rsidRDefault="00406C9F" w:rsidP="00406C9F">
            <w:pPr>
              <w:rPr>
                <w:rFonts w:cs="Arial"/>
              </w:rPr>
            </w:pPr>
          </w:p>
        </w:tc>
      </w:tr>
    </w:tbl>
    <w:p w14:paraId="41FF7839" w14:textId="77777777" w:rsidR="000E3D02" w:rsidRPr="00E4499D" w:rsidRDefault="000E3D02" w:rsidP="000E3D02">
      <w:pPr>
        <w:rPr>
          <w:rFonts w:cs="Arial"/>
          <w:lang w:eastAsia="el-GR"/>
        </w:rPr>
      </w:pPr>
    </w:p>
    <w:p w14:paraId="00B400BF" w14:textId="77777777" w:rsidR="000E3D02" w:rsidRPr="00E4499D" w:rsidRDefault="000E3D02" w:rsidP="000E3D02">
      <w:pPr>
        <w:rPr>
          <w:rFonts w:cs="Arial"/>
          <w:lang w:eastAsia="el-GR"/>
        </w:rPr>
      </w:pPr>
    </w:p>
    <w:p w14:paraId="148D514B" w14:textId="77777777" w:rsidR="000E3D02" w:rsidRPr="00E4499D" w:rsidRDefault="000E3D02" w:rsidP="000E3D02">
      <w:pPr>
        <w:rPr>
          <w:rFonts w:cs="Arial"/>
          <w:lang w:eastAsia="el-GR"/>
        </w:rPr>
      </w:pPr>
    </w:p>
    <w:p w14:paraId="0C745CAD" w14:textId="77777777" w:rsidR="000E3D02" w:rsidRPr="00E4499D" w:rsidRDefault="000E3D02" w:rsidP="000E3D02">
      <w:pPr>
        <w:rPr>
          <w:rFonts w:cs="Arial"/>
          <w:lang w:eastAsia="el-GR"/>
        </w:rPr>
      </w:pPr>
    </w:p>
    <w:p w14:paraId="67142130" w14:textId="77777777" w:rsidR="000E3D02" w:rsidRPr="00E4499D" w:rsidRDefault="000E3D02" w:rsidP="000E3D02">
      <w:pPr>
        <w:rPr>
          <w:rFonts w:eastAsiaTheme="majorEastAsia" w:cstheme="majorBidi"/>
          <w:b/>
          <w:sz w:val="32"/>
          <w:szCs w:val="32"/>
          <w:lang w:eastAsia="it-IT"/>
        </w:rPr>
      </w:pPr>
      <w:r w:rsidRPr="00E4499D">
        <w:rPr>
          <w:b/>
        </w:rPr>
        <w:br w:type="page"/>
      </w:r>
    </w:p>
    <w:p w14:paraId="0A4A29CF" w14:textId="77777777" w:rsidR="000E3D02" w:rsidRPr="00E4499D" w:rsidRDefault="000E3D02" w:rsidP="00CF6D9E">
      <w:pPr>
        <w:pStyle w:val="TOCHeading"/>
      </w:pPr>
      <w:r w:rsidRPr="00E4499D">
        <w:lastRenderedPageBreak/>
        <w:t>Definitions, Acronyms and Abbreviations</w:t>
      </w:r>
    </w:p>
    <w:p w14:paraId="5A32B3A1" w14:textId="77777777" w:rsidR="000E3D02" w:rsidRPr="00E4499D" w:rsidRDefault="000E3D02" w:rsidP="000E3D02">
      <w:pPr>
        <w:rPr>
          <w:rFonts w:cs="Arial"/>
        </w:rPr>
      </w:pPr>
    </w:p>
    <w:tbl>
      <w:tblPr>
        <w:tblW w:w="0" w:type="auto"/>
        <w:jc w:val="center"/>
        <w:tblBorders>
          <w:top w:val="single" w:sz="4" w:space="0" w:color="34495E"/>
          <w:left w:val="single" w:sz="4" w:space="0" w:color="34495E"/>
          <w:bottom w:val="single" w:sz="4" w:space="0" w:color="34495E"/>
          <w:right w:val="single" w:sz="4" w:space="0" w:color="34495E"/>
          <w:insideH w:val="single" w:sz="4" w:space="0" w:color="34495E"/>
          <w:insideV w:val="single" w:sz="4" w:space="0" w:color="34495E"/>
        </w:tblBorders>
        <w:tblLayout w:type="fixed"/>
        <w:tblLook w:val="04A0" w:firstRow="1" w:lastRow="0" w:firstColumn="1" w:lastColumn="0" w:noHBand="0" w:noVBand="1"/>
      </w:tblPr>
      <w:tblGrid>
        <w:gridCol w:w="1951"/>
        <w:gridCol w:w="6693"/>
      </w:tblGrid>
      <w:tr w:rsidR="000E3D02" w:rsidRPr="00E4499D" w14:paraId="7C484363" w14:textId="77777777" w:rsidTr="00D53911">
        <w:trPr>
          <w:trHeight w:val="432"/>
          <w:jc w:val="center"/>
        </w:trPr>
        <w:tc>
          <w:tcPr>
            <w:tcW w:w="1951" w:type="dxa"/>
            <w:shd w:val="clear" w:color="auto" w:fill="34495E"/>
            <w:vAlign w:val="center"/>
          </w:tcPr>
          <w:p w14:paraId="662201A0" w14:textId="77777777" w:rsidR="000E3D02" w:rsidRPr="00E4499D" w:rsidRDefault="000E3D02" w:rsidP="003E2E43">
            <w:pPr>
              <w:jc w:val="center"/>
              <w:rPr>
                <w:rFonts w:cs="Arial"/>
                <w:b/>
                <w:color w:val="FFFFFF" w:themeColor="background1"/>
              </w:rPr>
            </w:pPr>
            <w:r w:rsidRPr="00E4499D">
              <w:rPr>
                <w:rFonts w:cs="Arial"/>
                <w:b/>
                <w:color w:val="FFFFFF" w:themeColor="background1"/>
              </w:rPr>
              <w:t>ACRONYMS / ABBREVIATIONS</w:t>
            </w:r>
          </w:p>
        </w:tc>
        <w:tc>
          <w:tcPr>
            <w:tcW w:w="6693" w:type="dxa"/>
            <w:shd w:val="clear" w:color="auto" w:fill="34495E"/>
            <w:vAlign w:val="center"/>
          </w:tcPr>
          <w:p w14:paraId="41A544AC" w14:textId="77777777" w:rsidR="000E3D02" w:rsidRPr="00E4499D" w:rsidRDefault="000E3D02" w:rsidP="003E2E43">
            <w:pPr>
              <w:jc w:val="center"/>
              <w:rPr>
                <w:rFonts w:cs="Arial"/>
                <w:b/>
                <w:color w:val="FFFFFF" w:themeColor="background1"/>
              </w:rPr>
            </w:pPr>
            <w:r w:rsidRPr="00E4499D">
              <w:rPr>
                <w:rFonts w:cs="Arial"/>
                <w:b/>
                <w:color w:val="FFFFFF" w:themeColor="background1"/>
              </w:rPr>
              <w:t>DESCRIPTION</w:t>
            </w:r>
          </w:p>
        </w:tc>
      </w:tr>
      <w:tr w:rsidR="00656F3C" w:rsidRPr="00E4499D" w14:paraId="0C355CCD" w14:textId="77777777" w:rsidTr="002042EF">
        <w:trPr>
          <w:trHeight w:val="358"/>
          <w:jc w:val="center"/>
        </w:trPr>
        <w:tc>
          <w:tcPr>
            <w:tcW w:w="1951" w:type="dxa"/>
          </w:tcPr>
          <w:p w14:paraId="38039729" w14:textId="1B6F1EB2" w:rsidR="00656F3C" w:rsidRPr="00E4499D" w:rsidRDefault="00D36437" w:rsidP="003E2E43">
            <w:pPr>
              <w:rPr>
                <w:rFonts w:cs="Arial"/>
              </w:rPr>
            </w:pPr>
            <w:r w:rsidRPr="00E4499D">
              <w:rPr>
                <w:rFonts w:cs="Arial"/>
              </w:rPr>
              <w:t>DMP</w:t>
            </w:r>
          </w:p>
        </w:tc>
        <w:tc>
          <w:tcPr>
            <w:tcW w:w="6693" w:type="dxa"/>
          </w:tcPr>
          <w:p w14:paraId="7CCAD409" w14:textId="449D0D7F" w:rsidR="00656F3C" w:rsidRPr="00E4499D" w:rsidRDefault="00D36437" w:rsidP="003E2E43">
            <w:pPr>
              <w:rPr>
                <w:rFonts w:cs="Arial"/>
                <w:lang w:eastAsia="it-IT"/>
              </w:rPr>
            </w:pPr>
            <w:r w:rsidRPr="00E4499D">
              <w:rPr>
                <w:rFonts w:cs="Arial"/>
                <w:lang w:eastAsia="it-IT"/>
              </w:rPr>
              <w:t>Data Management Plan</w:t>
            </w:r>
          </w:p>
        </w:tc>
      </w:tr>
      <w:tr w:rsidR="00F01A9D" w:rsidRPr="00E4499D" w14:paraId="1C1C8D05" w14:textId="77777777" w:rsidTr="00F01A9D">
        <w:trPr>
          <w:trHeight w:val="358"/>
          <w:jc w:val="center"/>
        </w:trPr>
        <w:tc>
          <w:tcPr>
            <w:tcW w:w="1951" w:type="dxa"/>
          </w:tcPr>
          <w:p w14:paraId="3FCFF88A" w14:textId="1E2CF132" w:rsidR="00F01A9D" w:rsidRPr="00E4499D" w:rsidRDefault="00F01A9D" w:rsidP="00F01A9D">
            <w:pPr>
              <w:rPr>
                <w:rFonts w:cs="Arial"/>
              </w:rPr>
            </w:pPr>
            <w:r w:rsidRPr="00E4499D">
              <w:rPr>
                <w:rFonts w:cs="Arial"/>
              </w:rPr>
              <w:t>FAIR</w:t>
            </w:r>
          </w:p>
        </w:tc>
        <w:tc>
          <w:tcPr>
            <w:tcW w:w="6693" w:type="dxa"/>
          </w:tcPr>
          <w:p w14:paraId="287E9B67" w14:textId="5C6965CD" w:rsidR="00F01A9D" w:rsidRPr="00E4499D" w:rsidRDefault="004757FD" w:rsidP="00F01A9D">
            <w:pPr>
              <w:rPr>
                <w:rFonts w:cs="Arial"/>
                <w:lang w:eastAsia="it-IT"/>
              </w:rPr>
            </w:pPr>
            <w:r w:rsidRPr="00E4499D">
              <w:rPr>
                <w:rFonts w:cs="Arial"/>
                <w:lang w:eastAsia="it-IT"/>
              </w:rPr>
              <w:t>Findable, Accessible, Interoperable and Reusable</w:t>
            </w:r>
          </w:p>
        </w:tc>
      </w:tr>
      <w:tr w:rsidR="00F01A9D" w:rsidRPr="00E4499D" w14:paraId="615EC679" w14:textId="77777777" w:rsidTr="00F01A9D">
        <w:trPr>
          <w:trHeight w:val="358"/>
          <w:jc w:val="center"/>
        </w:trPr>
        <w:tc>
          <w:tcPr>
            <w:tcW w:w="1951" w:type="dxa"/>
          </w:tcPr>
          <w:p w14:paraId="0E5AC10D" w14:textId="1A4E588E" w:rsidR="00F01A9D" w:rsidRPr="00E4499D" w:rsidRDefault="00FA11A1" w:rsidP="00F01A9D">
            <w:pPr>
              <w:rPr>
                <w:rFonts w:cs="Arial"/>
              </w:rPr>
            </w:pPr>
            <w:r w:rsidRPr="00E4499D">
              <w:rPr>
                <w:rFonts w:cs="Arial"/>
              </w:rPr>
              <w:t>LEA</w:t>
            </w:r>
          </w:p>
        </w:tc>
        <w:tc>
          <w:tcPr>
            <w:tcW w:w="6693" w:type="dxa"/>
          </w:tcPr>
          <w:p w14:paraId="4AACC718" w14:textId="5102EEFF" w:rsidR="00F01A9D" w:rsidRPr="00E4499D" w:rsidRDefault="00FA11A1" w:rsidP="00F01A9D">
            <w:pPr>
              <w:rPr>
                <w:rFonts w:cs="Arial"/>
                <w:lang w:eastAsia="it-IT"/>
              </w:rPr>
            </w:pPr>
            <w:r w:rsidRPr="00E4499D">
              <w:rPr>
                <w:rFonts w:cs="Arial"/>
                <w:lang w:eastAsia="it-IT"/>
              </w:rPr>
              <w:t>Law Enforcement Agency</w:t>
            </w:r>
          </w:p>
        </w:tc>
      </w:tr>
      <w:tr w:rsidR="00656F3C" w:rsidRPr="00E4499D" w14:paraId="620C5826" w14:textId="77777777" w:rsidTr="002042EF">
        <w:trPr>
          <w:trHeight w:val="358"/>
          <w:jc w:val="center"/>
        </w:trPr>
        <w:tc>
          <w:tcPr>
            <w:tcW w:w="1951" w:type="dxa"/>
          </w:tcPr>
          <w:p w14:paraId="41A5A547" w14:textId="7A870A65" w:rsidR="00656F3C" w:rsidRPr="00E4499D" w:rsidRDefault="002A7F38" w:rsidP="003E2E43">
            <w:pPr>
              <w:rPr>
                <w:rFonts w:cs="Arial"/>
              </w:rPr>
            </w:pPr>
            <w:r w:rsidRPr="00E4499D">
              <w:rPr>
                <w:rFonts w:cs="Arial"/>
              </w:rPr>
              <w:t>ORD</w:t>
            </w:r>
          </w:p>
        </w:tc>
        <w:tc>
          <w:tcPr>
            <w:tcW w:w="6693" w:type="dxa"/>
          </w:tcPr>
          <w:p w14:paraId="0AC27B99" w14:textId="5727BC64" w:rsidR="00656F3C" w:rsidRPr="00E4499D" w:rsidRDefault="002A7F38" w:rsidP="003E2E43">
            <w:pPr>
              <w:rPr>
                <w:rFonts w:cs="Arial"/>
                <w:lang w:eastAsia="it-IT"/>
              </w:rPr>
            </w:pPr>
            <w:r w:rsidRPr="00E4499D">
              <w:rPr>
                <w:rFonts w:cs="Arial"/>
                <w:lang w:eastAsia="it-IT"/>
              </w:rPr>
              <w:t>Open Research Data</w:t>
            </w:r>
          </w:p>
        </w:tc>
      </w:tr>
      <w:tr w:rsidR="00656F3C" w:rsidRPr="00E4499D" w14:paraId="390ABD5F" w14:textId="77777777" w:rsidTr="002042EF">
        <w:trPr>
          <w:trHeight w:val="358"/>
          <w:jc w:val="center"/>
        </w:trPr>
        <w:tc>
          <w:tcPr>
            <w:tcW w:w="1951" w:type="dxa"/>
          </w:tcPr>
          <w:p w14:paraId="71E350DC" w14:textId="606E59A9" w:rsidR="00656F3C" w:rsidRPr="00E4499D" w:rsidRDefault="00D46FCE" w:rsidP="003E2E43">
            <w:pPr>
              <w:rPr>
                <w:rFonts w:cs="Arial"/>
              </w:rPr>
            </w:pPr>
            <w:r w:rsidRPr="00E4499D">
              <w:rPr>
                <w:rFonts w:cs="Arial"/>
              </w:rPr>
              <w:t>OSINT</w:t>
            </w:r>
          </w:p>
        </w:tc>
        <w:tc>
          <w:tcPr>
            <w:tcW w:w="6693" w:type="dxa"/>
          </w:tcPr>
          <w:p w14:paraId="38A1FA43" w14:textId="6EBE545C" w:rsidR="00656F3C" w:rsidRPr="00E4499D" w:rsidRDefault="00D46FCE" w:rsidP="003E2E43">
            <w:pPr>
              <w:rPr>
                <w:rFonts w:cs="Arial"/>
                <w:lang w:eastAsia="it-IT"/>
              </w:rPr>
            </w:pPr>
            <w:r w:rsidRPr="00E4499D">
              <w:rPr>
                <w:rFonts w:cs="Arial"/>
                <w:lang w:eastAsia="it-IT"/>
              </w:rPr>
              <w:t xml:space="preserve">Open-Source </w:t>
            </w:r>
            <w:proofErr w:type="spellStart"/>
            <w:r w:rsidRPr="00E4499D">
              <w:rPr>
                <w:rFonts w:cs="Arial"/>
                <w:lang w:eastAsia="it-IT"/>
              </w:rPr>
              <w:t>INTelligence</w:t>
            </w:r>
            <w:proofErr w:type="spellEnd"/>
          </w:p>
        </w:tc>
      </w:tr>
    </w:tbl>
    <w:p w14:paraId="7B435BC8" w14:textId="77777777" w:rsidR="000E3D02" w:rsidRPr="00E4499D" w:rsidRDefault="000E3D02" w:rsidP="000E3D02">
      <w:pPr>
        <w:rPr>
          <w:rFonts w:cs="Arial"/>
        </w:rPr>
      </w:pPr>
    </w:p>
    <w:p w14:paraId="6225127F" w14:textId="77777777" w:rsidR="000E3D02" w:rsidRPr="00E4499D" w:rsidRDefault="000E3D02" w:rsidP="000E3D02">
      <w:pPr>
        <w:rPr>
          <w:rFonts w:cs="Arial"/>
        </w:rPr>
      </w:pPr>
    </w:p>
    <w:p w14:paraId="4343824E" w14:textId="77777777" w:rsidR="000E3D02" w:rsidRPr="00E4499D" w:rsidRDefault="000E3D02" w:rsidP="000E3D02">
      <w:pPr>
        <w:rPr>
          <w:rFonts w:cs="Arial"/>
        </w:rPr>
      </w:pPr>
    </w:p>
    <w:p w14:paraId="0FEAC0F5" w14:textId="77777777" w:rsidR="000E3D02" w:rsidRPr="00E4499D" w:rsidRDefault="000E3D02" w:rsidP="000E3D02">
      <w:pPr>
        <w:rPr>
          <w:rFonts w:cs="Arial"/>
        </w:rPr>
      </w:pPr>
    </w:p>
    <w:p w14:paraId="3BF92995" w14:textId="77777777" w:rsidR="000E3D02" w:rsidRPr="00E4499D" w:rsidRDefault="000E3D02" w:rsidP="000E3D02">
      <w:pPr>
        <w:rPr>
          <w:rFonts w:cs="Arial"/>
        </w:rPr>
      </w:pPr>
    </w:p>
    <w:p w14:paraId="60BD03E8" w14:textId="77777777" w:rsidR="000E3D02" w:rsidRPr="00E4499D" w:rsidRDefault="000E3D02" w:rsidP="000E3D02">
      <w:pPr>
        <w:rPr>
          <w:rFonts w:cs="Arial"/>
        </w:rPr>
      </w:pPr>
    </w:p>
    <w:p w14:paraId="4E4BBFC2" w14:textId="77777777" w:rsidR="000E3D02" w:rsidRPr="00E4499D" w:rsidRDefault="000E3D02" w:rsidP="000E3D02">
      <w:pPr>
        <w:tabs>
          <w:tab w:val="left" w:pos="3655"/>
        </w:tabs>
        <w:rPr>
          <w:rFonts w:cs="Arial"/>
        </w:rPr>
      </w:pPr>
    </w:p>
    <w:p w14:paraId="4B086592" w14:textId="77777777" w:rsidR="000E3D02" w:rsidRPr="00E4499D" w:rsidRDefault="000E3D02" w:rsidP="000E3D02">
      <w:pPr>
        <w:rPr>
          <w:rFonts w:cs="Arial"/>
        </w:rPr>
      </w:pPr>
    </w:p>
    <w:p w14:paraId="1C2D61B1" w14:textId="77777777" w:rsidR="000E3D02" w:rsidRPr="00E4499D" w:rsidRDefault="000E3D02" w:rsidP="000E3D02">
      <w:pPr>
        <w:rPr>
          <w:rFonts w:cs="Arial"/>
        </w:rPr>
      </w:pPr>
    </w:p>
    <w:p w14:paraId="14097A00" w14:textId="77777777" w:rsidR="000E3D02" w:rsidRPr="00E4499D" w:rsidRDefault="000E3D02" w:rsidP="000E3D02">
      <w:pPr>
        <w:rPr>
          <w:rFonts w:cs="Arial"/>
        </w:rPr>
      </w:pPr>
    </w:p>
    <w:p w14:paraId="4A9A1C67" w14:textId="77777777" w:rsidR="000E3D02" w:rsidRPr="00E4499D" w:rsidRDefault="000E3D02" w:rsidP="000E3D02">
      <w:pPr>
        <w:rPr>
          <w:rFonts w:cs="Arial"/>
        </w:rPr>
      </w:pPr>
    </w:p>
    <w:p w14:paraId="1540836C" w14:textId="77777777" w:rsidR="000E3D02" w:rsidRPr="00E4499D" w:rsidRDefault="000E3D02" w:rsidP="000E3D02">
      <w:pPr>
        <w:rPr>
          <w:rFonts w:cs="Arial"/>
        </w:rPr>
      </w:pPr>
    </w:p>
    <w:p w14:paraId="66FE7E34" w14:textId="77777777" w:rsidR="000E3D02" w:rsidRPr="00E4499D" w:rsidRDefault="000E3D02" w:rsidP="000E3D02">
      <w:pPr>
        <w:rPr>
          <w:rFonts w:cs="Arial"/>
        </w:rPr>
      </w:pPr>
    </w:p>
    <w:p w14:paraId="4C3C8507" w14:textId="77777777" w:rsidR="000E3D02" w:rsidRPr="00E4499D" w:rsidRDefault="000E3D02" w:rsidP="000E3D02">
      <w:pPr>
        <w:rPr>
          <w:rFonts w:eastAsiaTheme="majorEastAsia" w:cstheme="majorBidi"/>
          <w:b/>
          <w:sz w:val="32"/>
          <w:szCs w:val="32"/>
          <w:lang w:eastAsia="it-IT"/>
        </w:rPr>
      </w:pPr>
      <w:r w:rsidRPr="00E4499D">
        <w:rPr>
          <w:b/>
        </w:rPr>
        <w:br w:type="page"/>
      </w:r>
    </w:p>
    <w:sdt>
      <w:sdtPr>
        <w:rPr>
          <w:rFonts w:eastAsiaTheme="minorEastAsia" w:cstheme="minorBidi"/>
          <w:b w:val="0"/>
          <w:color w:val="auto"/>
          <w:spacing w:val="0"/>
          <w:kern w:val="0"/>
          <w:sz w:val="22"/>
          <w:szCs w:val="22"/>
          <w:lang w:eastAsia="en-GB"/>
        </w:rPr>
        <w:id w:val="-1099253769"/>
        <w:docPartObj>
          <w:docPartGallery w:val="Table of Contents"/>
          <w:docPartUnique/>
        </w:docPartObj>
      </w:sdtPr>
      <w:sdtEndPr>
        <w:rPr>
          <w:bCs/>
          <w:noProof/>
        </w:rPr>
      </w:sdtEndPr>
      <w:sdtContent>
        <w:p w14:paraId="48C84C36" w14:textId="77777777" w:rsidR="000E3D02" w:rsidRPr="00E4499D" w:rsidRDefault="000E3D02" w:rsidP="000E3D02">
          <w:pPr>
            <w:pStyle w:val="TOCHeading"/>
          </w:pPr>
          <w:r w:rsidRPr="00E4499D">
            <w:t>Table of Contents</w:t>
          </w:r>
        </w:p>
        <w:p w14:paraId="0B0EA66F" w14:textId="0101F79C" w:rsidR="00F2551D" w:rsidRPr="00E4499D" w:rsidRDefault="000E3D02">
          <w:pPr>
            <w:pStyle w:val="TOC1"/>
            <w:tabs>
              <w:tab w:val="right" w:leader="dot" w:pos="9628"/>
            </w:tabs>
            <w:rPr>
              <w:rFonts w:asciiTheme="minorHAnsi" w:hAnsiTheme="minorHAnsi"/>
              <w:noProof/>
              <w:lang w:eastAsia="en-US"/>
            </w:rPr>
          </w:pPr>
          <w:r w:rsidRPr="00E4499D">
            <w:fldChar w:fldCharType="begin"/>
          </w:r>
          <w:r w:rsidRPr="00E4499D">
            <w:instrText xml:space="preserve"> TOC \o "1-3" \u </w:instrText>
          </w:r>
          <w:r w:rsidRPr="00E4499D">
            <w:fldChar w:fldCharType="separate"/>
          </w:r>
          <w:r w:rsidR="00F2551D" w:rsidRPr="00E4499D">
            <w:rPr>
              <w:noProof/>
            </w:rPr>
            <w:t>Executive Summary</w:t>
          </w:r>
          <w:r w:rsidR="00F2551D" w:rsidRPr="00E4499D">
            <w:rPr>
              <w:noProof/>
            </w:rPr>
            <w:tab/>
          </w:r>
          <w:r w:rsidR="00F2551D" w:rsidRPr="00E4499D">
            <w:rPr>
              <w:noProof/>
            </w:rPr>
            <w:fldChar w:fldCharType="begin"/>
          </w:r>
          <w:r w:rsidR="00F2551D" w:rsidRPr="00E4499D">
            <w:rPr>
              <w:noProof/>
            </w:rPr>
            <w:instrText xml:space="preserve"> PAGEREF _Toc532247249 \h </w:instrText>
          </w:r>
          <w:r w:rsidR="00F2551D" w:rsidRPr="00E4499D">
            <w:rPr>
              <w:noProof/>
            </w:rPr>
          </w:r>
          <w:r w:rsidR="00F2551D" w:rsidRPr="00E4499D">
            <w:rPr>
              <w:noProof/>
            </w:rPr>
            <w:fldChar w:fldCharType="separate"/>
          </w:r>
          <w:r w:rsidR="00F2551D" w:rsidRPr="00E4499D">
            <w:rPr>
              <w:noProof/>
            </w:rPr>
            <w:t>9</w:t>
          </w:r>
          <w:r w:rsidR="00F2551D" w:rsidRPr="00E4499D">
            <w:rPr>
              <w:noProof/>
            </w:rPr>
            <w:fldChar w:fldCharType="end"/>
          </w:r>
        </w:p>
        <w:p w14:paraId="4C13A30D" w14:textId="4729E3A0" w:rsidR="00F2551D" w:rsidRPr="00E4499D" w:rsidRDefault="00F2551D">
          <w:pPr>
            <w:pStyle w:val="TOC1"/>
            <w:tabs>
              <w:tab w:val="left" w:pos="442"/>
              <w:tab w:val="right" w:leader="dot" w:pos="9628"/>
            </w:tabs>
            <w:rPr>
              <w:rFonts w:asciiTheme="minorHAnsi" w:hAnsiTheme="minorHAnsi"/>
              <w:noProof/>
              <w:lang w:eastAsia="en-US"/>
            </w:rPr>
          </w:pPr>
          <w:r w:rsidRPr="00E4499D">
            <w:rPr>
              <w:rFonts w:ascii="Calibri" w:hAnsi="Calibri"/>
              <w:noProof/>
            </w:rPr>
            <w:t>1</w:t>
          </w:r>
          <w:r w:rsidRPr="00E4499D">
            <w:rPr>
              <w:rFonts w:asciiTheme="minorHAnsi" w:hAnsiTheme="minorHAnsi"/>
              <w:noProof/>
              <w:lang w:eastAsia="en-US"/>
            </w:rPr>
            <w:tab/>
          </w:r>
          <w:r w:rsidRPr="00E4499D">
            <w:rPr>
              <w:noProof/>
            </w:rPr>
            <w:t>Introduction</w:t>
          </w:r>
          <w:r w:rsidRPr="00E4499D">
            <w:rPr>
              <w:noProof/>
            </w:rPr>
            <w:tab/>
          </w:r>
          <w:r w:rsidRPr="00E4499D">
            <w:rPr>
              <w:noProof/>
            </w:rPr>
            <w:fldChar w:fldCharType="begin"/>
          </w:r>
          <w:r w:rsidRPr="00E4499D">
            <w:rPr>
              <w:noProof/>
            </w:rPr>
            <w:instrText xml:space="preserve"> PAGEREF _Toc532247250 \h </w:instrText>
          </w:r>
          <w:r w:rsidRPr="00E4499D">
            <w:rPr>
              <w:noProof/>
            </w:rPr>
          </w:r>
          <w:r w:rsidRPr="00E4499D">
            <w:rPr>
              <w:noProof/>
            </w:rPr>
            <w:fldChar w:fldCharType="separate"/>
          </w:r>
          <w:r w:rsidRPr="00E4499D">
            <w:rPr>
              <w:noProof/>
            </w:rPr>
            <w:t>10</w:t>
          </w:r>
          <w:r w:rsidRPr="00E4499D">
            <w:rPr>
              <w:noProof/>
            </w:rPr>
            <w:fldChar w:fldCharType="end"/>
          </w:r>
        </w:p>
        <w:p w14:paraId="28630271" w14:textId="224E26BB"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1.1</w:t>
          </w:r>
          <w:r w:rsidRPr="00E4499D">
            <w:rPr>
              <w:rFonts w:asciiTheme="minorHAnsi" w:hAnsiTheme="minorHAnsi"/>
              <w:noProof/>
              <w:lang w:eastAsia="en-US"/>
            </w:rPr>
            <w:tab/>
          </w:r>
          <w:r w:rsidRPr="00E4499D">
            <w:rPr>
              <w:noProof/>
            </w:rPr>
            <w:t>Overview</w:t>
          </w:r>
          <w:r w:rsidRPr="00E4499D">
            <w:rPr>
              <w:noProof/>
            </w:rPr>
            <w:tab/>
          </w:r>
          <w:r w:rsidRPr="00E4499D">
            <w:rPr>
              <w:noProof/>
            </w:rPr>
            <w:fldChar w:fldCharType="begin"/>
          </w:r>
          <w:r w:rsidRPr="00E4499D">
            <w:rPr>
              <w:noProof/>
            </w:rPr>
            <w:instrText xml:space="preserve"> PAGEREF _Toc532247251 \h </w:instrText>
          </w:r>
          <w:r w:rsidRPr="00E4499D">
            <w:rPr>
              <w:noProof/>
            </w:rPr>
          </w:r>
          <w:r w:rsidRPr="00E4499D">
            <w:rPr>
              <w:noProof/>
            </w:rPr>
            <w:fldChar w:fldCharType="separate"/>
          </w:r>
          <w:r w:rsidRPr="00E4499D">
            <w:rPr>
              <w:noProof/>
            </w:rPr>
            <w:t>10</w:t>
          </w:r>
          <w:r w:rsidRPr="00E4499D">
            <w:rPr>
              <w:noProof/>
            </w:rPr>
            <w:fldChar w:fldCharType="end"/>
          </w:r>
        </w:p>
        <w:p w14:paraId="79615EEC" w14:textId="038CFCE3"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1.2</w:t>
          </w:r>
          <w:r w:rsidRPr="00E4499D">
            <w:rPr>
              <w:rFonts w:asciiTheme="minorHAnsi" w:hAnsiTheme="minorHAnsi"/>
              <w:noProof/>
              <w:lang w:eastAsia="en-US"/>
            </w:rPr>
            <w:tab/>
          </w:r>
          <w:r w:rsidRPr="00E4499D">
            <w:rPr>
              <w:noProof/>
            </w:rPr>
            <w:t>Context Framework</w:t>
          </w:r>
          <w:r w:rsidRPr="00E4499D">
            <w:rPr>
              <w:noProof/>
            </w:rPr>
            <w:tab/>
          </w:r>
          <w:r w:rsidRPr="00E4499D">
            <w:rPr>
              <w:noProof/>
            </w:rPr>
            <w:fldChar w:fldCharType="begin"/>
          </w:r>
          <w:r w:rsidRPr="00E4499D">
            <w:rPr>
              <w:noProof/>
            </w:rPr>
            <w:instrText xml:space="preserve"> PAGEREF _Toc532247252 \h </w:instrText>
          </w:r>
          <w:r w:rsidRPr="00E4499D">
            <w:rPr>
              <w:noProof/>
            </w:rPr>
          </w:r>
          <w:r w:rsidRPr="00E4499D">
            <w:rPr>
              <w:noProof/>
            </w:rPr>
            <w:fldChar w:fldCharType="separate"/>
          </w:r>
          <w:r w:rsidRPr="00E4499D">
            <w:rPr>
              <w:noProof/>
            </w:rPr>
            <w:t>10</w:t>
          </w:r>
          <w:r w:rsidRPr="00E4499D">
            <w:rPr>
              <w:noProof/>
            </w:rPr>
            <w:fldChar w:fldCharType="end"/>
          </w:r>
        </w:p>
        <w:p w14:paraId="27837494" w14:textId="058BFB0C"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1.3</w:t>
          </w:r>
          <w:r w:rsidRPr="00E4499D">
            <w:rPr>
              <w:rFonts w:asciiTheme="minorHAnsi" w:hAnsiTheme="minorHAnsi"/>
              <w:noProof/>
              <w:lang w:eastAsia="en-US"/>
            </w:rPr>
            <w:tab/>
          </w:r>
          <w:r w:rsidRPr="00E4499D">
            <w:rPr>
              <w:noProof/>
            </w:rPr>
            <w:t>Relation to other documents (+reading guide)</w:t>
          </w:r>
          <w:r w:rsidRPr="00E4499D">
            <w:rPr>
              <w:noProof/>
            </w:rPr>
            <w:tab/>
          </w:r>
          <w:r w:rsidRPr="00E4499D">
            <w:rPr>
              <w:noProof/>
            </w:rPr>
            <w:fldChar w:fldCharType="begin"/>
          </w:r>
          <w:r w:rsidRPr="00E4499D">
            <w:rPr>
              <w:noProof/>
            </w:rPr>
            <w:instrText xml:space="preserve"> PAGEREF _Toc532247253 \h </w:instrText>
          </w:r>
          <w:r w:rsidRPr="00E4499D">
            <w:rPr>
              <w:noProof/>
            </w:rPr>
          </w:r>
          <w:r w:rsidRPr="00E4499D">
            <w:rPr>
              <w:noProof/>
            </w:rPr>
            <w:fldChar w:fldCharType="separate"/>
          </w:r>
          <w:r w:rsidRPr="00E4499D">
            <w:rPr>
              <w:noProof/>
            </w:rPr>
            <w:t>12</w:t>
          </w:r>
          <w:r w:rsidRPr="00E4499D">
            <w:rPr>
              <w:noProof/>
            </w:rPr>
            <w:fldChar w:fldCharType="end"/>
          </w:r>
        </w:p>
        <w:p w14:paraId="791C1A85" w14:textId="3646F184"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1.4</w:t>
          </w:r>
          <w:r w:rsidRPr="00E4499D">
            <w:rPr>
              <w:rFonts w:asciiTheme="minorHAnsi" w:hAnsiTheme="minorHAnsi"/>
              <w:noProof/>
              <w:lang w:eastAsia="en-US"/>
            </w:rPr>
            <w:tab/>
          </w:r>
          <w:r w:rsidRPr="00E4499D">
            <w:rPr>
              <w:noProof/>
            </w:rPr>
            <w:t>Structure of the deliverable</w:t>
          </w:r>
          <w:r w:rsidRPr="00E4499D">
            <w:rPr>
              <w:noProof/>
            </w:rPr>
            <w:tab/>
          </w:r>
          <w:r w:rsidRPr="00E4499D">
            <w:rPr>
              <w:noProof/>
            </w:rPr>
            <w:fldChar w:fldCharType="begin"/>
          </w:r>
          <w:r w:rsidRPr="00E4499D">
            <w:rPr>
              <w:noProof/>
            </w:rPr>
            <w:instrText xml:space="preserve"> PAGEREF _Toc532247254 \h </w:instrText>
          </w:r>
          <w:r w:rsidRPr="00E4499D">
            <w:rPr>
              <w:noProof/>
            </w:rPr>
          </w:r>
          <w:r w:rsidRPr="00E4499D">
            <w:rPr>
              <w:noProof/>
            </w:rPr>
            <w:fldChar w:fldCharType="separate"/>
          </w:r>
          <w:r w:rsidRPr="00E4499D">
            <w:rPr>
              <w:noProof/>
            </w:rPr>
            <w:t>12</w:t>
          </w:r>
          <w:r w:rsidRPr="00E4499D">
            <w:rPr>
              <w:noProof/>
            </w:rPr>
            <w:fldChar w:fldCharType="end"/>
          </w:r>
        </w:p>
        <w:p w14:paraId="46324877" w14:textId="7A013F57" w:rsidR="00F2551D" w:rsidRPr="00E4499D" w:rsidRDefault="00F2551D">
          <w:pPr>
            <w:pStyle w:val="TOC1"/>
            <w:tabs>
              <w:tab w:val="left" w:pos="442"/>
              <w:tab w:val="right" w:leader="dot" w:pos="9628"/>
            </w:tabs>
            <w:rPr>
              <w:rFonts w:asciiTheme="minorHAnsi" w:hAnsiTheme="minorHAnsi"/>
              <w:noProof/>
              <w:lang w:eastAsia="en-US"/>
            </w:rPr>
          </w:pPr>
          <w:r w:rsidRPr="00E4499D">
            <w:rPr>
              <w:rFonts w:ascii="Calibri" w:hAnsi="Calibri"/>
              <w:noProof/>
            </w:rPr>
            <w:t>2</w:t>
          </w:r>
          <w:r w:rsidRPr="00E4499D">
            <w:rPr>
              <w:rFonts w:asciiTheme="minorHAnsi" w:hAnsiTheme="minorHAnsi"/>
              <w:noProof/>
              <w:lang w:eastAsia="en-US"/>
            </w:rPr>
            <w:tab/>
          </w:r>
          <w:r w:rsidRPr="00E4499D">
            <w:rPr>
              <w:noProof/>
            </w:rPr>
            <w:t>Methodology</w:t>
          </w:r>
          <w:r w:rsidRPr="00E4499D">
            <w:rPr>
              <w:noProof/>
            </w:rPr>
            <w:tab/>
          </w:r>
          <w:r w:rsidRPr="00E4499D">
            <w:rPr>
              <w:noProof/>
            </w:rPr>
            <w:fldChar w:fldCharType="begin"/>
          </w:r>
          <w:r w:rsidRPr="00E4499D">
            <w:rPr>
              <w:noProof/>
            </w:rPr>
            <w:instrText xml:space="preserve"> PAGEREF _Toc532247255 \h </w:instrText>
          </w:r>
          <w:r w:rsidRPr="00E4499D">
            <w:rPr>
              <w:noProof/>
            </w:rPr>
          </w:r>
          <w:r w:rsidRPr="00E4499D">
            <w:rPr>
              <w:noProof/>
            </w:rPr>
            <w:fldChar w:fldCharType="separate"/>
          </w:r>
          <w:r w:rsidRPr="00E4499D">
            <w:rPr>
              <w:noProof/>
            </w:rPr>
            <w:t>13</w:t>
          </w:r>
          <w:r w:rsidRPr="00E4499D">
            <w:rPr>
              <w:noProof/>
            </w:rPr>
            <w:fldChar w:fldCharType="end"/>
          </w:r>
        </w:p>
        <w:p w14:paraId="1212E9A8" w14:textId="6DA7B79C"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2.1</w:t>
          </w:r>
          <w:r w:rsidRPr="00E4499D">
            <w:rPr>
              <w:rFonts w:asciiTheme="minorHAnsi" w:hAnsiTheme="minorHAnsi"/>
              <w:noProof/>
              <w:lang w:eastAsia="en-US"/>
            </w:rPr>
            <w:tab/>
          </w:r>
          <w:r w:rsidRPr="00E4499D">
            <w:rPr>
              <w:noProof/>
            </w:rPr>
            <w:t>Requirements engineering</w:t>
          </w:r>
          <w:r w:rsidRPr="00E4499D">
            <w:rPr>
              <w:noProof/>
            </w:rPr>
            <w:tab/>
          </w:r>
          <w:r w:rsidRPr="00E4499D">
            <w:rPr>
              <w:noProof/>
            </w:rPr>
            <w:fldChar w:fldCharType="begin"/>
          </w:r>
          <w:r w:rsidRPr="00E4499D">
            <w:rPr>
              <w:noProof/>
            </w:rPr>
            <w:instrText xml:space="preserve"> PAGEREF _Toc532247256 \h </w:instrText>
          </w:r>
          <w:r w:rsidRPr="00E4499D">
            <w:rPr>
              <w:noProof/>
            </w:rPr>
          </w:r>
          <w:r w:rsidRPr="00E4499D">
            <w:rPr>
              <w:noProof/>
            </w:rPr>
            <w:fldChar w:fldCharType="separate"/>
          </w:r>
          <w:r w:rsidRPr="00E4499D">
            <w:rPr>
              <w:noProof/>
            </w:rPr>
            <w:t>13</w:t>
          </w:r>
          <w:r w:rsidRPr="00E4499D">
            <w:rPr>
              <w:noProof/>
            </w:rPr>
            <w:fldChar w:fldCharType="end"/>
          </w:r>
        </w:p>
        <w:p w14:paraId="7A9A7F23" w14:textId="7B94094B"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2.2</w:t>
          </w:r>
          <w:r w:rsidRPr="00E4499D">
            <w:rPr>
              <w:rFonts w:asciiTheme="minorHAnsi" w:hAnsiTheme="minorHAnsi"/>
              <w:noProof/>
              <w:lang w:eastAsia="en-US"/>
            </w:rPr>
            <w:tab/>
          </w:r>
          <w:r w:rsidRPr="00E4499D">
            <w:rPr>
              <w:noProof/>
            </w:rPr>
            <w:t>Negotiating requirements</w:t>
          </w:r>
          <w:r w:rsidRPr="00E4499D">
            <w:rPr>
              <w:noProof/>
            </w:rPr>
            <w:tab/>
          </w:r>
          <w:r w:rsidRPr="00E4499D">
            <w:rPr>
              <w:noProof/>
            </w:rPr>
            <w:fldChar w:fldCharType="begin"/>
          </w:r>
          <w:r w:rsidRPr="00E4499D">
            <w:rPr>
              <w:noProof/>
            </w:rPr>
            <w:instrText xml:space="preserve"> PAGEREF _Toc532247257 \h </w:instrText>
          </w:r>
          <w:r w:rsidRPr="00E4499D">
            <w:rPr>
              <w:noProof/>
            </w:rPr>
          </w:r>
          <w:r w:rsidRPr="00E4499D">
            <w:rPr>
              <w:noProof/>
            </w:rPr>
            <w:fldChar w:fldCharType="separate"/>
          </w:r>
          <w:r w:rsidRPr="00E4499D">
            <w:rPr>
              <w:noProof/>
            </w:rPr>
            <w:t>14</w:t>
          </w:r>
          <w:r w:rsidRPr="00E4499D">
            <w:rPr>
              <w:noProof/>
            </w:rPr>
            <w:fldChar w:fldCharType="end"/>
          </w:r>
        </w:p>
        <w:p w14:paraId="140C48E5" w14:textId="661A3B82"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2.3</w:t>
          </w:r>
          <w:r w:rsidRPr="00E4499D">
            <w:rPr>
              <w:rFonts w:asciiTheme="minorHAnsi" w:hAnsiTheme="minorHAnsi"/>
              <w:noProof/>
              <w:lang w:eastAsia="en-US"/>
            </w:rPr>
            <w:tab/>
          </w:r>
          <w:r w:rsidRPr="00E4499D">
            <w:rPr>
              <w:noProof/>
            </w:rPr>
            <w:t>Use Case driven requirements specification</w:t>
          </w:r>
          <w:r w:rsidRPr="00E4499D">
            <w:rPr>
              <w:noProof/>
            </w:rPr>
            <w:tab/>
          </w:r>
          <w:r w:rsidRPr="00E4499D">
            <w:rPr>
              <w:noProof/>
            </w:rPr>
            <w:fldChar w:fldCharType="begin"/>
          </w:r>
          <w:r w:rsidRPr="00E4499D">
            <w:rPr>
              <w:noProof/>
            </w:rPr>
            <w:instrText xml:space="preserve"> PAGEREF _Toc532247258 \h </w:instrText>
          </w:r>
          <w:r w:rsidRPr="00E4499D">
            <w:rPr>
              <w:noProof/>
            </w:rPr>
          </w:r>
          <w:r w:rsidRPr="00E4499D">
            <w:rPr>
              <w:noProof/>
            </w:rPr>
            <w:fldChar w:fldCharType="separate"/>
          </w:r>
          <w:r w:rsidRPr="00E4499D">
            <w:rPr>
              <w:noProof/>
            </w:rPr>
            <w:t>15</w:t>
          </w:r>
          <w:r w:rsidRPr="00E4499D">
            <w:rPr>
              <w:noProof/>
            </w:rPr>
            <w:fldChar w:fldCharType="end"/>
          </w:r>
        </w:p>
        <w:p w14:paraId="36553150" w14:textId="414D6710"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2.4</w:t>
          </w:r>
          <w:r w:rsidRPr="00E4499D">
            <w:rPr>
              <w:rFonts w:asciiTheme="minorHAnsi" w:hAnsiTheme="minorHAnsi"/>
              <w:noProof/>
              <w:lang w:eastAsia="en-US"/>
            </w:rPr>
            <w:tab/>
          </w:r>
          <w:r w:rsidRPr="00E4499D">
            <w:rPr>
              <w:noProof/>
            </w:rPr>
            <w:t>User requirements mapping</w:t>
          </w:r>
          <w:r w:rsidRPr="00E4499D">
            <w:rPr>
              <w:noProof/>
            </w:rPr>
            <w:tab/>
          </w:r>
          <w:r w:rsidRPr="00E4499D">
            <w:rPr>
              <w:noProof/>
            </w:rPr>
            <w:fldChar w:fldCharType="begin"/>
          </w:r>
          <w:r w:rsidRPr="00E4499D">
            <w:rPr>
              <w:noProof/>
            </w:rPr>
            <w:instrText xml:space="preserve"> PAGEREF _Toc532247259 \h </w:instrText>
          </w:r>
          <w:r w:rsidRPr="00E4499D">
            <w:rPr>
              <w:noProof/>
            </w:rPr>
          </w:r>
          <w:r w:rsidRPr="00E4499D">
            <w:rPr>
              <w:noProof/>
            </w:rPr>
            <w:fldChar w:fldCharType="separate"/>
          </w:r>
          <w:r w:rsidRPr="00E4499D">
            <w:rPr>
              <w:noProof/>
            </w:rPr>
            <w:t>15</w:t>
          </w:r>
          <w:r w:rsidRPr="00E4499D">
            <w:rPr>
              <w:noProof/>
            </w:rPr>
            <w:fldChar w:fldCharType="end"/>
          </w:r>
        </w:p>
        <w:p w14:paraId="7D51A5C5" w14:textId="7E3A2B16" w:rsidR="00F2551D" w:rsidRPr="00E4499D" w:rsidRDefault="00F2551D">
          <w:pPr>
            <w:pStyle w:val="TOC1"/>
            <w:tabs>
              <w:tab w:val="left" w:pos="442"/>
              <w:tab w:val="right" w:leader="dot" w:pos="9628"/>
            </w:tabs>
            <w:rPr>
              <w:rFonts w:asciiTheme="minorHAnsi" w:hAnsiTheme="minorHAnsi"/>
              <w:noProof/>
              <w:lang w:eastAsia="en-US"/>
            </w:rPr>
          </w:pPr>
          <w:r w:rsidRPr="00E4499D">
            <w:rPr>
              <w:rFonts w:ascii="Calibri" w:hAnsi="Calibri"/>
              <w:noProof/>
            </w:rPr>
            <w:t>3</w:t>
          </w:r>
          <w:r w:rsidRPr="00E4499D">
            <w:rPr>
              <w:rFonts w:asciiTheme="minorHAnsi" w:hAnsiTheme="minorHAnsi"/>
              <w:noProof/>
              <w:lang w:eastAsia="en-US"/>
            </w:rPr>
            <w:tab/>
          </w:r>
          <w:r w:rsidRPr="00E4499D">
            <w:rPr>
              <w:noProof/>
            </w:rPr>
            <w:t>Functional Requirements</w:t>
          </w:r>
          <w:r w:rsidRPr="00E4499D">
            <w:rPr>
              <w:noProof/>
            </w:rPr>
            <w:tab/>
          </w:r>
          <w:r w:rsidRPr="00E4499D">
            <w:rPr>
              <w:noProof/>
            </w:rPr>
            <w:fldChar w:fldCharType="begin"/>
          </w:r>
          <w:r w:rsidRPr="00E4499D">
            <w:rPr>
              <w:noProof/>
            </w:rPr>
            <w:instrText xml:space="preserve"> PAGEREF _Toc532247260 \h </w:instrText>
          </w:r>
          <w:r w:rsidRPr="00E4499D">
            <w:rPr>
              <w:noProof/>
            </w:rPr>
          </w:r>
          <w:r w:rsidRPr="00E4499D">
            <w:rPr>
              <w:noProof/>
            </w:rPr>
            <w:fldChar w:fldCharType="separate"/>
          </w:r>
          <w:r w:rsidRPr="00E4499D">
            <w:rPr>
              <w:noProof/>
            </w:rPr>
            <w:t>16</w:t>
          </w:r>
          <w:r w:rsidRPr="00E4499D">
            <w:rPr>
              <w:noProof/>
            </w:rPr>
            <w:fldChar w:fldCharType="end"/>
          </w:r>
        </w:p>
        <w:p w14:paraId="4051835B" w14:textId="42D4FC52"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3.1</w:t>
          </w:r>
          <w:r w:rsidRPr="00E4499D">
            <w:rPr>
              <w:rFonts w:asciiTheme="minorHAnsi" w:hAnsiTheme="minorHAnsi"/>
              <w:noProof/>
              <w:lang w:eastAsia="en-US"/>
            </w:rPr>
            <w:tab/>
          </w:r>
          <w:r w:rsidRPr="00E4499D">
            <w:rPr>
              <w:noProof/>
            </w:rPr>
            <w:t>System level requirements</w:t>
          </w:r>
          <w:r w:rsidRPr="00E4499D">
            <w:rPr>
              <w:noProof/>
            </w:rPr>
            <w:tab/>
          </w:r>
          <w:r w:rsidRPr="00E4499D">
            <w:rPr>
              <w:noProof/>
            </w:rPr>
            <w:fldChar w:fldCharType="begin"/>
          </w:r>
          <w:r w:rsidRPr="00E4499D">
            <w:rPr>
              <w:noProof/>
            </w:rPr>
            <w:instrText xml:space="preserve"> PAGEREF _Toc532247261 \h </w:instrText>
          </w:r>
          <w:r w:rsidRPr="00E4499D">
            <w:rPr>
              <w:noProof/>
            </w:rPr>
          </w:r>
          <w:r w:rsidRPr="00E4499D">
            <w:rPr>
              <w:noProof/>
            </w:rPr>
            <w:fldChar w:fldCharType="separate"/>
          </w:r>
          <w:r w:rsidRPr="00E4499D">
            <w:rPr>
              <w:noProof/>
            </w:rPr>
            <w:t>16</w:t>
          </w:r>
          <w:r w:rsidRPr="00E4499D">
            <w:rPr>
              <w:noProof/>
            </w:rPr>
            <w:fldChar w:fldCharType="end"/>
          </w:r>
        </w:p>
        <w:p w14:paraId="12291F97" w14:textId="7E8566BD"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3.2</w:t>
          </w:r>
          <w:r w:rsidRPr="00E4499D">
            <w:rPr>
              <w:rFonts w:asciiTheme="minorHAnsi" w:hAnsiTheme="minorHAnsi"/>
              <w:noProof/>
              <w:lang w:eastAsia="en-US"/>
            </w:rPr>
            <w:tab/>
          </w:r>
          <w:r w:rsidRPr="00E4499D">
            <w:rPr>
              <w:noProof/>
            </w:rPr>
            <w:t>Data sources and stream analysis</w:t>
          </w:r>
          <w:r w:rsidRPr="00E4499D">
            <w:rPr>
              <w:noProof/>
            </w:rPr>
            <w:tab/>
          </w:r>
          <w:r w:rsidRPr="00E4499D">
            <w:rPr>
              <w:noProof/>
            </w:rPr>
            <w:fldChar w:fldCharType="begin"/>
          </w:r>
          <w:r w:rsidRPr="00E4499D">
            <w:rPr>
              <w:noProof/>
            </w:rPr>
            <w:instrText xml:space="preserve"> PAGEREF _Toc532247262 \h </w:instrText>
          </w:r>
          <w:r w:rsidRPr="00E4499D">
            <w:rPr>
              <w:noProof/>
            </w:rPr>
          </w:r>
          <w:r w:rsidRPr="00E4499D">
            <w:rPr>
              <w:noProof/>
            </w:rPr>
            <w:fldChar w:fldCharType="separate"/>
          </w:r>
          <w:r w:rsidRPr="00E4499D">
            <w:rPr>
              <w:noProof/>
            </w:rPr>
            <w:t>16</w:t>
          </w:r>
          <w:r w:rsidRPr="00E4499D">
            <w:rPr>
              <w:noProof/>
            </w:rPr>
            <w:fldChar w:fldCharType="end"/>
          </w:r>
        </w:p>
        <w:p w14:paraId="4EAD9C0D" w14:textId="7078924C"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3.2.1</w:t>
          </w:r>
          <w:r w:rsidRPr="00E4499D">
            <w:rPr>
              <w:rFonts w:asciiTheme="minorHAnsi" w:hAnsiTheme="minorHAnsi"/>
              <w:noProof/>
              <w:lang w:eastAsia="en-US"/>
            </w:rPr>
            <w:tab/>
          </w:r>
          <w:r w:rsidRPr="00E4499D">
            <w:rPr>
              <w:noProof/>
            </w:rPr>
            <w:t>Data source risk assessment in the Surface Web, Deep Web and Dark Nets (</w:t>
          </w:r>
          <w:r w:rsidRPr="00E4499D">
            <w:rPr>
              <w:noProof/>
              <w:highlight w:val="yellow"/>
            </w:rPr>
            <w:t>TIU-JADS, AIT</w:t>
          </w:r>
          <w:r w:rsidRPr="00E4499D">
            <w:rPr>
              <w:noProof/>
            </w:rPr>
            <w:t>)</w:t>
          </w:r>
          <w:r w:rsidRPr="00E4499D">
            <w:rPr>
              <w:noProof/>
            </w:rPr>
            <w:tab/>
          </w:r>
          <w:r w:rsidRPr="00E4499D">
            <w:rPr>
              <w:noProof/>
            </w:rPr>
            <w:fldChar w:fldCharType="begin"/>
          </w:r>
          <w:r w:rsidRPr="00E4499D">
            <w:rPr>
              <w:noProof/>
            </w:rPr>
            <w:instrText xml:space="preserve"> PAGEREF _Toc532247263 \h </w:instrText>
          </w:r>
          <w:r w:rsidRPr="00E4499D">
            <w:rPr>
              <w:noProof/>
            </w:rPr>
          </w:r>
          <w:r w:rsidRPr="00E4499D">
            <w:rPr>
              <w:noProof/>
            </w:rPr>
            <w:fldChar w:fldCharType="separate"/>
          </w:r>
          <w:r w:rsidRPr="00E4499D">
            <w:rPr>
              <w:noProof/>
            </w:rPr>
            <w:t>16</w:t>
          </w:r>
          <w:r w:rsidRPr="00E4499D">
            <w:rPr>
              <w:noProof/>
            </w:rPr>
            <w:fldChar w:fldCharType="end"/>
          </w:r>
        </w:p>
        <w:p w14:paraId="75488166" w14:textId="2D2273E7"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3.2.2</w:t>
          </w:r>
          <w:r w:rsidRPr="00E4499D">
            <w:rPr>
              <w:rFonts w:asciiTheme="minorHAnsi" w:hAnsiTheme="minorHAnsi"/>
              <w:noProof/>
              <w:lang w:eastAsia="en-US"/>
            </w:rPr>
            <w:tab/>
          </w:r>
          <w:r w:rsidRPr="00E4499D">
            <w:rPr>
              <w:noProof/>
            </w:rPr>
            <w:t>Black markets discovery and monitoring (</w:t>
          </w:r>
          <w:r w:rsidRPr="00E4499D">
            <w:rPr>
              <w:noProof/>
              <w:highlight w:val="yellow"/>
            </w:rPr>
            <w:t>AIT, ENG</w:t>
          </w:r>
          <w:r w:rsidRPr="00E4499D">
            <w:rPr>
              <w:noProof/>
            </w:rPr>
            <w:t>)</w:t>
          </w:r>
          <w:r w:rsidRPr="00E4499D">
            <w:rPr>
              <w:noProof/>
            </w:rPr>
            <w:tab/>
          </w:r>
          <w:r w:rsidRPr="00E4499D">
            <w:rPr>
              <w:noProof/>
            </w:rPr>
            <w:fldChar w:fldCharType="begin"/>
          </w:r>
          <w:r w:rsidRPr="00E4499D">
            <w:rPr>
              <w:noProof/>
            </w:rPr>
            <w:instrText xml:space="preserve"> PAGEREF _Toc532247264 \h </w:instrText>
          </w:r>
          <w:r w:rsidRPr="00E4499D">
            <w:rPr>
              <w:noProof/>
            </w:rPr>
          </w:r>
          <w:r w:rsidRPr="00E4499D">
            <w:rPr>
              <w:noProof/>
            </w:rPr>
            <w:fldChar w:fldCharType="separate"/>
          </w:r>
          <w:r w:rsidRPr="00E4499D">
            <w:rPr>
              <w:noProof/>
            </w:rPr>
            <w:t>16</w:t>
          </w:r>
          <w:r w:rsidRPr="00E4499D">
            <w:rPr>
              <w:noProof/>
            </w:rPr>
            <w:fldChar w:fldCharType="end"/>
          </w:r>
        </w:p>
        <w:p w14:paraId="79992EB8" w14:textId="7C416A5E"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3.2.3</w:t>
          </w:r>
          <w:r w:rsidRPr="00E4499D">
            <w:rPr>
              <w:rFonts w:asciiTheme="minorHAnsi" w:hAnsiTheme="minorHAnsi"/>
              <w:noProof/>
              <w:lang w:eastAsia="en-US"/>
            </w:rPr>
            <w:tab/>
          </w:r>
          <w:r w:rsidRPr="00E4499D">
            <w:rPr>
              <w:noProof/>
            </w:rPr>
            <w:t>Content acquisition from Surface Web and pre-processing (</w:t>
          </w:r>
          <w:r w:rsidRPr="00E4499D">
            <w:rPr>
              <w:noProof/>
              <w:highlight w:val="yellow"/>
            </w:rPr>
            <w:t>EXPSYS, ENG</w:t>
          </w:r>
          <w:r w:rsidRPr="00E4499D">
            <w:rPr>
              <w:noProof/>
            </w:rPr>
            <w:t>)</w:t>
          </w:r>
          <w:r w:rsidRPr="00E4499D">
            <w:rPr>
              <w:noProof/>
            </w:rPr>
            <w:tab/>
          </w:r>
          <w:r w:rsidRPr="00E4499D">
            <w:rPr>
              <w:noProof/>
            </w:rPr>
            <w:fldChar w:fldCharType="begin"/>
          </w:r>
          <w:r w:rsidRPr="00E4499D">
            <w:rPr>
              <w:noProof/>
            </w:rPr>
            <w:instrText xml:space="preserve"> PAGEREF _Toc532247265 \h </w:instrText>
          </w:r>
          <w:r w:rsidRPr="00E4499D">
            <w:rPr>
              <w:noProof/>
            </w:rPr>
          </w:r>
          <w:r w:rsidRPr="00E4499D">
            <w:rPr>
              <w:noProof/>
            </w:rPr>
            <w:fldChar w:fldCharType="separate"/>
          </w:r>
          <w:r w:rsidRPr="00E4499D">
            <w:rPr>
              <w:noProof/>
            </w:rPr>
            <w:t>17</w:t>
          </w:r>
          <w:r w:rsidRPr="00E4499D">
            <w:rPr>
              <w:noProof/>
            </w:rPr>
            <w:fldChar w:fldCharType="end"/>
          </w:r>
        </w:p>
        <w:p w14:paraId="04A2550A" w14:textId="0918AA7F"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3.2.4</w:t>
          </w:r>
          <w:r w:rsidRPr="00E4499D">
            <w:rPr>
              <w:rFonts w:asciiTheme="minorHAnsi" w:hAnsiTheme="minorHAnsi"/>
              <w:noProof/>
              <w:lang w:eastAsia="en-US"/>
            </w:rPr>
            <w:tab/>
          </w:r>
          <w:r w:rsidRPr="00E4499D">
            <w:rPr>
              <w:noProof/>
            </w:rPr>
            <w:t>Blockchain analysis for illicit activity discovering (</w:t>
          </w:r>
          <w:r w:rsidRPr="00E4499D">
            <w:rPr>
              <w:noProof/>
              <w:highlight w:val="yellow"/>
            </w:rPr>
            <w:t>AIT</w:t>
          </w:r>
          <w:r w:rsidRPr="00E4499D">
            <w:rPr>
              <w:noProof/>
            </w:rPr>
            <w:t>)</w:t>
          </w:r>
          <w:r w:rsidRPr="00E4499D">
            <w:rPr>
              <w:noProof/>
            </w:rPr>
            <w:tab/>
          </w:r>
          <w:r w:rsidRPr="00E4499D">
            <w:rPr>
              <w:noProof/>
            </w:rPr>
            <w:fldChar w:fldCharType="begin"/>
          </w:r>
          <w:r w:rsidRPr="00E4499D">
            <w:rPr>
              <w:noProof/>
            </w:rPr>
            <w:instrText xml:space="preserve"> PAGEREF _Toc532247266 \h </w:instrText>
          </w:r>
          <w:r w:rsidRPr="00E4499D">
            <w:rPr>
              <w:noProof/>
            </w:rPr>
          </w:r>
          <w:r w:rsidRPr="00E4499D">
            <w:rPr>
              <w:noProof/>
            </w:rPr>
            <w:fldChar w:fldCharType="separate"/>
          </w:r>
          <w:r w:rsidRPr="00E4499D">
            <w:rPr>
              <w:noProof/>
            </w:rPr>
            <w:t>17</w:t>
          </w:r>
          <w:r w:rsidRPr="00E4499D">
            <w:rPr>
              <w:noProof/>
            </w:rPr>
            <w:fldChar w:fldCharType="end"/>
          </w:r>
        </w:p>
        <w:p w14:paraId="62A50E6A" w14:textId="0B680960"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3.2.5</w:t>
          </w:r>
          <w:r w:rsidRPr="00E4499D">
            <w:rPr>
              <w:rFonts w:asciiTheme="minorHAnsi" w:hAnsiTheme="minorHAnsi"/>
              <w:noProof/>
              <w:lang w:eastAsia="en-US"/>
            </w:rPr>
            <w:tab/>
          </w:r>
          <w:r w:rsidRPr="00E4499D">
            <w:rPr>
              <w:noProof/>
            </w:rPr>
            <w:t>Construction of source network and filtering (</w:t>
          </w:r>
          <w:r w:rsidRPr="00E4499D">
            <w:rPr>
              <w:noProof/>
              <w:highlight w:val="yellow"/>
            </w:rPr>
            <w:t>AIT, ENG, EXPSYS</w:t>
          </w:r>
          <w:r w:rsidRPr="00E4499D">
            <w:rPr>
              <w:noProof/>
            </w:rPr>
            <w:t>)</w:t>
          </w:r>
          <w:r w:rsidRPr="00E4499D">
            <w:rPr>
              <w:noProof/>
            </w:rPr>
            <w:tab/>
          </w:r>
          <w:r w:rsidRPr="00E4499D">
            <w:rPr>
              <w:noProof/>
            </w:rPr>
            <w:fldChar w:fldCharType="begin"/>
          </w:r>
          <w:r w:rsidRPr="00E4499D">
            <w:rPr>
              <w:noProof/>
            </w:rPr>
            <w:instrText xml:space="preserve"> PAGEREF _Toc532247267 \h </w:instrText>
          </w:r>
          <w:r w:rsidRPr="00E4499D">
            <w:rPr>
              <w:noProof/>
            </w:rPr>
          </w:r>
          <w:r w:rsidRPr="00E4499D">
            <w:rPr>
              <w:noProof/>
            </w:rPr>
            <w:fldChar w:fldCharType="separate"/>
          </w:r>
          <w:r w:rsidRPr="00E4499D">
            <w:rPr>
              <w:noProof/>
            </w:rPr>
            <w:t>17</w:t>
          </w:r>
          <w:r w:rsidRPr="00E4499D">
            <w:rPr>
              <w:noProof/>
            </w:rPr>
            <w:fldChar w:fldCharType="end"/>
          </w:r>
        </w:p>
        <w:p w14:paraId="7126D1AB" w14:textId="306CEBAD"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3.3</w:t>
          </w:r>
          <w:r w:rsidRPr="00E4499D">
            <w:rPr>
              <w:rFonts w:asciiTheme="minorHAnsi" w:hAnsiTheme="minorHAnsi"/>
              <w:noProof/>
              <w:lang w:eastAsia="en-US"/>
            </w:rPr>
            <w:tab/>
          </w:r>
          <w:r w:rsidRPr="00E4499D">
            <w:rPr>
              <w:noProof/>
            </w:rPr>
            <w:t>Big Data analysis and analytics</w:t>
          </w:r>
          <w:r w:rsidRPr="00E4499D">
            <w:rPr>
              <w:noProof/>
            </w:rPr>
            <w:tab/>
          </w:r>
          <w:r w:rsidRPr="00E4499D">
            <w:rPr>
              <w:noProof/>
            </w:rPr>
            <w:fldChar w:fldCharType="begin"/>
          </w:r>
          <w:r w:rsidRPr="00E4499D">
            <w:rPr>
              <w:noProof/>
            </w:rPr>
            <w:instrText xml:space="preserve"> PAGEREF _Toc532247268 \h </w:instrText>
          </w:r>
          <w:r w:rsidRPr="00E4499D">
            <w:rPr>
              <w:noProof/>
            </w:rPr>
          </w:r>
          <w:r w:rsidRPr="00E4499D">
            <w:rPr>
              <w:noProof/>
            </w:rPr>
            <w:fldChar w:fldCharType="separate"/>
          </w:r>
          <w:r w:rsidRPr="00E4499D">
            <w:rPr>
              <w:noProof/>
            </w:rPr>
            <w:t>17</w:t>
          </w:r>
          <w:r w:rsidRPr="00E4499D">
            <w:rPr>
              <w:noProof/>
            </w:rPr>
            <w:fldChar w:fldCharType="end"/>
          </w:r>
        </w:p>
        <w:p w14:paraId="7946932A" w14:textId="4E3A0884"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3.3.1</w:t>
          </w:r>
          <w:r w:rsidRPr="00E4499D">
            <w:rPr>
              <w:rFonts w:asciiTheme="minorHAnsi" w:hAnsiTheme="minorHAnsi"/>
              <w:noProof/>
              <w:lang w:eastAsia="en-US"/>
            </w:rPr>
            <w:tab/>
          </w:r>
          <w:r w:rsidRPr="00E4499D">
            <w:rPr>
              <w:noProof/>
            </w:rPr>
            <w:t>Multilingual text analysis (</w:t>
          </w:r>
          <w:r w:rsidRPr="00E4499D">
            <w:rPr>
              <w:noProof/>
              <w:highlight w:val="yellow"/>
            </w:rPr>
            <w:t>EXPSYS, ENG</w:t>
          </w:r>
          <w:r w:rsidRPr="00E4499D">
            <w:rPr>
              <w:noProof/>
            </w:rPr>
            <w:t>)</w:t>
          </w:r>
          <w:r w:rsidRPr="00E4499D">
            <w:rPr>
              <w:noProof/>
            </w:rPr>
            <w:tab/>
          </w:r>
          <w:r w:rsidRPr="00E4499D">
            <w:rPr>
              <w:noProof/>
            </w:rPr>
            <w:fldChar w:fldCharType="begin"/>
          </w:r>
          <w:r w:rsidRPr="00E4499D">
            <w:rPr>
              <w:noProof/>
            </w:rPr>
            <w:instrText xml:space="preserve"> PAGEREF _Toc532247269 \h </w:instrText>
          </w:r>
          <w:r w:rsidRPr="00E4499D">
            <w:rPr>
              <w:noProof/>
            </w:rPr>
          </w:r>
          <w:r w:rsidRPr="00E4499D">
            <w:rPr>
              <w:noProof/>
            </w:rPr>
            <w:fldChar w:fldCharType="separate"/>
          </w:r>
          <w:r w:rsidRPr="00E4499D">
            <w:rPr>
              <w:noProof/>
            </w:rPr>
            <w:t>18</w:t>
          </w:r>
          <w:r w:rsidRPr="00E4499D">
            <w:rPr>
              <w:noProof/>
            </w:rPr>
            <w:fldChar w:fldCharType="end"/>
          </w:r>
        </w:p>
        <w:p w14:paraId="2388B0D0" w14:textId="50D7CF73"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3.3.2</w:t>
          </w:r>
          <w:r w:rsidRPr="00E4499D">
            <w:rPr>
              <w:rFonts w:asciiTheme="minorHAnsi" w:hAnsiTheme="minorHAnsi"/>
              <w:noProof/>
              <w:lang w:eastAsia="en-US"/>
            </w:rPr>
            <w:tab/>
          </w:r>
          <w:r w:rsidRPr="00E4499D">
            <w:rPr>
              <w:noProof/>
            </w:rPr>
            <w:t>Image and video analysis (</w:t>
          </w:r>
          <w:r w:rsidRPr="00E4499D">
            <w:rPr>
              <w:noProof/>
              <w:highlight w:val="yellow"/>
            </w:rPr>
            <w:t>CERTH</w:t>
          </w:r>
          <w:r w:rsidRPr="00E4499D">
            <w:rPr>
              <w:noProof/>
            </w:rPr>
            <w:t>)</w:t>
          </w:r>
          <w:r w:rsidRPr="00E4499D">
            <w:rPr>
              <w:noProof/>
            </w:rPr>
            <w:tab/>
          </w:r>
          <w:r w:rsidRPr="00E4499D">
            <w:rPr>
              <w:noProof/>
            </w:rPr>
            <w:fldChar w:fldCharType="begin"/>
          </w:r>
          <w:r w:rsidRPr="00E4499D">
            <w:rPr>
              <w:noProof/>
            </w:rPr>
            <w:instrText xml:space="preserve"> PAGEREF _Toc532247270 \h </w:instrText>
          </w:r>
          <w:r w:rsidRPr="00E4499D">
            <w:rPr>
              <w:noProof/>
            </w:rPr>
          </w:r>
          <w:r w:rsidRPr="00E4499D">
            <w:rPr>
              <w:noProof/>
            </w:rPr>
            <w:fldChar w:fldCharType="separate"/>
          </w:r>
          <w:r w:rsidRPr="00E4499D">
            <w:rPr>
              <w:noProof/>
            </w:rPr>
            <w:t>18</w:t>
          </w:r>
          <w:r w:rsidRPr="00E4499D">
            <w:rPr>
              <w:noProof/>
            </w:rPr>
            <w:fldChar w:fldCharType="end"/>
          </w:r>
        </w:p>
        <w:p w14:paraId="4DF3ED75" w14:textId="581B19D3"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3.3.3</w:t>
          </w:r>
          <w:r w:rsidRPr="00E4499D">
            <w:rPr>
              <w:rFonts w:asciiTheme="minorHAnsi" w:hAnsiTheme="minorHAnsi"/>
              <w:noProof/>
              <w:lang w:eastAsia="en-US"/>
            </w:rPr>
            <w:tab/>
          </w:r>
          <w:r w:rsidRPr="00E4499D">
            <w:rPr>
              <w:noProof/>
            </w:rPr>
            <w:t>Multilingual automated translation (</w:t>
          </w:r>
          <w:r w:rsidRPr="00E4499D">
            <w:rPr>
              <w:noProof/>
              <w:highlight w:val="yellow"/>
            </w:rPr>
            <w:t>SYSTRAN</w:t>
          </w:r>
          <w:r w:rsidRPr="00E4499D">
            <w:rPr>
              <w:noProof/>
            </w:rPr>
            <w:t>)</w:t>
          </w:r>
          <w:r w:rsidRPr="00E4499D">
            <w:rPr>
              <w:noProof/>
            </w:rPr>
            <w:tab/>
          </w:r>
          <w:r w:rsidRPr="00E4499D">
            <w:rPr>
              <w:noProof/>
            </w:rPr>
            <w:fldChar w:fldCharType="begin"/>
          </w:r>
          <w:r w:rsidRPr="00E4499D">
            <w:rPr>
              <w:noProof/>
            </w:rPr>
            <w:instrText xml:space="preserve"> PAGEREF _Toc532247271 \h </w:instrText>
          </w:r>
          <w:r w:rsidRPr="00E4499D">
            <w:rPr>
              <w:noProof/>
            </w:rPr>
          </w:r>
          <w:r w:rsidRPr="00E4499D">
            <w:rPr>
              <w:noProof/>
            </w:rPr>
            <w:fldChar w:fldCharType="separate"/>
          </w:r>
          <w:r w:rsidRPr="00E4499D">
            <w:rPr>
              <w:noProof/>
            </w:rPr>
            <w:t>21</w:t>
          </w:r>
          <w:r w:rsidRPr="00E4499D">
            <w:rPr>
              <w:noProof/>
            </w:rPr>
            <w:fldChar w:fldCharType="end"/>
          </w:r>
        </w:p>
        <w:p w14:paraId="21E98FCD" w14:textId="482530A1"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3.3.4</w:t>
          </w:r>
          <w:r w:rsidRPr="00E4499D">
            <w:rPr>
              <w:rFonts w:asciiTheme="minorHAnsi" w:hAnsiTheme="minorHAnsi"/>
              <w:noProof/>
              <w:lang w:eastAsia="en-US"/>
            </w:rPr>
            <w:tab/>
          </w:r>
          <w:r w:rsidRPr="00E4499D">
            <w:rPr>
              <w:noProof/>
            </w:rPr>
            <w:t>Multilingual speech to text (</w:t>
          </w:r>
          <w:r w:rsidRPr="00E4499D">
            <w:rPr>
              <w:noProof/>
              <w:highlight w:val="yellow"/>
            </w:rPr>
            <w:t>SYSTRAN</w:t>
          </w:r>
          <w:r w:rsidRPr="00E4499D">
            <w:rPr>
              <w:noProof/>
            </w:rPr>
            <w:t>)</w:t>
          </w:r>
          <w:r w:rsidRPr="00E4499D">
            <w:rPr>
              <w:noProof/>
            </w:rPr>
            <w:tab/>
          </w:r>
          <w:r w:rsidRPr="00E4499D">
            <w:rPr>
              <w:noProof/>
            </w:rPr>
            <w:fldChar w:fldCharType="begin"/>
          </w:r>
          <w:r w:rsidRPr="00E4499D">
            <w:rPr>
              <w:noProof/>
            </w:rPr>
            <w:instrText xml:space="preserve"> PAGEREF _Toc532247272 \h </w:instrText>
          </w:r>
          <w:r w:rsidRPr="00E4499D">
            <w:rPr>
              <w:noProof/>
            </w:rPr>
          </w:r>
          <w:r w:rsidRPr="00E4499D">
            <w:rPr>
              <w:noProof/>
            </w:rPr>
            <w:fldChar w:fldCharType="separate"/>
          </w:r>
          <w:r w:rsidRPr="00E4499D">
            <w:rPr>
              <w:noProof/>
            </w:rPr>
            <w:t>21</w:t>
          </w:r>
          <w:r w:rsidRPr="00E4499D">
            <w:rPr>
              <w:noProof/>
            </w:rPr>
            <w:fldChar w:fldCharType="end"/>
          </w:r>
        </w:p>
        <w:p w14:paraId="183E6D56" w14:textId="47A254ED"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3.3.5</w:t>
          </w:r>
          <w:r w:rsidRPr="00E4499D">
            <w:rPr>
              <w:rFonts w:asciiTheme="minorHAnsi" w:hAnsiTheme="minorHAnsi"/>
              <w:noProof/>
              <w:lang w:eastAsia="en-US"/>
            </w:rPr>
            <w:tab/>
          </w:r>
          <w:r w:rsidRPr="00E4499D">
            <w:rPr>
              <w:noProof/>
            </w:rPr>
            <w:t>Illegal trafficking trend analysis (</w:t>
          </w:r>
          <w:r w:rsidRPr="00E4499D">
            <w:rPr>
              <w:noProof/>
              <w:highlight w:val="yellow"/>
            </w:rPr>
            <w:t>TIU-JADS, CERTH</w:t>
          </w:r>
          <w:r w:rsidRPr="00E4499D">
            <w:rPr>
              <w:noProof/>
            </w:rPr>
            <w:t>)</w:t>
          </w:r>
          <w:r w:rsidRPr="00E4499D">
            <w:rPr>
              <w:noProof/>
            </w:rPr>
            <w:tab/>
          </w:r>
          <w:r w:rsidRPr="00E4499D">
            <w:rPr>
              <w:noProof/>
            </w:rPr>
            <w:fldChar w:fldCharType="begin"/>
          </w:r>
          <w:r w:rsidRPr="00E4499D">
            <w:rPr>
              <w:noProof/>
            </w:rPr>
            <w:instrText xml:space="preserve"> PAGEREF _Toc532247273 \h </w:instrText>
          </w:r>
          <w:r w:rsidRPr="00E4499D">
            <w:rPr>
              <w:noProof/>
            </w:rPr>
          </w:r>
          <w:r w:rsidRPr="00E4499D">
            <w:rPr>
              <w:noProof/>
            </w:rPr>
            <w:fldChar w:fldCharType="separate"/>
          </w:r>
          <w:r w:rsidRPr="00E4499D">
            <w:rPr>
              <w:noProof/>
            </w:rPr>
            <w:t>21</w:t>
          </w:r>
          <w:r w:rsidRPr="00E4499D">
            <w:rPr>
              <w:noProof/>
            </w:rPr>
            <w:fldChar w:fldCharType="end"/>
          </w:r>
        </w:p>
        <w:p w14:paraId="2DF5491F" w14:textId="4ADAA5BE"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3.3.6</w:t>
          </w:r>
          <w:r w:rsidRPr="00E4499D">
            <w:rPr>
              <w:rFonts w:asciiTheme="minorHAnsi" w:hAnsiTheme="minorHAnsi"/>
              <w:noProof/>
              <w:lang w:eastAsia="en-US"/>
            </w:rPr>
            <w:tab/>
          </w:r>
          <w:r w:rsidRPr="00E4499D">
            <w:rPr>
              <w:noProof/>
            </w:rPr>
            <w:t>Visual Indexing (</w:t>
          </w:r>
          <w:r w:rsidRPr="00E4499D">
            <w:rPr>
              <w:noProof/>
              <w:highlight w:val="yellow"/>
            </w:rPr>
            <w:t>CERTH</w:t>
          </w:r>
          <w:r w:rsidRPr="00E4499D">
            <w:rPr>
              <w:noProof/>
            </w:rPr>
            <w:t>)</w:t>
          </w:r>
          <w:r w:rsidRPr="00E4499D">
            <w:rPr>
              <w:noProof/>
            </w:rPr>
            <w:tab/>
          </w:r>
          <w:r w:rsidRPr="00E4499D">
            <w:rPr>
              <w:noProof/>
            </w:rPr>
            <w:fldChar w:fldCharType="begin"/>
          </w:r>
          <w:r w:rsidRPr="00E4499D">
            <w:rPr>
              <w:noProof/>
            </w:rPr>
            <w:instrText xml:space="preserve"> PAGEREF _Toc532247274 \h </w:instrText>
          </w:r>
          <w:r w:rsidRPr="00E4499D">
            <w:rPr>
              <w:noProof/>
            </w:rPr>
          </w:r>
          <w:r w:rsidRPr="00E4499D">
            <w:rPr>
              <w:noProof/>
            </w:rPr>
            <w:fldChar w:fldCharType="separate"/>
          </w:r>
          <w:r w:rsidRPr="00E4499D">
            <w:rPr>
              <w:noProof/>
            </w:rPr>
            <w:t>21</w:t>
          </w:r>
          <w:r w:rsidRPr="00E4499D">
            <w:rPr>
              <w:noProof/>
            </w:rPr>
            <w:fldChar w:fldCharType="end"/>
          </w:r>
        </w:p>
        <w:p w14:paraId="3602EBAD" w14:textId="176AE276"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3.4</w:t>
          </w:r>
          <w:r w:rsidRPr="00E4499D">
            <w:rPr>
              <w:rFonts w:asciiTheme="minorHAnsi" w:hAnsiTheme="minorHAnsi"/>
              <w:noProof/>
              <w:lang w:eastAsia="en-US"/>
            </w:rPr>
            <w:tab/>
          </w:r>
          <w:r w:rsidRPr="00E4499D">
            <w:rPr>
              <w:noProof/>
            </w:rPr>
            <w:t>Knowledge generation and reasoning</w:t>
          </w:r>
          <w:r w:rsidRPr="00E4499D">
            <w:rPr>
              <w:noProof/>
            </w:rPr>
            <w:tab/>
          </w:r>
          <w:r w:rsidRPr="00E4499D">
            <w:rPr>
              <w:noProof/>
            </w:rPr>
            <w:fldChar w:fldCharType="begin"/>
          </w:r>
          <w:r w:rsidRPr="00E4499D">
            <w:rPr>
              <w:noProof/>
            </w:rPr>
            <w:instrText xml:space="preserve"> PAGEREF _Toc532247275 \h </w:instrText>
          </w:r>
          <w:r w:rsidRPr="00E4499D">
            <w:rPr>
              <w:noProof/>
            </w:rPr>
          </w:r>
          <w:r w:rsidRPr="00E4499D">
            <w:rPr>
              <w:noProof/>
            </w:rPr>
            <w:fldChar w:fldCharType="separate"/>
          </w:r>
          <w:r w:rsidRPr="00E4499D">
            <w:rPr>
              <w:noProof/>
            </w:rPr>
            <w:t>21</w:t>
          </w:r>
          <w:r w:rsidRPr="00E4499D">
            <w:rPr>
              <w:noProof/>
            </w:rPr>
            <w:fldChar w:fldCharType="end"/>
          </w:r>
        </w:p>
        <w:p w14:paraId="29181547" w14:textId="27797D50"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3.4.1</w:t>
          </w:r>
          <w:r w:rsidRPr="00E4499D">
            <w:rPr>
              <w:rFonts w:asciiTheme="minorHAnsi" w:hAnsiTheme="minorHAnsi"/>
              <w:noProof/>
              <w:lang w:eastAsia="en-US"/>
            </w:rPr>
            <w:tab/>
          </w:r>
          <w:r w:rsidRPr="00E4499D">
            <w:rPr>
              <w:noProof/>
            </w:rPr>
            <w:t>Knowledge modelling for illegal trafficking (</w:t>
          </w:r>
          <w:r w:rsidRPr="00E4499D">
            <w:rPr>
              <w:noProof/>
              <w:highlight w:val="yellow"/>
            </w:rPr>
            <w:t>EXPSYS, ENG</w:t>
          </w:r>
          <w:r w:rsidRPr="00E4499D">
            <w:rPr>
              <w:noProof/>
            </w:rPr>
            <w:t>)</w:t>
          </w:r>
          <w:r w:rsidRPr="00E4499D">
            <w:rPr>
              <w:noProof/>
            </w:rPr>
            <w:tab/>
          </w:r>
          <w:r w:rsidRPr="00E4499D">
            <w:rPr>
              <w:noProof/>
            </w:rPr>
            <w:fldChar w:fldCharType="begin"/>
          </w:r>
          <w:r w:rsidRPr="00E4499D">
            <w:rPr>
              <w:noProof/>
            </w:rPr>
            <w:instrText xml:space="preserve"> PAGEREF _Toc532247276 \h </w:instrText>
          </w:r>
          <w:r w:rsidRPr="00E4499D">
            <w:rPr>
              <w:noProof/>
            </w:rPr>
          </w:r>
          <w:r w:rsidRPr="00E4499D">
            <w:rPr>
              <w:noProof/>
            </w:rPr>
            <w:fldChar w:fldCharType="separate"/>
          </w:r>
          <w:r w:rsidRPr="00E4499D">
            <w:rPr>
              <w:noProof/>
            </w:rPr>
            <w:t>22</w:t>
          </w:r>
          <w:r w:rsidRPr="00E4499D">
            <w:rPr>
              <w:noProof/>
            </w:rPr>
            <w:fldChar w:fldCharType="end"/>
          </w:r>
        </w:p>
        <w:p w14:paraId="1BF51EEF" w14:textId="18DE8B6A"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3.4.2</w:t>
          </w:r>
          <w:r w:rsidRPr="00E4499D">
            <w:rPr>
              <w:rFonts w:asciiTheme="minorHAnsi" w:hAnsiTheme="minorHAnsi"/>
              <w:noProof/>
              <w:lang w:eastAsia="en-US"/>
            </w:rPr>
            <w:tab/>
          </w:r>
          <w:r w:rsidRPr="00E4499D">
            <w:rPr>
              <w:noProof/>
            </w:rPr>
            <w:t>Black markets and illegal shops and products tracking (</w:t>
          </w:r>
          <w:r w:rsidRPr="00E4499D">
            <w:rPr>
              <w:noProof/>
              <w:highlight w:val="yellow"/>
            </w:rPr>
            <w:t>EXPSYS, ENG, AIT</w:t>
          </w:r>
          <w:r w:rsidRPr="00E4499D">
            <w:rPr>
              <w:noProof/>
            </w:rPr>
            <w:t>)</w:t>
          </w:r>
          <w:r w:rsidRPr="00E4499D">
            <w:rPr>
              <w:noProof/>
            </w:rPr>
            <w:tab/>
          </w:r>
          <w:r w:rsidRPr="00E4499D">
            <w:rPr>
              <w:noProof/>
            </w:rPr>
            <w:fldChar w:fldCharType="begin"/>
          </w:r>
          <w:r w:rsidRPr="00E4499D">
            <w:rPr>
              <w:noProof/>
            </w:rPr>
            <w:instrText xml:space="preserve"> PAGEREF _Toc532247277 \h </w:instrText>
          </w:r>
          <w:r w:rsidRPr="00E4499D">
            <w:rPr>
              <w:noProof/>
            </w:rPr>
          </w:r>
          <w:r w:rsidRPr="00E4499D">
            <w:rPr>
              <w:noProof/>
            </w:rPr>
            <w:fldChar w:fldCharType="separate"/>
          </w:r>
          <w:r w:rsidRPr="00E4499D">
            <w:rPr>
              <w:noProof/>
            </w:rPr>
            <w:t>22</w:t>
          </w:r>
          <w:r w:rsidRPr="00E4499D">
            <w:rPr>
              <w:noProof/>
            </w:rPr>
            <w:fldChar w:fldCharType="end"/>
          </w:r>
        </w:p>
        <w:p w14:paraId="25B07E02" w14:textId="728CB911"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3.4.3</w:t>
          </w:r>
          <w:r w:rsidRPr="00E4499D">
            <w:rPr>
              <w:rFonts w:asciiTheme="minorHAnsi" w:hAnsiTheme="minorHAnsi"/>
              <w:noProof/>
              <w:lang w:eastAsia="en-US"/>
            </w:rPr>
            <w:tab/>
          </w:r>
          <w:r w:rsidRPr="00E4499D">
            <w:rPr>
              <w:noProof/>
            </w:rPr>
            <w:t>Reasoning mechanisms for criminal network reconstruction (</w:t>
          </w:r>
          <w:r w:rsidRPr="00E4499D">
            <w:rPr>
              <w:noProof/>
              <w:highlight w:val="yellow"/>
            </w:rPr>
            <w:t>ENG, EXPSYS, AIT</w:t>
          </w:r>
          <w:r w:rsidRPr="00E4499D">
            <w:rPr>
              <w:noProof/>
            </w:rPr>
            <w:t>)</w:t>
          </w:r>
          <w:r w:rsidRPr="00E4499D">
            <w:rPr>
              <w:noProof/>
            </w:rPr>
            <w:tab/>
          </w:r>
          <w:r w:rsidRPr="00E4499D">
            <w:rPr>
              <w:noProof/>
            </w:rPr>
            <w:fldChar w:fldCharType="begin"/>
          </w:r>
          <w:r w:rsidRPr="00E4499D">
            <w:rPr>
              <w:noProof/>
            </w:rPr>
            <w:instrText xml:space="preserve"> PAGEREF _Toc532247278 \h </w:instrText>
          </w:r>
          <w:r w:rsidRPr="00E4499D">
            <w:rPr>
              <w:noProof/>
            </w:rPr>
          </w:r>
          <w:r w:rsidRPr="00E4499D">
            <w:rPr>
              <w:noProof/>
            </w:rPr>
            <w:fldChar w:fldCharType="separate"/>
          </w:r>
          <w:r w:rsidRPr="00E4499D">
            <w:rPr>
              <w:noProof/>
            </w:rPr>
            <w:t>22</w:t>
          </w:r>
          <w:r w:rsidRPr="00E4499D">
            <w:rPr>
              <w:noProof/>
            </w:rPr>
            <w:fldChar w:fldCharType="end"/>
          </w:r>
        </w:p>
        <w:p w14:paraId="7EDEDBA1" w14:textId="64FE7180"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3.4.4</w:t>
          </w:r>
          <w:r w:rsidRPr="00E4499D">
            <w:rPr>
              <w:rFonts w:asciiTheme="minorHAnsi" w:hAnsiTheme="minorHAnsi"/>
              <w:noProof/>
              <w:lang w:eastAsia="en-US"/>
            </w:rPr>
            <w:tab/>
          </w:r>
          <w:r w:rsidRPr="00E4499D">
            <w:rPr>
              <w:noProof/>
            </w:rPr>
            <w:t>Knowledge-based browsing, search and retrieval (</w:t>
          </w:r>
          <w:r w:rsidRPr="00E4499D">
            <w:rPr>
              <w:noProof/>
              <w:highlight w:val="yellow"/>
            </w:rPr>
            <w:t>ENG</w:t>
          </w:r>
          <w:r w:rsidRPr="00E4499D">
            <w:rPr>
              <w:noProof/>
            </w:rPr>
            <w:t>)</w:t>
          </w:r>
          <w:r w:rsidRPr="00E4499D">
            <w:rPr>
              <w:noProof/>
            </w:rPr>
            <w:tab/>
          </w:r>
          <w:r w:rsidRPr="00E4499D">
            <w:rPr>
              <w:noProof/>
            </w:rPr>
            <w:fldChar w:fldCharType="begin"/>
          </w:r>
          <w:r w:rsidRPr="00E4499D">
            <w:rPr>
              <w:noProof/>
            </w:rPr>
            <w:instrText xml:space="preserve"> PAGEREF _Toc532247279 \h </w:instrText>
          </w:r>
          <w:r w:rsidRPr="00E4499D">
            <w:rPr>
              <w:noProof/>
            </w:rPr>
          </w:r>
          <w:r w:rsidRPr="00E4499D">
            <w:rPr>
              <w:noProof/>
            </w:rPr>
            <w:fldChar w:fldCharType="separate"/>
          </w:r>
          <w:r w:rsidRPr="00E4499D">
            <w:rPr>
              <w:noProof/>
            </w:rPr>
            <w:t>22</w:t>
          </w:r>
          <w:r w:rsidRPr="00E4499D">
            <w:rPr>
              <w:noProof/>
            </w:rPr>
            <w:fldChar w:fldCharType="end"/>
          </w:r>
        </w:p>
        <w:p w14:paraId="469CA593" w14:textId="5CCF8920"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3.4.5</w:t>
          </w:r>
          <w:r w:rsidRPr="00E4499D">
            <w:rPr>
              <w:rFonts w:asciiTheme="minorHAnsi" w:hAnsiTheme="minorHAnsi"/>
              <w:noProof/>
              <w:lang w:eastAsia="en-US"/>
            </w:rPr>
            <w:tab/>
          </w:r>
          <w:r w:rsidRPr="00E4499D">
            <w:rPr>
              <w:noProof/>
            </w:rPr>
            <w:t>Extraction of evolving knowledge from deep neural network representations (</w:t>
          </w:r>
          <w:r w:rsidRPr="00E4499D">
            <w:rPr>
              <w:noProof/>
              <w:highlight w:val="yellow"/>
            </w:rPr>
            <w:t>CERTH</w:t>
          </w:r>
          <w:r w:rsidRPr="00E4499D">
            <w:rPr>
              <w:noProof/>
            </w:rPr>
            <w:t>)</w:t>
          </w:r>
          <w:r w:rsidRPr="00E4499D">
            <w:rPr>
              <w:noProof/>
            </w:rPr>
            <w:tab/>
          </w:r>
          <w:r w:rsidRPr="00E4499D">
            <w:rPr>
              <w:noProof/>
            </w:rPr>
            <w:fldChar w:fldCharType="begin"/>
          </w:r>
          <w:r w:rsidRPr="00E4499D">
            <w:rPr>
              <w:noProof/>
            </w:rPr>
            <w:instrText xml:space="preserve"> PAGEREF _Toc532247280 \h </w:instrText>
          </w:r>
          <w:r w:rsidRPr="00E4499D">
            <w:rPr>
              <w:noProof/>
            </w:rPr>
          </w:r>
          <w:r w:rsidRPr="00E4499D">
            <w:rPr>
              <w:noProof/>
            </w:rPr>
            <w:fldChar w:fldCharType="separate"/>
          </w:r>
          <w:r w:rsidRPr="00E4499D">
            <w:rPr>
              <w:noProof/>
            </w:rPr>
            <w:t>22</w:t>
          </w:r>
          <w:r w:rsidRPr="00E4499D">
            <w:rPr>
              <w:noProof/>
            </w:rPr>
            <w:fldChar w:fldCharType="end"/>
          </w:r>
        </w:p>
        <w:p w14:paraId="0288DC70" w14:textId="47D019F7"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3.5</w:t>
          </w:r>
          <w:r w:rsidRPr="00E4499D">
            <w:rPr>
              <w:rFonts w:asciiTheme="minorHAnsi" w:hAnsiTheme="minorHAnsi"/>
              <w:noProof/>
              <w:lang w:eastAsia="en-US"/>
            </w:rPr>
            <w:tab/>
          </w:r>
          <w:r w:rsidRPr="00E4499D">
            <w:rPr>
              <w:noProof/>
            </w:rPr>
            <w:t>Integration of human factor in the analysis loop</w:t>
          </w:r>
          <w:r w:rsidRPr="00E4499D">
            <w:rPr>
              <w:noProof/>
            </w:rPr>
            <w:tab/>
          </w:r>
          <w:r w:rsidRPr="00E4499D">
            <w:rPr>
              <w:noProof/>
            </w:rPr>
            <w:fldChar w:fldCharType="begin"/>
          </w:r>
          <w:r w:rsidRPr="00E4499D">
            <w:rPr>
              <w:noProof/>
            </w:rPr>
            <w:instrText xml:space="preserve"> PAGEREF _Toc532247281 \h </w:instrText>
          </w:r>
          <w:r w:rsidRPr="00E4499D">
            <w:rPr>
              <w:noProof/>
            </w:rPr>
          </w:r>
          <w:r w:rsidRPr="00E4499D">
            <w:rPr>
              <w:noProof/>
            </w:rPr>
            <w:fldChar w:fldCharType="separate"/>
          </w:r>
          <w:r w:rsidRPr="00E4499D">
            <w:rPr>
              <w:noProof/>
            </w:rPr>
            <w:t>22</w:t>
          </w:r>
          <w:r w:rsidRPr="00E4499D">
            <w:rPr>
              <w:noProof/>
            </w:rPr>
            <w:fldChar w:fldCharType="end"/>
          </w:r>
        </w:p>
        <w:p w14:paraId="577D549B" w14:textId="61A313A9"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3.5.1</w:t>
          </w:r>
          <w:r w:rsidRPr="00E4499D">
            <w:rPr>
              <w:rFonts w:asciiTheme="minorHAnsi" w:hAnsiTheme="minorHAnsi"/>
              <w:noProof/>
              <w:lang w:eastAsia="en-US"/>
            </w:rPr>
            <w:tab/>
          </w:r>
          <w:r w:rsidRPr="00E4499D">
            <w:rPr>
              <w:noProof/>
            </w:rPr>
            <w:t>Implicit and explicit user feedback capturing (</w:t>
          </w:r>
          <w:r w:rsidRPr="00E4499D">
            <w:rPr>
              <w:noProof/>
              <w:highlight w:val="yellow"/>
            </w:rPr>
            <w:t>IBEC, CERTH</w:t>
          </w:r>
          <w:r w:rsidRPr="00E4499D">
            <w:rPr>
              <w:noProof/>
            </w:rPr>
            <w:t>)</w:t>
          </w:r>
          <w:r w:rsidRPr="00E4499D">
            <w:rPr>
              <w:noProof/>
            </w:rPr>
            <w:tab/>
          </w:r>
          <w:r w:rsidRPr="00E4499D">
            <w:rPr>
              <w:noProof/>
            </w:rPr>
            <w:fldChar w:fldCharType="begin"/>
          </w:r>
          <w:r w:rsidRPr="00E4499D">
            <w:rPr>
              <w:noProof/>
            </w:rPr>
            <w:instrText xml:space="preserve"> PAGEREF _Toc532247282 \h </w:instrText>
          </w:r>
          <w:r w:rsidRPr="00E4499D">
            <w:rPr>
              <w:noProof/>
            </w:rPr>
          </w:r>
          <w:r w:rsidRPr="00E4499D">
            <w:rPr>
              <w:noProof/>
            </w:rPr>
            <w:fldChar w:fldCharType="separate"/>
          </w:r>
          <w:r w:rsidRPr="00E4499D">
            <w:rPr>
              <w:noProof/>
            </w:rPr>
            <w:t>22</w:t>
          </w:r>
          <w:r w:rsidRPr="00E4499D">
            <w:rPr>
              <w:noProof/>
            </w:rPr>
            <w:fldChar w:fldCharType="end"/>
          </w:r>
        </w:p>
        <w:p w14:paraId="7E23A6AF" w14:textId="29EDCFBA"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3.5.2</w:t>
          </w:r>
          <w:r w:rsidRPr="00E4499D">
            <w:rPr>
              <w:rFonts w:asciiTheme="minorHAnsi" w:hAnsiTheme="minorHAnsi"/>
              <w:noProof/>
              <w:lang w:eastAsia="en-US"/>
            </w:rPr>
            <w:tab/>
          </w:r>
          <w:r w:rsidRPr="00E4499D">
            <w:rPr>
              <w:noProof/>
            </w:rPr>
            <w:t>Adaptive user modelling for cognitive states estimation (</w:t>
          </w:r>
          <w:r w:rsidRPr="00E4499D">
            <w:rPr>
              <w:noProof/>
              <w:highlight w:val="yellow"/>
            </w:rPr>
            <w:t>IBEC</w:t>
          </w:r>
          <w:r w:rsidRPr="00E4499D">
            <w:rPr>
              <w:noProof/>
            </w:rPr>
            <w:t>)</w:t>
          </w:r>
          <w:r w:rsidRPr="00E4499D">
            <w:rPr>
              <w:noProof/>
            </w:rPr>
            <w:tab/>
          </w:r>
          <w:r w:rsidRPr="00E4499D">
            <w:rPr>
              <w:noProof/>
            </w:rPr>
            <w:fldChar w:fldCharType="begin"/>
          </w:r>
          <w:r w:rsidRPr="00E4499D">
            <w:rPr>
              <w:noProof/>
            </w:rPr>
            <w:instrText xml:space="preserve"> PAGEREF _Toc532247283 \h </w:instrText>
          </w:r>
          <w:r w:rsidRPr="00E4499D">
            <w:rPr>
              <w:noProof/>
            </w:rPr>
          </w:r>
          <w:r w:rsidRPr="00E4499D">
            <w:rPr>
              <w:noProof/>
            </w:rPr>
            <w:fldChar w:fldCharType="separate"/>
          </w:r>
          <w:r w:rsidRPr="00E4499D">
            <w:rPr>
              <w:noProof/>
            </w:rPr>
            <w:t>23</w:t>
          </w:r>
          <w:r w:rsidRPr="00E4499D">
            <w:rPr>
              <w:noProof/>
            </w:rPr>
            <w:fldChar w:fldCharType="end"/>
          </w:r>
        </w:p>
        <w:p w14:paraId="38BE7964" w14:textId="25C665EE"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3.5.3</w:t>
          </w:r>
          <w:r w:rsidRPr="00E4499D">
            <w:rPr>
              <w:rFonts w:asciiTheme="minorHAnsi" w:hAnsiTheme="minorHAnsi"/>
              <w:noProof/>
              <w:lang w:eastAsia="en-US"/>
            </w:rPr>
            <w:tab/>
          </w:r>
          <w:r w:rsidRPr="00E4499D">
            <w:rPr>
              <w:noProof/>
            </w:rPr>
            <w:t>Incorporation of conscious and subconscious user feedback in deep learning representations (</w:t>
          </w:r>
          <w:r w:rsidRPr="00E4499D">
            <w:rPr>
              <w:noProof/>
              <w:highlight w:val="yellow"/>
            </w:rPr>
            <w:t>CERTH, EXPSYS, IBEC, SYSTRAN</w:t>
          </w:r>
          <w:r w:rsidRPr="00E4499D">
            <w:rPr>
              <w:noProof/>
            </w:rPr>
            <w:t>)</w:t>
          </w:r>
          <w:r w:rsidRPr="00E4499D">
            <w:rPr>
              <w:noProof/>
            </w:rPr>
            <w:tab/>
          </w:r>
          <w:r w:rsidRPr="00E4499D">
            <w:rPr>
              <w:noProof/>
            </w:rPr>
            <w:fldChar w:fldCharType="begin"/>
          </w:r>
          <w:r w:rsidRPr="00E4499D">
            <w:rPr>
              <w:noProof/>
            </w:rPr>
            <w:instrText xml:space="preserve"> PAGEREF _Toc532247284 \h </w:instrText>
          </w:r>
          <w:r w:rsidRPr="00E4499D">
            <w:rPr>
              <w:noProof/>
            </w:rPr>
          </w:r>
          <w:r w:rsidRPr="00E4499D">
            <w:rPr>
              <w:noProof/>
            </w:rPr>
            <w:fldChar w:fldCharType="separate"/>
          </w:r>
          <w:r w:rsidRPr="00E4499D">
            <w:rPr>
              <w:noProof/>
            </w:rPr>
            <w:t>23</w:t>
          </w:r>
          <w:r w:rsidRPr="00E4499D">
            <w:rPr>
              <w:noProof/>
            </w:rPr>
            <w:fldChar w:fldCharType="end"/>
          </w:r>
        </w:p>
        <w:p w14:paraId="7E43C7DE" w14:textId="18DC704A"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3.5.4</w:t>
          </w:r>
          <w:r w:rsidRPr="00E4499D">
            <w:rPr>
              <w:rFonts w:asciiTheme="minorHAnsi" w:hAnsiTheme="minorHAnsi"/>
              <w:noProof/>
              <w:lang w:eastAsia="en-US"/>
            </w:rPr>
            <w:tab/>
          </w:r>
          <w:r w:rsidRPr="00E4499D">
            <w:rPr>
              <w:noProof/>
            </w:rPr>
            <w:t>Knowledge transfer to new officers (</w:t>
          </w:r>
          <w:r w:rsidRPr="00E4499D">
            <w:rPr>
              <w:noProof/>
              <w:highlight w:val="yellow"/>
            </w:rPr>
            <w:t>IBEC, CERTH</w:t>
          </w:r>
          <w:r w:rsidRPr="00E4499D">
            <w:rPr>
              <w:noProof/>
            </w:rPr>
            <w:t>)</w:t>
          </w:r>
          <w:r w:rsidRPr="00E4499D">
            <w:rPr>
              <w:noProof/>
            </w:rPr>
            <w:tab/>
          </w:r>
          <w:r w:rsidRPr="00E4499D">
            <w:rPr>
              <w:noProof/>
            </w:rPr>
            <w:fldChar w:fldCharType="begin"/>
          </w:r>
          <w:r w:rsidRPr="00E4499D">
            <w:rPr>
              <w:noProof/>
            </w:rPr>
            <w:instrText xml:space="preserve"> PAGEREF _Toc532247285 \h </w:instrText>
          </w:r>
          <w:r w:rsidRPr="00E4499D">
            <w:rPr>
              <w:noProof/>
            </w:rPr>
          </w:r>
          <w:r w:rsidRPr="00E4499D">
            <w:rPr>
              <w:noProof/>
            </w:rPr>
            <w:fldChar w:fldCharType="separate"/>
          </w:r>
          <w:r w:rsidRPr="00E4499D">
            <w:rPr>
              <w:noProof/>
            </w:rPr>
            <w:t>23</w:t>
          </w:r>
          <w:r w:rsidRPr="00E4499D">
            <w:rPr>
              <w:noProof/>
            </w:rPr>
            <w:fldChar w:fldCharType="end"/>
          </w:r>
        </w:p>
        <w:p w14:paraId="095787FD" w14:textId="683082E9"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3.6</w:t>
          </w:r>
          <w:r w:rsidRPr="00E4499D">
            <w:rPr>
              <w:rFonts w:asciiTheme="minorHAnsi" w:hAnsiTheme="minorHAnsi"/>
              <w:noProof/>
              <w:lang w:eastAsia="en-US"/>
            </w:rPr>
            <w:tab/>
          </w:r>
          <w:r w:rsidRPr="00E4499D">
            <w:rPr>
              <w:noProof/>
            </w:rPr>
            <w:t>Applications, visualisation and evidence export</w:t>
          </w:r>
          <w:r w:rsidRPr="00E4499D">
            <w:rPr>
              <w:noProof/>
            </w:rPr>
            <w:tab/>
          </w:r>
          <w:r w:rsidRPr="00E4499D">
            <w:rPr>
              <w:noProof/>
            </w:rPr>
            <w:fldChar w:fldCharType="begin"/>
          </w:r>
          <w:r w:rsidRPr="00E4499D">
            <w:rPr>
              <w:noProof/>
            </w:rPr>
            <w:instrText xml:space="preserve"> PAGEREF _Toc532247286 \h </w:instrText>
          </w:r>
          <w:r w:rsidRPr="00E4499D">
            <w:rPr>
              <w:noProof/>
            </w:rPr>
          </w:r>
          <w:r w:rsidRPr="00E4499D">
            <w:rPr>
              <w:noProof/>
            </w:rPr>
            <w:fldChar w:fldCharType="separate"/>
          </w:r>
          <w:r w:rsidRPr="00E4499D">
            <w:rPr>
              <w:noProof/>
            </w:rPr>
            <w:t>23</w:t>
          </w:r>
          <w:r w:rsidRPr="00E4499D">
            <w:rPr>
              <w:noProof/>
            </w:rPr>
            <w:fldChar w:fldCharType="end"/>
          </w:r>
        </w:p>
        <w:p w14:paraId="7E089D98" w14:textId="7323DA2E"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3.6.1</w:t>
          </w:r>
          <w:r w:rsidRPr="00E4499D">
            <w:rPr>
              <w:rFonts w:asciiTheme="minorHAnsi" w:hAnsiTheme="minorHAnsi"/>
              <w:noProof/>
              <w:lang w:eastAsia="en-US"/>
            </w:rPr>
            <w:tab/>
          </w:r>
          <w:r w:rsidRPr="00E4499D">
            <w:rPr>
              <w:noProof/>
            </w:rPr>
            <w:t>Applications for illegal trafficking (</w:t>
          </w:r>
          <w:r w:rsidRPr="00E4499D">
            <w:rPr>
              <w:noProof/>
              <w:highlight w:val="yellow"/>
            </w:rPr>
            <w:t>ENG</w:t>
          </w:r>
          <w:r w:rsidRPr="00E4499D">
            <w:rPr>
              <w:noProof/>
            </w:rPr>
            <w:t>)</w:t>
          </w:r>
          <w:r w:rsidRPr="00E4499D">
            <w:rPr>
              <w:noProof/>
            </w:rPr>
            <w:tab/>
          </w:r>
          <w:r w:rsidRPr="00E4499D">
            <w:rPr>
              <w:noProof/>
            </w:rPr>
            <w:fldChar w:fldCharType="begin"/>
          </w:r>
          <w:r w:rsidRPr="00E4499D">
            <w:rPr>
              <w:noProof/>
            </w:rPr>
            <w:instrText xml:space="preserve"> PAGEREF _Toc532247287 \h </w:instrText>
          </w:r>
          <w:r w:rsidRPr="00E4499D">
            <w:rPr>
              <w:noProof/>
            </w:rPr>
          </w:r>
          <w:r w:rsidRPr="00E4499D">
            <w:rPr>
              <w:noProof/>
            </w:rPr>
            <w:fldChar w:fldCharType="separate"/>
          </w:r>
          <w:r w:rsidRPr="00E4499D">
            <w:rPr>
              <w:noProof/>
            </w:rPr>
            <w:t>23</w:t>
          </w:r>
          <w:r w:rsidRPr="00E4499D">
            <w:rPr>
              <w:noProof/>
            </w:rPr>
            <w:fldChar w:fldCharType="end"/>
          </w:r>
        </w:p>
        <w:p w14:paraId="2B92C243" w14:textId="3087913F"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3.6.2</w:t>
          </w:r>
          <w:r w:rsidRPr="00E4499D">
            <w:rPr>
              <w:rFonts w:asciiTheme="minorHAnsi" w:hAnsiTheme="minorHAnsi"/>
              <w:noProof/>
              <w:lang w:eastAsia="en-US"/>
            </w:rPr>
            <w:tab/>
          </w:r>
          <w:r w:rsidRPr="00E4499D">
            <w:rPr>
              <w:noProof/>
            </w:rPr>
            <w:t>Big data visual analytics (</w:t>
          </w:r>
          <w:r w:rsidRPr="00E4499D">
            <w:rPr>
              <w:noProof/>
              <w:highlight w:val="yellow"/>
            </w:rPr>
            <w:t>ENG, IBEC</w:t>
          </w:r>
          <w:r w:rsidRPr="00E4499D">
            <w:rPr>
              <w:noProof/>
            </w:rPr>
            <w:t>)</w:t>
          </w:r>
          <w:r w:rsidRPr="00E4499D">
            <w:rPr>
              <w:noProof/>
            </w:rPr>
            <w:tab/>
          </w:r>
          <w:r w:rsidRPr="00E4499D">
            <w:rPr>
              <w:noProof/>
            </w:rPr>
            <w:fldChar w:fldCharType="begin"/>
          </w:r>
          <w:r w:rsidRPr="00E4499D">
            <w:rPr>
              <w:noProof/>
            </w:rPr>
            <w:instrText xml:space="preserve"> PAGEREF _Toc532247288 \h </w:instrText>
          </w:r>
          <w:r w:rsidRPr="00E4499D">
            <w:rPr>
              <w:noProof/>
            </w:rPr>
          </w:r>
          <w:r w:rsidRPr="00E4499D">
            <w:rPr>
              <w:noProof/>
            </w:rPr>
            <w:fldChar w:fldCharType="separate"/>
          </w:r>
          <w:r w:rsidRPr="00E4499D">
            <w:rPr>
              <w:noProof/>
            </w:rPr>
            <w:t>23</w:t>
          </w:r>
          <w:r w:rsidRPr="00E4499D">
            <w:rPr>
              <w:noProof/>
            </w:rPr>
            <w:fldChar w:fldCharType="end"/>
          </w:r>
        </w:p>
        <w:p w14:paraId="38334980" w14:textId="65AEA5D5"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3.6.3</w:t>
          </w:r>
          <w:r w:rsidRPr="00E4499D">
            <w:rPr>
              <w:rFonts w:asciiTheme="minorHAnsi" w:hAnsiTheme="minorHAnsi"/>
              <w:noProof/>
              <w:lang w:eastAsia="en-US"/>
            </w:rPr>
            <w:tab/>
          </w:r>
          <w:r w:rsidRPr="00E4499D">
            <w:rPr>
              <w:noProof/>
            </w:rPr>
            <w:t>Chain of custody and evidence export (</w:t>
          </w:r>
          <w:r w:rsidRPr="00E4499D">
            <w:rPr>
              <w:noProof/>
              <w:highlight w:val="yellow"/>
            </w:rPr>
            <w:t>ENG</w:t>
          </w:r>
          <w:r w:rsidRPr="00E4499D">
            <w:rPr>
              <w:noProof/>
            </w:rPr>
            <w:t>)</w:t>
          </w:r>
          <w:r w:rsidRPr="00E4499D">
            <w:rPr>
              <w:noProof/>
            </w:rPr>
            <w:tab/>
          </w:r>
          <w:r w:rsidRPr="00E4499D">
            <w:rPr>
              <w:noProof/>
            </w:rPr>
            <w:fldChar w:fldCharType="begin"/>
          </w:r>
          <w:r w:rsidRPr="00E4499D">
            <w:rPr>
              <w:noProof/>
            </w:rPr>
            <w:instrText xml:space="preserve"> PAGEREF _Toc532247289 \h </w:instrText>
          </w:r>
          <w:r w:rsidRPr="00E4499D">
            <w:rPr>
              <w:noProof/>
            </w:rPr>
          </w:r>
          <w:r w:rsidRPr="00E4499D">
            <w:rPr>
              <w:noProof/>
            </w:rPr>
            <w:fldChar w:fldCharType="separate"/>
          </w:r>
          <w:r w:rsidRPr="00E4499D">
            <w:rPr>
              <w:noProof/>
            </w:rPr>
            <w:t>23</w:t>
          </w:r>
          <w:r w:rsidRPr="00E4499D">
            <w:rPr>
              <w:noProof/>
            </w:rPr>
            <w:fldChar w:fldCharType="end"/>
          </w:r>
        </w:p>
        <w:p w14:paraId="22978014" w14:textId="44931F92" w:rsidR="00F2551D" w:rsidRPr="00E4499D" w:rsidRDefault="00F2551D">
          <w:pPr>
            <w:pStyle w:val="TOC1"/>
            <w:tabs>
              <w:tab w:val="left" w:pos="442"/>
              <w:tab w:val="right" w:leader="dot" w:pos="9628"/>
            </w:tabs>
            <w:rPr>
              <w:rFonts w:asciiTheme="minorHAnsi" w:hAnsiTheme="minorHAnsi"/>
              <w:noProof/>
              <w:lang w:eastAsia="en-US"/>
            </w:rPr>
          </w:pPr>
          <w:r w:rsidRPr="00E4499D">
            <w:rPr>
              <w:rFonts w:ascii="Calibri" w:hAnsi="Calibri"/>
              <w:noProof/>
            </w:rPr>
            <w:t>4</w:t>
          </w:r>
          <w:r w:rsidRPr="00E4499D">
            <w:rPr>
              <w:rFonts w:asciiTheme="minorHAnsi" w:hAnsiTheme="minorHAnsi"/>
              <w:noProof/>
              <w:lang w:eastAsia="en-US"/>
            </w:rPr>
            <w:tab/>
          </w:r>
          <w:r w:rsidRPr="00E4499D">
            <w:rPr>
              <w:noProof/>
            </w:rPr>
            <w:t>Non-Functional Requirements</w:t>
          </w:r>
          <w:r w:rsidRPr="00E4499D">
            <w:rPr>
              <w:noProof/>
            </w:rPr>
            <w:tab/>
          </w:r>
          <w:r w:rsidRPr="00E4499D">
            <w:rPr>
              <w:noProof/>
            </w:rPr>
            <w:fldChar w:fldCharType="begin"/>
          </w:r>
          <w:r w:rsidRPr="00E4499D">
            <w:rPr>
              <w:noProof/>
            </w:rPr>
            <w:instrText xml:space="preserve"> PAGEREF _Toc532247290 \h </w:instrText>
          </w:r>
          <w:r w:rsidRPr="00E4499D">
            <w:rPr>
              <w:noProof/>
            </w:rPr>
          </w:r>
          <w:r w:rsidRPr="00E4499D">
            <w:rPr>
              <w:noProof/>
            </w:rPr>
            <w:fldChar w:fldCharType="separate"/>
          </w:r>
          <w:r w:rsidRPr="00E4499D">
            <w:rPr>
              <w:noProof/>
            </w:rPr>
            <w:t>25</w:t>
          </w:r>
          <w:r w:rsidRPr="00E4499D">
            <w:rPr>
              <w:noProof/>
            </w:rPr>
            <w:fldChar w:fldCharType="end"/>
          </w:r>
        </w:p>
        <w:p w14:paraId="29194B2B" w14:textId="7CF3CD83"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4.1</w:t>
          </w:r>
          <w:r w:rsidRPr="00E4499D">
            <w:rPr>
              <w:rFonts w:asciiTheme="minorHAnsi" w:hAnsiTheme="minorHAnsi"/>
              <w:noProof/>
              <w:lang w:eastAsia="en-US"/>
            </w:rPr>
            <w:tab/>
          </w:r>
          <w:r w:rsidRPr="00E4499D">
            <w:rPr>
              <w:noProof/>
            </w:rPr>
            <w:t>Non-functional requirements classification</w:t>
          </w:r>
          <w:r w:rsidRPr="00E4499D">
            <w:rPr>
              <w:noProof/>
            </w:rPr>
            <w:tab/>
          </w:r>
          <w:r w:rsidRPr="00E4499D">
            <w:rPr>
              <w:noProof/>
            </w:rPr>
            <w:fldChar w:fldCharType="begin"/>
          </w:r>
          <w:r w:rsidRPr="00E4499D">
            <w:rPr>
              <w:noProof/>
            </w:rPr>
            <w:instrText xml:space="preserve"> PAGEREF _Toc532247291 \h </w:instrText>
          </w:r>
          <w:r w:rsidRPr="00E4499D">
            <w:rPr>
              <w:noProof/>
            </w:rPr>
          </w:r>
          <w:r w:rsidRPr="00E4499D">
            <w:rPr>
              <w:noProof/>
            </w:rPr>
            <w:fldChar w:fldCharType="separate"/>
          </w:r>
          <w:r w:rsidRPr="00E4499D">
            <w:rPr>
              <w:noProof/>
            </w:rPr>
            <w:t>25</w:t>
          </w:r>
          <w:r w:rsidRPr="00E4499D">
            <w:rPr>
              <w:noProof/>
            </w:rPr>
            <w:fldChar w:fldCharType="end"/>
          </w:r>
        </w:p>
        <w:p w14:paraId="4A658A89" w14:textId="55160601"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4.2</w:t>
          </w:r>
          <w:r w:rsidRPr="00E4499D">
            <w:rPr>
              <w:rFonts w:asciiTheme="minorHAnsi" w:hAnsiTheme="minorHAnsi"/>
              <w:noProof/>
              <w:lang w:eastAsia="en-US"/>
            </w:rPr>
            <w:tab/>
          </w:r>
          <w:r w:rsidRPr="00E4499D">
            <w:rPr>
              <w:noProof/>
            </w:rPr>
            <w:t>System level requirements</w:t>
          </w:r>
          <w:r w:rsidRPr="00E4499D">
            <w:rPr>
              <w:noProof/>
            </w:rPr>
            <w:tab/>
          </w:r>
          <w:r w:rsidRPr="00E4499D">
            <w:rPr>
              <w:noProof/>
            </w:rPr>
            <w:fldChar w:fldCharType="begin"/>
          </w:r>
          <w:r w:rsidRPr="00E4499D">
            <w:rPr>
              <w:noProof/>
            </w:rPr>
            <w:instrText xml:space="preserve"> PAGEREF _Toc532247292 \h </w:instrText>
          </w:r>
          <w:r w:rsidRPr="00E4499D">
            <w:rPr>
              <w:noProof/>
            </w:rPr>
          </w:r>
          <w:r w:rsidRPr="00E4499D">
            <w:rPr>
              <w:noProof/>
            </w:rPr>
            <w:fldChar w:fldCharType="separate"/>
          </w:r>
          <w:r w:rsidRPr="00E4499D">
            <w:rPr>
              <w:noProof/>
            </w:rPr>
            <w:t>25</w:t>
          </w:r>
          <w:r w:rsidRPr="00E4499D">
            <w:rPr>
              <w:noProof/>
            </w:rPr>
            <w:fldChar w:fldCharType="end"/>
          </w:r>
        </w:p>
        <w:p w14:paraId="34808269" w14:textId="032A970F"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lastRenderedPageBreak/>
            <w:t>4.3</w:t>
          </w:r>
          <w:r w:rsidRPr="00E4499D">
            <w:rPr>
              <w:rFonts w:asciiTheme="minorHAnsi" w:hAnsiTheme="minorHAnsi"/>
              <w:noProof/>
              <w:lang w:eastAsia="en-US"/>
            </w:rPr>
            <w:tab/>
          </w:r>
          <w:r w:rsidRPr="00E4499D">
            <w:rPr>
              <w:noProof/>
            </w:rPr>
            <w:t>Data sources and stream analysis</w:t>
          </w:r>
          <w:r w:rsidRPr="00E4499D">
            <w:rPr>
              <w:noProof/>
            </w:rPr>
            <w:tab/>
          </w:r>
          <w:r w:rsidRPr="00E4499D">
            <w:rPr>
              <w:noProof/>
            </w:rPr>
            <w:fldChar w:fldCharType="begin"/>
          </w:r>
          <w:r w:rsidRPr="00E4499D">
            <w:rPr>
              <w:noProof/>
            </w:rPr>
            <w:instrText xml:space="preserve"> PAGEREF _Toc532247293 \h </w:instrText>
          </w:r>
          <w:r w:rsidRPr="00E4499D">
            <w:rPr>
              <w:noProof/>
            </w:rPr>
          </w:r>
          <w:r w:rsidRPr="00E4499D">
            <w:rPr>
              <w:noProof/>
            </w:rPr>
            <w:fldChar w:fldCharType="separate"/>
          </w:r>
          <w:r w:rsidRPr="00E4499D">
            <w:rPr>
              <w:noProof/>
            </w:rPr>
            <w:t>25</w:t>
          </w:r>
          <w:r w:rsidRPr="00E4499D">
            <w:rPr>
              <w:noProof/>
            </w:rPr>
            <w:fldChar w:fldCharType="end"/>
          </w:r>
        </w:p>
        <w:p w14:paraId="4117CB6A" w14:textId="36927BA3"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4.3.1</w:t>
          </w:r>
          <w:r w:rsidRPr="00E4499D">
            <w:rPr>
              <w:rFonts w:asciiTheme="minorHAnsi" w:hAnsiTheme="minorHAnsi"/>
              <w:noProof/>
              <w:lang w:eastAsia="en-US"/>
            </w:rPr>
            <w:tab/>
          </w:r>
          <w:r w:rsidRPr="00E4499D">
            <w:rPr>
              <w:noProof/>
            </w:rPr>
            <w:t>Data source risk assessment in the Surface Web, Deep Web and Dark Nets (</w:t>
          </w:r>
          <w:r w:rsidRPr="00E4499D">
            <w:rPr>
              <w:noProof/>
              <w:highlight w:val="yellow"/>
            </w:rPr>
            <w:t>TIU-JADS, AIT</w:t>
          </w:r>
          <w:r w:rsidRPr="00E4499D">
            <w:rPr>
              <w:noProof/>
            </w:rPr>
            <w:t>)</w:t>
          </w:r>
          <w:r w:rsidRPr="00E4499D">
            <w:rPr>
              <w:noProof/>
            </w:rPr>
            <w:tab/>
          </w:r>
          <w:r w:rsidRPr="00E4499D">
            <w:rPr>
              <w:noProof/>
            </w:rPr>
            <w:fldChar w:fldCharType="begin"/>
          </w:r>
          <w:r w:rsidRPr="00E4499D">
            <w:rPr>
              <w:noProof/>
            </w:rPr>
            <w:instrText xml:space="preserve"> PAGEREF _Toc532247294 \h </w:instrText>
          </w:r>
          <w:r w:rsidRPr="00E4499D">
            <w:rPr>
              <w:noProof/>
            </w:rPr>
          </w:r>
          <w:r w:rsidRPr="00E4499D">
            <w:rPr>
              <w:noProof/>
            </w:rPr>
            <w:fldChar w:fldCharType="separate"/>
          </w:r>
          <w:r w:rsidRPr="00E4499D">
            <w:rPr>
              <w:noProof/>
            </w:rPr>
            <w:t>25</w:t>
          </w:r>
          <w:r w:rsidRPr="00E4499D">
            <w:rPr>
              <w:noProof/>
            </w:rPr>
            <w:fldChar w:fldCharType="end"/>
          </w:r>
        </w:p>
        <w:p w14:paraId="48E3701B" w14:textId="0C601069"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4.3.2</w:t>
          </w:r>
          <w:r w:rsidRPr="00E4499D">
            <w:rPr>
              <w:rFonts w:asciiTheme="minorHAnsi" w:hAnsiTheme="minorHAnsi"/>
              <w:noProof/>
              <w:lang w:eastAsia="en-US"/>
            </w:rPr>
            <w:tab/>
          </w:r>
          <w:r w:rsidRPr="00E4499D">
            <w:rPr>
              <w:noProof/>
            </w:rPr>
            <w:t>Black markets discovery and monitoring (</w:t>
          </w:r>
          <w:r w:rsidRPr="00E4499D">
            <w:rPr>
              <w:noProof/>
              <w:highlight w:val="yellow"/>
            </w:rPr>
            <w:t>AIT, ENG</w:t>
          </w:r>
          <w:r w:rsidRPr="00E4499D">
            <w:rPr>
              <w:noProof/>
            </w:rPr>
            <w:t>)</w:t>
          </w:r>
          <w:r w:rsidRPr="00E4499D">
            <w:rPr>
              <w:noProof/>
            </w:rPr>
            <w:tab/>
          </w:r>
          <w:r w:rsidRPr="00E4499D">
            <w:rPr>
              <w:noProof/>
            </w:rPr>
            <w:fldChar w:fldCharType="begin"/>
          </w:r>
          <w:r w:rsidRPr="00E4499D">
            <w:rPr>
              <w:noProof/>
            </w:rPr>
            <w:instrText xml:space="preserve"> PAGEREF _Toc532247295 \h </w:instrText>
          </w:r>
          <w:r w:rsidRPr="00E4499D">
            <w:rPr>
              <w:noProof/>
            </w:rPr>
          </w:r>
          <w:r w:rsidRPr="00E4499D">
            <w:rPr>
              <w:noProof/>
            </w:rPr>
            <w:fldChar w:fldCharType="separate"/>
          </w:r>
          <w:r w:rsidRPr="00E4499D">
            <w:rPr>
              <w:noProof/>
            </w:rPr>
            <w:t>25</w:t>
          </w:r>
          <w:r w:rsidRPr="00E4499D">
            <w:rPr>
              <w:noProof/>
            </w:rPr>
            <w:fldChar w:fldCharType="end"/>
          </w:r>
        </w:p>
        <w:p w14:paraId="5850AA67" w14:textId="5AAE4568"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4.3.3</w:t>
          </w:r>
          <w:r w:rsidRPr="00E4499D">
            <w:rPr>
              <w:rFonts w:asciiTheme="minorHAnsi" w:hAnsiTheme="minorHAnsi"/>
              <w:noProof/>
              <w:lang w:eastAsia="en-US"/>
            </w:rPr>
            <w:tab/>
          </w:r>
          <w:r w:rsidRPr="00E4499D">
            <w:rPr>
              <w:noProof/>
            </w:rPr>
            <w:t>Content acquisition from Surface Web and pre-processing (</w:t>
          </w:r>
          <w:r w:rsidRPr="00E4499D">
            <w:rPr>
              <w:noProof/>
              <w:highlight w:val="yellow"/>
            </w:rPr>
            <w:t>EXPSYS, ENG</w:t>
          </w:r>
          <w:r w:rsidRPr="00E4499D">
            <w:rPr>
              <w:noProof/>
            </w:rPr>
            <w:t>)</w:t>
          </w:r>
          <w:r w:rsidRPr="00E4499D">
            <w:rPr>
              <w:noProof/>
            </w:rPr>
            <w:tab/>
          </w:r>
          <w:r w:rsidRPr="00E4499D">
            <w:rPr>
              <w:noProof/>
            </w:rPr>
            <w:fldChar w:fldCharType="begin"/>
          </w:r>
          <w:r w:rsidRPr="00E4499D">
            <w:rPr>
              <w:noProof/>
            </w:rPr>
            <w:instrText xml:space="preserve"> PAGEREF _Toc532247296 \h </w:instrText>
          </w:r>
          <w:r w:rsidRPr="00E4499D">
            <w:rPr>
              <w:noProof/>
            </w:rPr>
          </w:r>
          <w:r w:rsidRPr="00E4499D">
            <w:rPr>
              <w:noProof/>
            </w:rPr>
            <w:fldChar w:fldCharType="separate"/>
          </w:r>
          <w:r w:rsidRPr="00E4499D">
            <w:rPr>
              <w:noProof/>
            </w:rPr>
            <w:t>25</w:t>
          </w:r>
          <w:r w:rsidRPr="00E4499D">
            <w:rPr>
              <w:noProof/>
            </w:rPr>
            <w:fldChar w:fldCharType="end"/>
          </w:r>
        </w:p>
        <w:p w14:paraId="29A60F28" w14:textId="5998F01E"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4.3.4</w:t>
          </w:r>
          <w:r w:rsidRPr="00E4499D">
            <w:rPr>
              <w:rFonts w:asciiTheme="minorHAnsi" w:hAnsiTheme="minorHAnsi"/>
              <w:noProof/>
              <w:lang w:eastAsia="en-US"/>
            </w:rPr>
            <w:tab/>
          </w:r>
          <w:r w:rsidRPr="00E4499D">
            <w:rPr>
              <w:noProof/>
            </w:rPr>
            <w:t>Blockchain analysis for illicit activity discovering (</w:t>
          </w:r>
          <w:r w:rsidRPr="00E4499D">
            <w:rPr>
              <w:noProof/>
              <w:highlight w:val="yellow"/>
            </w:rPr>
            <w:t>AIT</w:t>
          </w:r>
          <w:r w:rsidRPr="00E4499D">
            <w:rPr>
              <w:noProof/>
            </w:rPr>
            <w:t>)</w:t>
          </w:r>
          <w:r w:rsidRPr="00E4499D">
            <w:rPr>
              <w:noProof/>
            </w:rPr>
            <w:tab/>
          </w:r>
          <w:r w:rsidRPr="00E4499D">
            <w:rPr>
              <w:noProof/>
            </w:rPr>
            <w:fldChar w:fldCharType="begin"/>
          </w:r>
          <w:r w:rsidRPr="00E4499D">
            <w:rPr>
              <w:noProof/>
            </w:rPr>
            <w:instrText xml:space="preserve"> PAGEREF _Toc532247297 \h </w:instrText>
          </w:r>
          <w:r w:rsidRPr="00E4499D">
            <w:rPr>
              <w:noProof/>
            </w:rPr>
          </w:r>
          <w:r w:rsidRPr="00E4499D">
            <w:rPr>
              <w:noProof/>
            </w:rPr>
            <w:fldChar w:fldCharType="separate"/>
          </w:r>
          <w:r w:rsidRPr="00E4499D">
            <w:rPr>
              <w:noProof/>
            </w:rPr>
            <w:t>26</w:t>
          </w:r>
          <w:r w:rsidRPr="00E4499D">
            <w:rPr>
              <w:noProof/>
            </w:rPr>
            <w:fldChar w:fldCharType="end"/>
          </w:r>
        </w:p>
        <w:p w14:paraId="62A02DEC" w14:textId="36D10E2E"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4.3.5</w:t>
          </w:r>
          <w:r w:rsidRPr="00E4499D">
            <w:rPr>
              <w:rFonts w:asciiTheme="minorHAnsi" w:hAnsiTheme="minorHAnsi"/>
              <w:noProof/>
              <w:lang w:eastAsia="en-US"/>
            </w:rPr>
            <w:tab/>
          </w:r>
          <w:r w:rsidRPr="00E4499D">
            <w:rPr>
              <w:noProof/>
            </w:rPr>
            <w:t>Construction of source network and filtering (</w:t>
          </w:r>
          <w:r w:rsidRPr="00E4499D">
            <w:rPr>
              <w:noProof/>
              <w:highlight w:val="yellow"/>
            </w:rPr>
            <w:t>AIT, ENG, EXPSYS</w:t>
          </w:r>
          <w:r w:rsidRPr="00E4499D">
            <w:rPr>
              <w:noProof/>
            </w:rPr>
            <w:t>)</w:t>
          </w:r>
          <w:r w:rsidRPr="00E4499D">
            <w:rPr>
              <w:noProof/>
            </w:rPr>
            <w:tab/>
          </w:r>
          <w:r w:rsidRPr="00E4499D">
            <w:rPr>
              <w:noProof/>
            </w:rPr>
            <w:fldChar w:fldCharType="begin"/>
          </w:r>
          <w:r w:rsidRPr="00E4499D">
            <w:rPr>
              <w:noProof/>
            </w:rPr>
            <w:instrText xml:space="preserve"> PAGEREF _Toc532247298 \h </w:instrText>
          </w:r>
          <w:r w:rsidRPr="00E4499D">
            <w:rPr>
              <w:noProof/>
            </w:rPr>
          </w:r>
          <w:r w:rsidRPr="00E4499D">
            <w:rPr>
              <w:noProof/>
            </w:rPr>
            <w:fldChar w:fldCharType="separate"/>
          </w:r>
          <w:r w:rsidRPr="00E4499D">
            <w:rPr>
              <w:noProof/>
            </w:rPr>
            <w:t>26</w:t>
          </w:r>
          <w:r w:rsidRPr="00E4499D">
            <w:rPr>
              <w:noProof/>
            </w:rPr>
            <w:fldChar w:fldCharType="end"/>
          </w:r>
        </w:p>
        <w:p w14:paraId="360EA002" w14:textId="178AAF0F"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4.4</w:t>
          </w:r>
          <w:r w:rsidRPr="00E4499D">
            <w:rPr>
              <w:rFonts w:asciiTheme="minorHAnsi" w:hAnsiTheme="minorHAnsi"/>
              <w:noProof/>
              <w:lang w:eastAsia="en-US"/>
            </w:rPr>
            <w:tab/>
          </w:r>
          <w:r w:rsidRPr="00E4499D">
            <w:rPr>
              <w:noProof/>
            </w:rPr>
            <w:t>Big Data analysis and analytics</w:t>
          </w:r>
          <w:r w:rsidRPr="00E4499D">
            <w:rPr>
              <w:noProof/>
            </w:rPr>
            <w:tab/>
          </w:r>
          <w:r w:rsidRPr="00E4499D">
            <w:rPr>
              <w:noProof/>
            </w:rPr>
            <w:fldChar w:fldCharType="begin"/>
          </w:r>
          <w:r w:rsidRPr="00E4499D">
            <w:rPr>
              <w:noProof/>
            </w:rPr>
            <w:instrText xml:space="preserve"> PAGEREF _Toc532247299 \h </w:instrText>
          </w:r>
          <w:r w:rsidRPr="00E4499D">
            <w:rPr>
              <w:noProof/>
            </w:rPr>
          </w:r>
          <w:r w:rsidRPr="00E4499D">
            <w:rPr>
              <w:noProof/>
            </w:rPr>
            <w:fldChar w:fldCharType="separate"/>
          </w:r>
          <w:r w:rsidRPr="00E4499D">
            <w:rPr>
              <w:noProof/>
            </w:rPr>
            <w:t>26</w:t>
          </w:r>
          <w:r w:rsidRPr="00E4499D">
            <w:rPr>
              <w:noProof/>
            </w:rPr>
            <w:fldChar w:fldCharType="end"/>
          </w:r>
        </w:p>
        <w:p w14:paraId="6A1D4E6E" w14:textId="3C8FA854"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4.4.1</w:t>
          </w:r>
          <w:r w:rsidRPr="00E4499D">
            <w:rPr>
              <w:rFonts w:asciiTheme="minorHAnsi" w:hAnsiTheme="minorHAnsi"/>
              <w:noProof/>
              <w:lang w:eastAsia="en-US"/>
            </w:rPr>
            <w:tab/>
          </w:r>
          <w:r w:rsidRPr="00E4499D">
            <w:rPr>
              <w:noProof/>
            </w:rPr>
            <w:t>Multilingual text analysis (</w:t>
          </w:r>
          <w:r w:rsidRPr="00E4499D">
            <w:rPr>
              <w:noProof/>
              <w:highlight w:val="yellow"/>
            </w:rPr>
            <w:t>EXPSYS, ENG</w:t>
          </w:r>
          <w:r w:rsidRPr="00E4499D">
            <w:rPr>
              <w:noProof/>
            </w:rPr>
            <w:t>)</w:t>
          </w:r>
          <w:r w:rsidRPr="00E4499D">
            <w:rPr>
              <w:noProof/>
            </w:rPr>
            <w:tab/>
          </w:r>
          <w:r w:rsidRPr="00E4499D">
            <w:rPr>
              <w:noProof/>
            </w:rPr>
            <w:fldChar w:fldCharType="begin"/>
          </w:r>
          <w:r w:rsidRPr="00E4499D">
            <w:rPr>
              <w:noProof/>
            </w:rPr>
            <w:instrText xml:space="preserve"> PAGEREF _Toc532247300 \h </w:instrText>
          </w:r>
          <w:r w:rsidRPr="00E4499D">
            <w:rPr>
              <w:noProof/>
            </w:rPr>
          </w:r>
          <w:r w:rsidRPr="00E4499D">
            <w:rPr>
              <w:noProof/>
            </w:rPr>
            <w:fldChar w:fldCharType="separate"/>
          </w:r>
          <w:r w:rsidRPr="00E4499D">
            <w:rPr>
              <w:noProof/>
            </w:rPr>
            <w:t>26</w:t>
          </w:r>
          <w:r w:rsidRPr="00E4499D">
            <w:rPr>
              <w:noProof/>
            </w:rPr>
            <w:fldChar w:fldCharType="end"/>
          </w:r>
        </w:p>
        <w:p w14:paraId="0156CCC6" w14:textId="2ADECF39"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4.4.2</w:t>
          </w:r>
          <w:r w:rsidRPr="00E4499D">
            <w:rPr>
              <w:rFonts w:asciiTheme="minorHAnsi" w:hAnsiTheme="minorHAnsi"/>
              <w:noProof/>
              <w:lang w:eastAsia="en-US"/>
            </w:rPr>
            <w:tab/>
          </w:r>
          <w:r w:rsidRPr="00E4499D">
            <w:rPr>
              <w:noProof/>
            </w:rPr>
            <w:t>Image and video analysis (</w:t>
          </w:r>
          <w:r w:rsidRPr="00E4499D">
            <w:rPr>
              <w:noProof/>
              <w:highlight w:val="yellow"/>
            </w:rPr>
            <w:t>CERTH</w:t>
          </w:r>
          <w:r w:rsidRPr="00E4499D">
            <w:rPr>
              <w:noProof/>
            </w:rPr>
            <w:t>)</w:t>
          </w:r>
          <w:r w:rsidRPr="00E4499D">
            <w:rPr>
              <w:noProof/>
            </w:rPr>
            <w:tab/>
          </w:r>
          <w:r w:rsidRPr="00E4499D">
            <w:rPr>
              <w:noProof/>
            </w:rPr>
            <w:fldChar w:fldCharType="begin"/>
          </w:r>
          <w:r w:rsidRPr="00E4499D">
            <w:rPr>
              <w:noProof/>
            </w:rPr>
            <w:instrText xml:space="preserve"> PAGEREF _Toc532247301 \h </w:instrText>
          </w:r>
          <w:r w:rsidRPr="00E4499D">
            <w:rPr>
              <w:noProof/>
            </w:rPr>
          </w:r>
          <w:r w:rsidRPr="00E4499D">
            <w:rPr>
              <w:noProof/>
            </w:rPr>
            <w:fldChar w:fldCharType="separate"/>
          </w:r>
          <w:r w:rsidRPr="00E4499D">
            <w:rPr>
              <w:noProof/>
            </w:rPr>
            <w:t>26</w:t>
          </w:r>
          <w:r w:rsidRPr="00E4499D">
            <w:rPr>
              <w:noProof/>
            </w:rPr>
            <w:fldChar w:fldCharType="end"/>
          </w:r>
        </w:p>
        <w:p w14:paraId="79FA703D" w14:textId="6FFCEBB3"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4.4.3</w:t>
          </w:r>
          <w:r w:rsidRPr="00E4499D">
            <w:rPr>
              <w:rFonts w:asciiTheme="minorHAnsi" w:hAnsiTheme="minorHAnsi"/>
              <w:noProof/>
              <w:lang w:eastAsia="en-US"/>
            </w:rPr>
            <w:tab/>
          </w:r>
          <w:r w:rsidRPr="00E4499D">
            <w:rPr>
              <w:noProof/>
            </w:rPr>
            <w:t>Multilingual automated translation (</w:t>
          </w:r>
          <w:r w:rsidRPr="00E4499D">
            <w:rPr>
              <w:noProof/>
              <w:highlight w:val="yellow"/>
            </w:rPr>
            <w:t>SYSTRAN</w:t>
          </w:r>
          <w:r w:rsidRPr="00E4499D">
            <w:rPr>
              <w:noProof/>
            </w:rPr>
            <w:t>)</w:t>
          </w:r>
          <w:r w:rsidRPr="00E4499D">
            <w:rPr>
              <w:noProof/>
            </w:rPr>
            <w:tab/>
          </w:r>
          <w:r w:rsidRPr="00E4499D">
            <w:rPr>
              <w:noProof/>
            </w:rPr>
            <w:fldChar w:fldCharType="begin"/>
          </w:r>
          <w:r w:rsidRPr="00E4499D">
            <w:rPr>
              <w:noProof/>
            </w:rPr>
            <w:instrText xml:space="preserve"> PAGEREF _Toc532247302 \h </w:instrText>
          </w:r>
          <w:r w:rsidRPr="00E4499D">
            <w:rPr>
              <w:noProof/>
            </w:rPr>
          </w:r>
          <w:r w:rsidRPr="00E4499D">
            <w:rPr>
              <w:noProof/>
            </w:rPr>
            <w:fldChar w:fldCharType="separate"/>
          </w:r>
          <w:r w:rsidRPr="00E4499D">
            <w:rPr>
              <w:noProof/>
            </w:rPr>
            <w:t>26</w:t>
          </w:r>
          <w:r w:rsidRPr="00E4499D">
            <w:rPr>
              <w:noProof/>
            </w:rPr>
            <w:fldChar w:fldCharType="end"/>
          </w:r>
        </w:p>
        <w:p w14:paraId="17B0C9BA" w14:textId="12508CA3"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4.4.4</w:t>
          </w:r>
          <w:r w:rsidRPr="00E4499D">
            <w:rPr>
              <w:rFonts w:asciiTheme="minorHAnsi" w:hAnsiTheme="minorHAnsi"/>
              <w:noProof/>
              <w:lang w:eastAsia="en-US"/>
            </w:rPr>
            <w:tab/>
          </w:r>
          <w:r w:rsidRPr="00E4499D">
            <w:rPr>
              <w:noProof/>
            </w:rPr>
            <w:t>Multilingual speech to text (</w:t>
          </w:r>
          <w:r w:rsidRPr="00E4499D">
            <w:rPr>
              <w:noProof/>
              <w:highlight w:val="yellow"/>
            </w:rPr>
            <w:t>SYSTRAN</w:t>
          </w:r>
          <w:r w:rsidRPr="00E4499D">
            <w:rPr>
              <w:noProof/>
            </w:rPr>
            <w:t>)</w:t>
          </w:r>
          <w:r w:rsidRPr="00E4499D">
            <w:rPr>
              <w:noProof/>
            </w:rPr>
            <w:tab/>
          </w:r>
          <w:r w:rsidRPr="00E4499D">
            <w:rPr>
              <w:noProof/>
            </w:rPr>
            <w:fldChar w:fldCharType="begin"/>
          </w:r>
          <w:r w:rsidRPr="00E4499D">
            <w:rPr>
              <w:noProof/>
            </w:rPr>
            <w:instrText xml:space="preserve"> PAGEREF _Toc532247303 \h </w:instrText>
          </w:r>
          <w:r w:rsidRPr="00E4499D">
            <w:rPr>
              <w:noProof/>
            </w:rPr>
          </w:r>
          <w:r w:rsidRPr="00E4499D">
            <w:rPr>
              <w:noProof/>
            </w:rPr>
            <w:fldChar w:fldCharType="separate"/>
          </w:r>
          <w:r w:rsidRPr="00E4499D">
            <w:rPr>
              <w:noProof/>
            </w:rPr>
            <w:t>27</w:t>
          </w:r>
          <w:r w:rsidRPr="00E4499D">
            <w:rPr>
              <w:noProof/>
            </w:rPr>
            <w:fldChar w:fldCharType="end"/>
          </w:r>
        </w:p>
        <w:p w14:paraId="7437A36F" w14:textId="14E166A3"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4.4.5</w:t>
          </w:r>
          <w:r w:rsidRPr="00E4499D">
            <w:rPr>
              <w:rFonts w:asciiTheme="minorHAnsi" w:hAnsiTheme="minorHAnsi"/>
              <w:noProof/>
              <w:lang w:eastAsia="en-US"/>
            </w:rPr>
            <w:tab/>
          </w:r>
          <w:r w:rsidRPr="00E4499D">
            <w:rPr>
              <w:noProof/>
            </w:rPr>
            <w:t>Illegal trafficking trend analysis (</w:t>
          </w:r>
          <w:r w:rsidRPr="00E4499D">
            <w:rPr>
              <w:noProof/>
              <w:highlight w:val="yellow"/>
            </w:rPr>
            <w:t>TIU-JADS, CERTH</w:t>
          </w:r>
          <w:r w:rsidRPr="00E4499D">
            <w:rPr>
              <w:noProof/>
            </w:rPr>
            <w:t>)</w:t>
          </w:r>
          <w:r w:rsidRPr="00E4499D">
            <w:rPr>
              <w:noProof/>
            </w:rPr>
            <w:tab/>
          </w:r>
          <w:r w:rsidRPr="00E4499D">
            <w:rPr>
              <w:noProof/>
            </w:rPr>
            <w:fldChar w:fldCharType="begin"/>
          </w:r>
          <w:r w:rsidRPr="00E4499D">
            <w:rPr>
              <w:noProof/>
            </w:rPr>
            <w:instrText xml:space="preserve"> PAGEREF _Toc532247304 \h </w:instrText>
          </w:r>
          <w:r w:rsidRPr="00E4499D">
            <w:rPr>
              <w:noProof/>
            </w:rPr>
          </w:r>
          <w:r w:rsidRPr="00E4499D">
            <w:rPr>
              <w:noProof/>
            </w:rPr>
            <w:fldChar w:fldCharType="separate"/>
          </w:r>
          <w:r w:rsidRPr="00E4499D">
            <w:rPr>
              <w:noProof/>
            </w:rPr>
            <w:t>2</w:t>
          </w:r>
          <w:r w:rsidRPr="00E4499D">
            <w:rPr>
              <w:noProof/>
            </w:rPr>
            <w:t>7</w:t>
          </w:r>
          <w:r w:rsidRPr="00E4499D">
            <w:rPr>
              <w:noProof/>
            </w:rPr>
            <w:fldChar w:fldCharType="end"/>
          </w:r>
        </w:p>
        <w:p w14:paraId="1585C260" w14:textId="2796DAB5"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4.4.6</w:t>
          </w:r>
          <w:r w:rsidRPr="00E4499D">
            <w:rPr>
              <w:rFonts w:asciiTheme="minorHAnsi" w:hAnsiTheme="minorHAnsi"/>
              <w:noProof/>
              <w:lang w:eastAsia="en-US"/>
            </w:rPr>
            <w:tab/>
          </w:r>
          <w:r w:rsidRPr="00E4499D">
            <w:rPr>
              <w:noProof/>
            </w:rPr>
            <w:t>Visual Indexing (</w:t>
          </w:r>
          <w:r w:rsidRPr="00E4499D">
            <w:rPr>
              <w:noProof/>
              <w:highlight w:val="yellow"/>
            </w:rPr>
            <w:t>CERTH</w:t>
          </w:r>
          <w:r w:rsidRPr="00E4499D">
            <w:rPr>
              <w:noProof/>
            </w:rPr>
            <w:t>)</w:t>
          </w:r>
          <w:r w:rsidRPr="00E4499D">
            <w:rPr>
              <w:noProof/>
            </w:rPr>
            <w:tab/>
          </w:r>
          <w:r w:rsidRPr="00E4499D">
            <w:rPr>
              <w:noProof/>
            </w:rPr>
            <w:fldChar w:fldCharType="begin"/>
          </w:r>
          <w:r w:rsidRPr="00E4499D">
            <w:rPr>
              <w:noProof/>
            </w:rPr>
            <w:instrText xml:space="preserve"> PAGEREF _Toc532247305 \h </w:instrText>
          </w:r>
          <w:r w:rsidRPr="00E4499D">
            <w:rPr>
              <w:noProof/>
            </w:rPr>
          </w:r>
          <w:r w:rsidRPr="00E4499D">
            <w:rPr>
              <w:noProof/>
            </w:rPr>
            <w:fldChar w:fldCharType="separate"/>
          </w:r>
          <w:r w:rsidRPr="00E4499D">
            <w:rPr>
              <w:noProof/>
            </w:rPr>
            <w:t>27</w:t>
          </w:r>
          <w:r w:rsidRPr="00E4499D">
            <w:rPr>
              <w:noProof/>
            </w:rPr>
            <w:fldChar w:fldCharType="end"/>
          </w:r>
        </w:p>
        <w:p w14:paraId="477EA9D4" w14:textId="4823B975"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4.5</w:t>
          </w:r>
          <w:r w:rsidRPr="00E4499D">
            <w:rPr>
              <w:rFonts w:asciiTheme="minorHAnsi" w:hAnsiTheme="minorHAnsi"/>
              <w:noProof/>
              <w:lang w:eastAsia="en-US"/>
            </w:rPr>
            <w:tab/>
          </w:r>
          <w:r w:rsidRPr="00E4499D">
            <w:rPr>
              <w:noProof/>
            </w:rPr>
            <w:t>Knowledge generation and reasoning</w:t>
          </w:r>
          <w:r w:rsidRPr="00E4499D">
            <w:rPr>
              <w:noProof/>
            </w:rPr>
            <w:tab/>
          </w:r>
          <w:r w:rsidRPr="00E4499D">
            <w:rPr>
              <w:noProof/>
            </w:rPr>
            <w:fldChar w:fldCharType="begin"/>
          </w:r>
          <w:r w:rsidRPr="00E4499D">
            <w:rPr>
              <w:noProof/>
            </w:rPr>
            <w:instrText xml:space="preserve"> PAGEREF _Toc532247306 \h </w:instrText>
          </w:r>
          <w:r w:rsidRPr="00E4499D">
            <w:rPr>
              <w:noProof/>
            </w:rPr>
          </w:r>
          <w:r w:rsidRPr="00E4499D">
            <w:rPr>
              <w:noProof/>
            </w:rPr>
            <w:fldChar w:fldCharType="separate"/>
          </w:r>
          <w:r w:rsidRPr="00E4499D">
            <w:rPr>
              <w:noProof/>
            </w:rPr>
            <w:t>27</w:t>
          </w:r>
          <w:r w:rsidRPr="00E4499D">
            <w:rPr>
              <w:noProof/>
            </w:rPr>
            <w:fldChar w:fldCharType="end"/>
          </w:r>
        </w:p>
        <w:p w14:paraId="6145F265" w14:textId="593CA111"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4.5.1</w:t>
          </w:r>
          <w:r w:rsidRPr="00E4499D">
            <w:rPr>
              <w:rFonts w:asciiTheme="minorHAnsi" w:hAnsiTheme="minorHAnsi"/>
              <w:noProof/>
              <w:lang w:eastAsia="en-US"/>
            </w:rPr>
            <w:tab/>
          </w:r>
          <w:r w:rsidRPr="00E4499D">
            <w:rPr>
              <w:noProof/>
            </w:rPr>
            <w:t>Knowledge modelling for illegal trafficking (</w:t>
          </w:r>
          <w:r w:rsidRPr="00E4499D">
            <w:rPr>
              <w:noProof/>
              <w:highlight w:val="yellow"/>
            </w:rPr>
            <w:t>EXPSYS, ENG</w:t>
          </w:r>
          <w:r w:rsidRPr="00E4499D">
            <w:rPr>
              <w:noProof/>
            </w:rPr>
            <w:t>)</w:t>
          </w:r>
          <w:r w:rsidRPr="00E4499D">
            <w:rPr>
              <w:noProof/>
            </w:rPr>
            <w:tab/>
          </w:r>
          <w:r w:rsidRPr="00E4499D">
            <w:rPr>
              <w:noProof/>
            </w:rPr>
            <w:fldChar w:fldCharType="begin"/>
          </w:r>
          <w:r w:rsidRPr="00E4499D">
            <w:rPr>
              <w:noProof/>
            </w:rPr>
            <w:instrText xml:space="preserve"> PAGEREF _Toc532247307 \h </w:instrText>
          </w:r>
          <w:r w:rsidRPr="00E4499D">
            <w:rPr>
              <w:noProof/>
            </w:rPr>
          </w:r>
          <w:r w:rsidRPr="00E4499D">
            <w:rPr>
              <w:noProof/>
            </w:rPr>
            <w:fldChar w:fldCharType="separate"/>
          </w:r>
          <w:r w:rsidRPr="00E4499D">
            <w:rPr>
              <w:noProof/>
            </w:rPr>
            <w:t>27</w:t>
          </w:r>
          <w:r w:rsidRPr="00E4499D">
            <w:rPr>
              <w:noProof/>
            </w:rPr>
            <w:fldChar w:fldCharType="end"/>
          </w:r>
        </w:p>
        <w:p w14:paraId="5370F85D" w14:textId="20064273"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4.5.2</w:t>
          </w:r>
          <w:r w:rsidRPr="00E4499D">
            <w:rPr>
              <w:rFonts w:asciiTheme="minorHAnsi" w:hAnsiTheme="minorHAnsi"/>
              <w:noProof/>
              <w:lang w:eastAsia="en-US"/>
            </w:rPr>
            <w:tab/>
          </w:r>
          <w:r w:rsidRPr="00E4499D">
            <w:rPr>
              <w:noProof/>
            </w:rPr>
            <w:t>Black markets and illegal shops and products tracking (</w:t>
          </w:r>
          <w:r w:rsidRPr="00E4499D">
            <w:rPr>
              <w:noProof/>
              <w:highlight w:val="yellow"/>
            </w:rPr>
            <w:t>EXPSYS, ENG, AIT</w:t>
          </w:r>
          <w:r w:rsidRPr="00E4499D">
            <w:rPr>
              <w:noProof/>
            </w:rPr>
            <w:t>)</w:t>
          </w:r>
          <w:r w:rsidRPr="00E4499D">
            <w:rPr>
              <w:noProof/>
            </w:rPr>
            <w:tab/>
          </w:r>
          <w:r w:rsidRPr="00E4499D">
            <w:rPr>
              <w:noProof/>
            </w:rPr>
            <w:fldChar w:fldCharType="begin"/>
          </w:r>
          <w:r w:rsidRPr="00E4499D">
            <w:rPr>
              <w:noProof/>
            </w:rPr>
            <w:instrText xml:space="preserve"> PAGEREF _Toc532247308 \h </w:instrText>
          </w:r>
          <w:r w:rsidRPr="00E4499D">
            <w:rPr>
              <w:noProof/>
            </w:rPr>
          </w:r>
          <w:r w:rsidRPr="00E4499D">
            <w:rPr>
              <w:noProof/>
            </w:rPr>
            <w:fldChar w:fldCharType="separate"/>
          </w:r>
          <w:r w:rsidRPr="00E4499D">
            <w:rPr>
              <w:noProof/>
            </w:rPr>
            <w:t>27</w:t>
          </w:r>
          <w:r w:rsidRPr="00E4499D">
            <w:rPr>
              <w:noProof/>
            </w:rPr>
            <w:fldChar w:fldCharType="end"/>
          </w:r>
        </w:p>
        <w:p w14:paraId="2FF4E24D" w14:textId="6C0D91F8"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4.5.3</w:t>
          </w:r>
          <w:r w:rsidRPr="00E4499D">
            <w:rPr>
              <w:rFonts w:asciiTheme="minorHAnsi" w:hAnsiTheme="minorHAnsi"/>
              <w:noProof/>
              <w:lang w:eastAsia="en-US"/>
            </w:rPr>
            <w:tab/>
          </w:r>
          <w:r w:rsidRPr="00E4499D">
            <w:rPr>
              <w:noProof/>
            </w:rPr>
            <w:t>Reasoning mechanisms for criminal network reconstruction (</w:t>
          </w:r>
          <w:r w:rsidRPr="00E4499D">
            <w:rPr>
              <w:noProof/>
              <w:highlight w:val="yellow"/>
            </w:rPr>
            <w:t>ENG, EXPSYS, AIT</w:t>
          </w:r>
          <w:r w:rsidRPr="00E4499D">
            <w:rPr>
              <w:noProof/>
            </w:rPr>
            <w:t>)</w:t>
          </w:r>
          <w:r w:rsidRPr="00E4499D">
            <w:rPr>
              <w:noProof/>
            </w:rPr>
            <w:tab/>
          </w:r>
          <w:r w:rsidRPr="00E4499D">
            <w:rPr>
              <w:noProof/>
            </w:rPr>
            <w:fldChar w:fldCharType="begin"/>
          </w:r>
          <w:r w:rsidRPr="00E4499D">
            <w:rPr>
              <w:noProof/>
            </w:rPr>
            <w:instrText xml:space="preserve"> PAGEREF _Toc532247309 \h </w:instrText>
          </w:r>
          <w:r w:rsidRPr="00E4499D">
            <w:rPr>
              <w:noProof/>
            </w:rPr>
          </w:r>
          <w:r w:rsidRPr="00E4499D">
            <w:rPr>
              <w:noProof/>
            </w:rPr>
            <w:fldChar w:fldCharType="separate"/>
          </w:r>
          <w:r w:rsidRPr="00E4499D">
            <w:rPr>
              <w:noProof/>
            </w:rPr>
            <w:t>27</w:t>
          </w:r>
          <w:r w:rsidRPr="00E4499D">
            <w:rPr>
              <w:noProof/>
            </w:rPr>
            <w:fldChar w:fldCharType="end"/>
          </w:r>
        </w:p>
        <w:p w14:paraId="609A67A2" w14:textId="41920AD0"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4.5.4</w:t>
          </w:r>
          <w:r w:rsidRPr="00E4499D">
            <w:rPr>
              <w:rFonts w:asciiTheme="minorHAnsi" w:hAnsiTheme="minorHAnsi"/>
              <w:noProof/>
              <w:lang w:eastAsia="en-US"/>
            </w:rPr>
            <w:tab/>
          </w:r>
          <w:r w:rsidRPr="00E4499D">
            <w:rPr>
              <w:noProof/>
            </w:rPr>
            <w:t>Knowledge-based browsing, search and retrieval (</w:t>
          </w:r>
          <w:r w:rsidRPr="00E4499D">
            <w:rPr>
              <w:noProof/>
              <w:highlight w:val="yellow"/>
            </w:rPr>
            <w:t>ENG</w:t>
          </w:r>
          <w:r w:rsidRPr="00E4499D">
            <w:rPr>
              <w:noProof/>
            </w:rPr>
            <w:t>)</w:t>
          </w:r>
          <w:r w:rsidRPr="00E4499D">
            <w:rPr>
              <w:noProof/>
            </w:rPr>
            <w:tab/>
          </w:r>
          <w:r w:rsidRPr="00E4499D">
            <w:rPr>
              <w:noProof/>
            </w:rPr>
            <w:fldChar w:fldCharType="begin"/>
          </w:r>
          <w:r w:rsidRPr="00E4499D">
            <w:rPr>
              <w:noProof/>
            </w:rPr>
            <w:instrText xml:space="preserve"> PAGEREF _Toc532247310 \h </w:instrText>
          </w:r>
          <w:r w:rsidRPr="00E4499D">
            <w:rPr>
              <w:noProof/>
            </w:rPr>
          </w:r>
          <w:r w:rsidRPr="00E4499D">
            <w:rPr>
              <w:noProof/>
            </w:rPr>
            <w:fldChar w:fldCharType="separate"/>
          </w:r>
          <w:r w:rsidRPr="00E4499D">
            <w:rPr>
              <w:noProof/>
            </w:rPr>
            <w:t>28</w:t>
          </w:r>
          <w:r w:rsidRPr="00E4499D">
            <w:rPr>
              <w:noProof/>
            </w:rPr>
            <w:fldChar w:fldCharType="end"/>
          </w:r>
        </w:p>
        <w:p w14:paraId="1E868C84" w14:textId="443172CE"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4.5.5</w:t>
          </w:r>
          <w:r w:rsidRPr="00E4499D">
            <w:rPr>
              <w:rFonts w:asciiTheme="minorHAnsi" w:hAnsiTheme="minorHAnsi"/>
              <w:noProof/>
              <w:lang w:eastAsia="en-US"/>
            </w:rPr>
            <w:tab/>
          </w:r>
          <w:r w:rsidRPr="00E4499D">
            <w:rPr>
              <w:noProof/>
            </w:rPr>
            <w:t>Extraction of evolving knowledge from deep neural network representations (</w:t>
          </w:r>
          <w:r w:rsidRPr="00E4499D">
            <w:rPr>
              <w:noProof/>
              <w:highlight w:val="yellow"/>
            </w:rPr>
            <w:t>CERTH</w:t>
          </w:r>
          <w:r w:rsidRPr="00E4499D">
            <w:rPr>
              <w:noProof/>
            </w:rPr>
            <w:t>)</w:t>
          </w:r>
          <w:r w:rsidRPr="00E4499D">
            <w:rPr>
              <w:noProof/>
            </w:rPr>
            <w:tab/>
          </w:r>
          <w:r w:rsidRPr="00E4499D">
            <w:rPr>
              <w:noProof/>
            </w:rPr>
            <w:fldChar w:fldCharType="begin"/>
          </w:r>
          <w:r w:rsidRPr="00E4499D">
            <w:rPr>
              <w:noProof/>
            </w:rPr>
            <w:instrText xml:space="preserve"> PAGEREF _Toc532247311 \h </w:instrText>
          </w:r>
          <w:r w:rsidRPr="00E4499D">
            <w:rPr>
              <w:noProof/>
            </w:rPr>
          </w:r>
          <w:r w:rsidRPr="00E4499D">
            <w:rPr>
              <w:noProof/>
            </w:rPr>
            <w:fldChar w:fldCharType="separate"/>
          </w:r>
          <w:r w:rsidRPr="00E4499D">
            <w:rPr>
              <w:noProof/>
            </w:rPr>
            <w:t>28</w:t>
          </w:r>
          <w:r w:rsidRPr="00E4499D">
            <w:rPr>
              <w:noProof/>
            </w:rPr>
            <w:fldChar w:fldCharType="end"/>
          </w:r>
        </w:p>
        <w:p w14:paraId="2AC9758D" w14:textId="024A41FC"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4.6</w:t>
          </w:r>
          <w:r w:rsidRPr="00E4499D">
            <w:rPr>
              <w:rFonts w:asciiTheme="minorHAnsi" w:hAnsiTheme="minorHAnsi"/>
              <w:noProof/>
              <w:lang w:eastAsia="en-US"/>
            </w:rPr>
            <w:tab/>
          </w:r>
          <w:r w:rsidRPr="00E4499D">
            <w:rPr>
              <w:noProof/>
            </w:rPr>
            <w:t>Integration of human factor in the analysis loop</w:t>
          </w:r>
          <w:r w:rsidRPr="00E4499D">
            <w:rPr>
              <w:noProof/>
            </w:rPr>
            <w:tab/>
          </w:r>
          <w:r w:rsidRPr="00E4499D">
            <w:rPr>
              <w:noProof/>
            </w:rPr>
            <w:fldChar w:fldCharType="begin"/>
          </w:r>
          <w:r w:rsidRPr="00E4499D">
            <w:rPr>
              <w:noProof/>
            </w:rPr>
            <w:instrText xml:space="preserve"> PAGEREF _Toc532247312 \h </w:instrText>
          </w:r>
          <w:r w:rsidRPr="00E4499D">
            <w:rPr>
              <w:noProof/>
            </w:rPr>
          </w:r>
          <w:r w:rsidRPr="00E4499D">
            <w:rPr>
              <w:noProof/>
            </w:rPr>
            <w:fldChar w:fldCharType="separate"/>
          </w:r>
          <w:r w:rsidRPr="00E4499D">
            <w:rPr>
              <w:noProof/>
            </w:rPr>
            <w:t>28</w:t>
          </w:r>
          <w:r w:rsidRPr="00E4499D">
            <w:rPr>
              <w:noProof/>
            </w:rPr>
            <w:fldChar w:fldCharType="end"/>
          </w:r>
        </w:p>
        <w:p w14:paraId="0DAF74A6" w14:textId="012DE8F2"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4.6.1</w:t>
          </w:r>
          <w:r w:rsidRPr="00E4499D">
            <w:rPr>
              <w:rFonts w:asciiTheme="minorHAnsi" w:hAnsiTheme="minorHAnsi"/>
              <w:noProof/>
              <w:lang w:eastAsia="en-US"/>
            </w:rPr>
            <w:tab/>
          </w:r>
          <w:r w:rsidRPr="00E4499D">
            <w:rPr>
              <w:noProof/>
            </w:rPr>
            <w:t>Implicit and explicit user feedback capturing (</w:t>
          </w:r>
          <w:r w:rsidRPr="00E4499D">
            <w:rPr>
              <w:noProof/>
              <w:highlight w:val="yellow"/>
            </w:rPr>
            <w:t>IBEC, CERTH</w:t>
          </w:r>
          <w:r w:rsidRPr="00E4499D">
            <w:rPr>
              <w:noProof/>
            </w:rPr>
            <w:t>)</w:t>
          </w:r>
          <w:r w:rsidRPr="00E4499D">
            <w:rPr>
              <w:noProof/>
            </w:rPr>
            <w:tab/>
          </w:r>
          <w:r w:rsidRPr="00E4499D">
            <w:rPr>
              <w:noProof/>
            </w:rPr>
            <w:fldChar w:fldCharType="begin"/>
          </w:r>
          <w:r w:rsidRPr="00E4499D">
            <w:rPr>
              <w:noProof/>
            </w:rPr>
            <w:instrText xml:space="preserve"> PAGEREF _Toc532247313 \h </w:instrText>
          </w:r>
          <w:r w:rsidRPr="00E4499D">
            <w:rPr>
              <w:noProof/>
            </w:rPr>
          </w:r>
          <w:r w:rsidRPr="00E4499D">
            <w:rPr>
              <w:noProof/>
            </w:rPr>
            <w:fldChar w:fldCharType="separate"/>
          </w:r>
          <w:r w:rsidRPr="00E4499D">
            <w:rPr>
              <w:noProof/>
            </w:rPr>
            <w:t>28</w:t>
          </w:r>
          <w:r w:rsidRPr="00E4499D">
            <w:rPr>
              <w:noProof/>
            </w:rPr>
            <w:fldChar w:fldCharType="end"/>
          </w:r>
        </w:p>
        <w:p w14:paraId="1F1AB04A" w14:textId="3BE4DF45"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4.6.2</w:t>
          </w:r>
          <w:r w:rsidRPr="00E4499D">
            <w:rPr>
              <w:rFonts w:asciiTheme="minorHAnsi" w:hAnsiTheme="minorHAnsi"/>
              <w:noProof/>
              <w:lang w:eastAsia="en-US"/>
            </w:rPr>
            <w:tab/>
          </w:r>
          <w:r w:rsidRPr="00E4499D">
            <w:rPr>
              <w:noProof/>
            </w:rPr>
            <w:t>Adaptive user modelling for cognitive states estimation (</w:t>
          </w:r>
          <w:r w:rsidRPr="00E4499D">
            <w:rPr>
              <w:noProof/>
              <w:highlight w:val="yellow"/>
            </w:rPr>
            <w:t>IBEC</w:t>
          </w:r>
          <w:r w:rsidRPr="00E4499D">
            <w:rPr>
              <w:noProof/>
            </w:rPr>
            <w:t>)</w:t>
          </w:r>
          <w:r w:rsidRPr="00E4499D">
            <w:rPr>
              <w:noProof/>
            </w:rPr>
            <w:tab/>
          </w:r>
          <w:r w:rsidRPr="00E4499D">
            <w:rPr>
              <w:noProof/>
            </w:rPr>
            <w:fldChar w:fldCharType="begin"/>
          </w:r>
          <w:r w:rsidRPr="00E4499D">
            <w:rPr>
              <w:noProof/>
            </w:rPr>
            <w:instrText xml:space="preserve"> PAGEREF _Toc532247314 \h </w:instrText>
          </w:r>
          <w:r w:rsidRPr="00E4499D">
            <w:rPr>
              <w:noProof/>
            </w:rPr>
          </w:r>
          <w:r w:rsidRPr="00E4499D">
            <w:rPr>
              <w:noProof/>
            </w:rPr>
            <w:fldChar w:fldCharType="separate"/>
          </w:r>
          <w:r w:rsidRPr="00E4499D">
            <w:rPr>
              <w:noProof/>
            </w:rPr>
            <w:t>28</w:t>
          </w:r>
          <w:r w:rsidRPr="00E4499D">
            <w:rPr>
              <w:noProof/>
            </w:rPr>
            <w:fldChar w:fldCharType="end"/>
          </w:r>
        </w:p>
        <w:p w14:paraId="5DE9D242" w14:textId="139B29CD"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4.6.3</w:t>
          </w:r>
          <w:r w:rsidRPr="00E4499D">
            <w:rPr>
              <w:rFonts w:asciiTheme="minorHAnsi" w:hAnsiTheme="minorHAnsi"/>
              <w:noProof/>
              <w:lang w:eastAsia="en-US"/>
            </w:rPr>
            <w:tab/>
          </w:r>
          <w:r w:rsidRPr="00E4499D">
            <w:rPr>
              <w:noProof/>
            </w:rPr>
            <w:t>Incorporation of conscious and subconscious user feedback in deep learning representations (</w:t>
          </w:r>
          <w:r w:rsidRPr="00E4499D">
            <w:rPr>
              <w:noProof/>
              <w:highlight w:val="yellow"/>
            </w:rPr>
            <w:t>CERTH, EXPSYS, IBEC, SYSTRAN</w:t>
          </w:r>
          <w:r w:rsidRPr="00E4499D">
            <w:rPr>
              <w:noProof/>
            </w:rPr>
            <w:t>)</w:t>
          </w:r>
          <w:r w:rsidRPr="00E4499D">
            <w:rPr>
              <w:noProof/>
            </w:rPr>
            <w:tab/>
          </w:r>
          <w:r w:rsidRPr="00E4499D">
            <w:rPr>
              <w:noProof/>
            </w:rPr>
            <w:fldChar w:fldCharType="begin"/>
          </w:r>
          <w:r w:rsidRPr="00E4499D">
            <w:rPr>
              <w:noProof/>
            </w:rPr>
            <w:instrText xml:space="preserve"> PAGEREF _Toc532247315 \h </w:instrText>
          </w:r>
          <w:r w:rsidRPr="00E4499D">
            <w:rPr>
              <w:noProof/>
            </w:rPr>
          </w:r>
          <w:r w:rsidRPr="00E4499D">
            <w:rPr>
              <w:noProof/>
            </w:rPr>
            <w:fldChar w:fldCharType="separate"/>
          </w:r>
          <w:r w:rsidRPr="00E4499D">
            <w:rPr>
              <w:noProof/>
            </w:rPr>
            <w:t>28</w:t>
          </w:r>
          <w:r w:rsidRPr="00E4499D">
            <w:rPr>
              <w:noProof/>
            </w:rPr>
            <w:fldChar w:fldCharType="end"/>
          </w:r>
        </w:p>
        <w:p w14:paraId="6E3423D6" w14:textId="67BD4873"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4.6.4</w:t>
          </w:r>
          <w:r w:rsidRPr="00E4499D">
            <w:rPr>
              <w:rFonts w:asciiTheme="minorHAnsi" w:hAnsiTheme="minorHAnsi"/>
              <w:noProof/>
              <w:lang w:eastAsia="en-US"/>
            </w:rPr>
            <w:tab/>
          </w:r>
          <w:r w:rsidRPr="00E4499D">
            <w:rPr>
              <w:noProof/>
            </w:rPr>
            <w:t>Knowledge transfer to new officers (</w:t>
          </w:r>
          <w:r w:rsidRPr="00E4499D">
            <w:rPr>
              <w:noProof/>
              <w:highlight w:val="yellow"/>
            </w:rPr>
            <w:t>IBEC, CERTH</w:t>
          </w:r>
          <w:r w:rsidRPr="00E4499D">
            <w:rPr>
              <w:noProof/>
            </w:rPr>
            <w:t>)</w:t>
          </w:r>
          <w:r w:rsidRPr="00E4499D">
            <w:rPr>
              <w:noProof/>
            </w:rPr>
            <w:tab/>
          </w:r>
          <w:r w:rsidRPr="00E4499D">
            <w:rPr>
              <w:noProof/>
            </w:rPr>
            <w:fldChar w:fldCharType="begin"/>
          </w:r>
          <w:r w:rsidRPr="00E4499D">
            <w:rPr>
              <w:noProof/>
            </w:rPr>
            <w:instrText xml:space="preserve"> PAGEREF _Toc532247316 \h </w:instrText>
          </w:r>
          <w:r w:rsidRPr="00E4499D">
            <w:rPr>
              <w:noProof/>
            </w:rPr>
          </w:r>
          <w:r w:rsidRPr="00E4499D">
            <w:rPr>
              <w:noProof/>
            </w:rPr>
            <w:fldChar w:fldCharType="separate"/>
          </w:r>
          <w:r w:rsidRPr="00E4499D">
            <w:rPr>
              <w:noProof/>
            </w:rPr>
            <w:t>28</w:t>
          </w:r>
          <w:r w:rsidRPr="00E4499D">
            <w:rPr>
              <w:noProof/>
            </w:rPr>
            <w:fldChar w:fldCharType="end"/>
          </w:r>
        </w:p>
        <w:p w14:paraId="614FBE3A" w14:textId="74AABDB2" w:rsidR="00F2551D" w:rsidRPr="00E4499D" w:rsidRDefault="00F2551D">
          <w:pPr>
            <w:pStyle w:val="TOC2"/>
            <w:tabs>
              <w:tab w:val="left" w:pos="880"/>
              <w:tab w:val="right" w:leader="dot" w:pos="9628"/>
            </w:tabs>
            <w:rPr>
              <w:rFonts w:asciiTheme="minorHAnsi" w:hAnsiTheme="minorHAnsi"/>
              <w:noProof/>
              <w:lang w:eastAsia="en-US"/>
            </w:rPr>
          </w:pPr>
          <w:r w:rsidRPr="00E4499D">
            <w:rPr>
              <w:noProof/>
              <w14:scene3d>
                <w14:camera w14:prst="orthographicFront"/>
                <w14:lightRig w14:rig="threePt" w14:dir="t">
                  <w14:rot w14:lat="0" w14:lon="0" w14:rev="0"/>
                </w14:lightRig>
              </w14:scene3d>
            </w:rPr>
            <w:t>4.7</w:t>
          </w:r>
          <w:r w:rsidRPr="00E4499D">
            <w:rPr>
              <w:rFonts w:asciiTheme="minorHAnsi" w:hAnsiTheme="minorHAnsi"/>
              <w:noProof/>
              <w:lang w:eastAsia="en-US"/>
            </w:rPr>
            <w:tab/>
          </w:r>
          <w:r w:rsidRPr="00E4499D">
            <w:rPr>
              <w:noProof/>
            </w:rPr>
            <w:t>Applications, visualisation and evidence export</w:t>
          </w:r>
          <w:r w:rsidRPr="00E4499D">
            <w:rPr>
              <w:noProof/>
            </w:rPr>
            <w:tab/>
          </w:r>
          <w:r w:rsidRPr="00E4499D">
            <w:rPr>
              <w:noProof/>
            </w:rPr>
            <w:fldChar w:fldCharType="begin"/>
          </w:r>
          <w:r w:rsidRPr="00E4499D">
            <w:rPr>
              <w:noProof/>
            </w:rPr>
            <w:instrText xml:space="preserve"> PAGEREF _Toc532247317 \h </w:instrText>
          </w:r>
          <w:r w:rsidRPr="00E4499D">
            <w:rPr>
              <w:noProof/>
            </w:rPr>
          </w:r>
          <w:r w:rsidRPr="00E4499D">
            <w:rPr>
              <w:noProof/>
            </w:rPr>
            <w:fldChar w:fldCharType="separate"/>
          </w:r>
          <w:r w:rsidRPr="00E4499D">
            <w:rPr>
              <w:noProof/>
            </w:rPr>
            <w:t>29</w:t>
          </w:r>
          <w:r w:rsidRPr="00E4499D">
            <w:rPr>
              <w:noProof/>
            </w:rPr>
            <w:fldChar w:fldCharType="end"/>
          </w:r>
        </w:p>
        <w:p w14:paraId="4B41B014" w14:textId="7997A9DF"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4.7.1</w:t>
          </w:r>
          <w:r w:rsidRPr="00E4499D">
            <w:rPr>
              <w:rFonts w:asciiTheme="minorHAnsi" w:hAnsiTheme="minorHAnsi"/>
              <w:noProof/>
              <w:lang w:eastAsia="en-US"/>
            </w:rPr>
            <w:tab/>
          </w:r>
          <w:r w:rsidRPr="00E4499D">
            <w:rPr>
              <w:noProof/>
            </w:rPr>
            <w:t>Applications for illegal trafficking (</w:t>
          </w:r>
          <w:r w:rsidRPr="00E4499D">
            <w:rPr>
              <w:noProof/>
              <w:highlight w:val="yellow"/>
            </w:rPr>
            <w:t>ENG</w:t>
          </w:r>
          <w:r w:rsidRPr="00E4499D">
            <w:rPr>
              <w:noProof/>
            </w:rPr>
            <w:t>)</w:t>
          </w:r>
          <w:r w:rsidRPr="00E4499D">
            <w:rPr>
              <w:noProof/>
            </w:rPr>
            <w:tab/>
          </w:r>
          <w:r w:rsidRPr="00E4499D">
            <w:rPr>
              <w:noProof/>
            </w:rPr>
            <w:fldChar w:fldCharType="begin"/>
          </w:r>
          <w:r w:rsidRPr="00E4499D">
            <w:rPr>
              <w:noProof/>
            </w:rPr>
            <w:instrText xml:space="preserve"> PAGEREF _Toc532247318 \h </w:instrText>
          </w:r>
          <w:r w:rsidRPr="00E4499D">
            <w:rPr>
              <w:noProof/>
            </w:rPr>
          </w:r>
          <w:r w:rsidRPr="00E4499D">
            <w:rPr>
              <w:noProof/>
            </w:rPr>
            <w:fldChar w:fldCharType="separate"/>
          </w:r>
          <w:r w:rsidRPr="00E4499D">
            <w:rPr>
              <w:noProof/>
            </w:rPr>
            <w:t>29</w:t>
          </w:r>
          <w:r w:rsidRPr="00E4499D">
            <w:rPr>
              <w:noProof/>
            </w:rPr>
            <w:fldChar w:fldCharType="end"/>
          </w:r>
        </w:p>
        <w:p w14:paraId="320CD685" w14:textId="5A4DF062"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4.7.2</w:t>
          </w:r>
          <w:r w:rsidRPr="00E4499D">
            <w:rPr>
              <w:rFonts w:asciiTheme="minorHAnsi" w:hAnsiTheme="minorHAnsi"/>
              <w:noProof/>
              <w:lang w:eastAsia="en-US"/>
            </w:rPr>
            <w:tab/>
          </w:r>
          <w:r w:rsidRPr="00E4499D">
            <w:rPr>
              <w:noProof/>
            </w:rPr>
            <w:t>Big data visual analytics (</w:t>
          </w:r>
          <w:r w:rsidRPr="00E4499D">
            <w:rPr>
              <w:noProof/>
              <w:highlight w:val="yellow"/>
            </w:rPr>
            <w:t>ENG, IBEC</w:t>
          </w:r>
          <w:r w:rsidRPr="00E4499D">
            <w:rPr>
              <w:noProof/>
            </w:rPr>
            <w:t>)</w:t>
          </w:r>
          <w:r w:rsidRPr="00E4499D">
            <w:rPr>
              <w:noProof/>
            </w:rPr>
            <w:tab/>
          </w:r>
          <w:r w:rsidRPr="00E4499D">
            <w:rPr>
              <w:noProof/>
            </w:rPr>
            <w:fldChar w:fldCharType="begin"/>
          </w:r>
          <w:r w:rsidRPr="00E4499D">
            <w:rPr>
              <w:noProof/>
            </w:rPr>
            <w:instrText xml:space="preserve"> PAGEREF _Toc532247319 \h </w:instrText>
          </w:r>
          <w:r w:rsidRPr="00E4499D">
            <w:rPr>
              <w:noProof/>
            </w:rPr>
          </w:r>
          <w:r w:rsidRPr="00E4499D">
            <w:rPr>
              <w:noProof/>
            </w:rPr>
            <w:fldChar w:fldCharType="separate"/>
          </w:r>
          <w:r w:rsidRPr="00E4499D">
            <w:rPr>
              <w:noProof/>
            </w:rPr>
            <w:t>29</w:t>
          </w:r>
          <w:r w:rsidRPr="00E4499D">
            <w:rPr>
              <w:noProof/>
            </w:rPr>
            <w:fldChar w:fldCharType="end"/>
          </w:r>
        </w:p>
        <w:p w14:paraId="318E6B55" w14:textId="56F7FA12" w:rsidR="00F2551D" w:rsidRPr="00E4499D" w:rsidRDefault="00F2551D">
          <w:pPr>
            <w:pStyle w:val="TOC3"/>
            <w:tabs>
              <w:tab w:val="left" w:pos="1320"/>
              <w:tab w:val="right" w:leader="dot" w:pos="9628"/>
            </w:tabs>
            <w:rPr>
              <w:rFonts w:asciiTheme="minorHAnsi" w:hAnsiTheme="minorHAnsi"/>
              <w:noProof/>
              <w:lang w:eastAsia="en-US"/>
            </w:rPr>
          </w:pPr>
          <w:r w:rsidRPr="00E4499D">
            <w:rPr>
              <w:rFonts w:ascii="Calibri" w:hAnsi="Calibri" w:cs="Times New Roman"/>
              <w:noProof/>
            </w:rPr>
            <w:t>4.7.3</w:t>
          </w:r>
          <w:r w:rsidRPr="00E4499D">
            <w:rPr>
              <w:rFonts w:asciiTheme="minorHAnsi" w:hAnsiTheme="minorHAnsi"/>
              <w:noProof/>
              <w:lang w:eastAsia="en-US"/>
            </w:rPr>
            <w:tab/>
          </w:r>
          <w:r w:rsidRPr="00E4499D">
            <w:rPr>
              <w:noProof/>
            </w:rPr>
            <w:t>Chain of custody and evidence export (</w:t>
          </w:r>
          <w:r w:rsidRPr="00E4499D">
            <w:rPr>
              <w:noProof/>
              <w:highlight w:val="yellow"/>
            </w:rPr>
            <w:t>ENG</w:t>
          </w:r>
          <w:r w:rsidRPr="00E4499D">
            <w:rPr>
              <w:noProof/>
            </w:rPr>
            <w:t>)</w:t>
          </w:r>
          <w:r w:rsidRPr="00E4499D">
            <w:rPr>
              <w:noProof/>
            </w:rPr>
            <w:tab/>
          </w:r>
          <w:r w:rsidRPr="00E4499D">
            <w:rPr>
              <w:noProof/>
            </w:rPr>
            <w:fldChar w:fldCharType="begin"/>
          </w:r>
          <w:r w:rsidRPr="00E4499D">
            <w:rPr>
              <w:noProof/>
            </w:rPr>
            <w:instrText xml:space="preserve"> PAGEREF _Toc532247320 \h </w:instrText>
          </w:r>
          <w:r w:rsidRPr="00E4499D">
            <w:rPr>
              <w:noProof/>
            </w:rPr>
          </w:r>
          <w:r w:rsidRPr="00E4499D">
            <w:rPr>
              <w:noProof/>
            </w:rPr>
            <w:fldChar w:fldCharType="separate"/>
          </w:r>
          <w:r w:rsidRPr="00E4499D">
            <w:rPr>
              <w:noProof/>
            </w:rPr>
            <w:t>29</w:t>
          </w:r>
          <w:r w:rsidRPr="00E4499D">
            <w:rPr>
              <w:noProof/>
            </w:rPr>
            <w:fldChar w:fldCharType="end"/>
          </w:r>
        </w:p>
        <w:p w14:paraId="3FB86C81" w14:textId="40D4BE36" w:rsidR="00F2551D" w:rsidRPr="00E4499D" w:rsidRDefault="00F2551D">
          <w:pPr>
            <w:pStyle w:val="TOC1"/>
            <w:tabs>
              <w:tab w:val="left" w:pos="442"/>
              <w:tab w:val="right" w:leader="dot" w:pos="9628"/>
            </w:tabs>
            <w:rPr>
              <w:rFonts w:asciiTheme="minorHAnsi" w:hAnsiTheme="minorHAnsi"/>
              <w:noProof/>
              <w:lang w:eastAsia="en-US"/>
            </w:rPr>
          </w:pPr>
          <w:r w:rsidRPr="00E4499D">
            <w:rPr>
              <w:rFonts w:ascii="Calibri" w:hAnsi="Calibri"/>
              <w:noProof/>
              <w:lang w:eastAsia="it-IT"/>
            </w:rPr>
            <w:t>5</w:t>
          </w:r>
          <w:r w:rsidRPr="00E4499D">
            <w:rPr>
              <w:rFonts w:asciiTheme="minorHAnsi" w:hAnsiTheme="minorHAnsi"/>
              <w:noProof/>
              <w:lang w:eastAsia="en-US"/>
            </w:rPr>
            <w:tab/>
          </w:r>
          <w:r w:rsidRPr="00E4499D">
            <w:rPr>
              <w:noProof/>
              <w:lang w:eastAsia="it-IT"/>
            </w:rPr>
            <w:t>System Validation</w:t>
          </w:r>
          <w:r w:rsidRPr="00E4499D">
            <w:rPr>
              <w:noProof/>
            </w:rPr>
            <w:tab/>
          </w:r>
          <w:r w:rsidRPr="00E4499D">
            <w:rPr>
              <w:noProof/>
            </w:rPr>
            <w:fldChar w:fldCharType="begin"/>
          </w:r>
          <w:r w:rsidRPr="00E4499D">
            <w:rPr>
              <w:noProof/>
            </w:rPr>
            <w:instrText xml:space="preserve"> PAGEREF _Toc532247321 \h </w:instrText>
          </w:r>
          <w:r w:rsidRPr="00E4499D">
            <w:rPr>
              <w:noProof/>
            </w:rPr>
          </w:r>
          <w:r w:rsidRPr="00E4499D">
            <w:rPr>
              <w:noProof/>
            </w:rPr>
            <w:fldChar w:fldCharType="separate"/>
          </w:r>
          <w:r w:rsidRPr="00E4499D">
            <w:rPr>
              <w:noProof/>
            </w:rPr>
            <w:t>30</w:t>
          </w:r>
          <w:r w:rsidRPr="00E4499D">
            <w:rPr>
              <w:noProof/>
            </w:rPr>
            <w:fldChar w:fldCharType="end"/>
          </w:r>
        </w:p>
        <w:p w14:paraId="2127556D" w14:textId="6089B2F6" w:rsidR="00F2551D" w:rsidRPr="00E4499D" w:rsidRDefault="00F2551D">
          <w:pPr>
            <w:pStyle w:val="TOC1"/>
            <w:tabs>
              <w:tab w:val="left" w:pos="442"/>
              <w:tab w:val="right" w:leader="dot" w:pos="9628"/>
            </w:tabs>
            <w:rPr>
              <w:rFonts w:asciiTheme="minorHAnsi" w:hAnsiTheme="minorHAnsi"/>
              <w:noProof/>
              <w:lang w:eastAsia="en-US"/>
            </w:rPr>
          </w:pPr>
          <w:r w:rsidRPr="00E4499D">
            <w:rPr>
              <w:rFonts w:ascii="Calibri" w:hAnsi="Calibri"/>
              <w:noProof/>
              <w:lang w:eastAsia="it-IT"/>
            </w:rPr>
            <w:t>6</w:t>
          </w:r>
          <w:r w:rsidRPr="00E4499D">
            <w:rPr>
              <w:rFonts w:asciiTheme="minorHAnsi" w:hAnsiTheme="minorHAnsi"/>
              <w:noProof/>
              <w:lang w:eastAsia="en-US"/>
            </w:rPr>
            <w:tab/>
          </w:r>
          <w:r w:rsidRPr="00E4499D">
            <w:rPr>
              <w:noProof/>
              <w:lang w:eastAsia="it-IT"/>
            </w:rPr>
            <w:t>Conclusions</w:t>
          </w:r>
          <w:r w:rsidRPr="00E4499D">
            <w:rPr>
              <w:noProof/>
            </w:rPr>
            <w:tab/>
          </w:r>
          <w:r w:rsidRPr="00E4499D">
            <w:rPr>
              <w:noProof/>
            </w:rPr>
            <w:fldChar w:fldCharType="begin"/>
          </w:r>
          <w:r w:rsidRPr="00E4499D">
            <w:rPr>
              <w:noProof/>
            </w:rPr>
            <w:instrText xml:space="preserve"> PAGEREF _Toc532247322 \h </w:instrText>
          </w:r>
          <w:r w:rsidRPr="00E4499D">
            <w:rPr>
              <w:noProof/>
            </w:rPr>
          </w:r>
          <w:r w:rsidRPr="00E4499D">
            <w:rPr>
              <w:noProof/>
            </w:rPr>
            <w:fldChar w:fldCharType="separate"/>
          </w:r>
          <w:r w:rsidRPr="00E4499D">
            <w:rPr>
              <w:noProof/>
            </w:rPr>
            <w:t>31</w:t>
          </w:r>
          <w:r w:rsidRPr="00E4499D">
            <w:rPr>
              <w:noProof/>
            </w:rPr>
            <w:fldChar w:fldCharType="end"/>
          </w:r>
        </w:p>
        <w:p w14:paraId="7BF63C67" w14:textId="7B1C62FE" w:rsidR="000E3D02" w:rsidRPr="00E4499D" w:rsidRDefault="000E3D02" w:rsidP="000E3D02">
          <w:r w:rsidRPr="00E4499D">
            <w:fldChar w:fldCharType="end"/>
          </w:r>
        </w:p>
      </w:sdtContent>
    </w:sdt>
    <w:p w14:paraId="307842F7" w14:textId="77777777" w:rsidR="000E3D02" w:rsidRPr="00E4499D" w:rsidRDefault="000E3D02" w:rsidP="000E3D02"/>
    <w:p w14:paraId="10ADC7D6" w14:textId="77777777" w:rsidR="000E3D02" w:rsidRPr="00E4499D" w:rsidRDefault="000E3D02" w:rsidP="000E3D02"/>
    <w:p w14:paraId="75D828DE" w14:textId="77777777" w:rsidR="000E3D02" w:rsidRPr="00B73C5F" w:rsidRDefault="000E3D02" w:rsidP="005D5B7C">
      <w:pPr>
        <w:pStyle w:val="TOCHeading"/>
        <w:rPr>
          <w:lang w:val="el-GR"/>
        </w:rPr>
      </w:pPr>
      <w:r w:rsidRPr="00E4499D">
        <w:lastRenderedPageBreak/>
        <w:t>List</w:t>
      </w:r>
      <w:r w:rsidRPr="00B73C5F">
        <w:rPr>
          <w:lang w:val="el-GR"/>
        </w:rPr>
        <w:t xml:space="preserve"> </w:t>
      </w:r>
      <w:r w:rsidRPr="00E4499D">
        <w:t>of</w:t>
      </w:r>
      <w:r w:rsidRPr="00B73C5F">
        <w:rPr>
          <w:lang w:val="el-GR"/>
        </w:rPr>
        <w:t xml:space="preserve"> </w:t>
      </w:r>
      <w:r w:rsidRPr="00E4499D">
        <w:t>Figures</w:t>
      </w:r>
    </w:p>
    <w:p w14:paraId="4AB8B6F2" w14:textId="3A48D8BB" w:rsidR="000E3D02" w:rsidRPr="00B73C5F" w:rsidRDefault="000E3D02" w:rsidP="000E3D02">
      <w:pPr>
        <w:rPr>
          <w:lang w:val="el-GR"/>
        </w:rPr>
      </w:pPr>
      <w:r w:rsidRPr="00E4499D">
        <w:fldChar w:fldCharType="begin"/>
      </w:r>
      <w:r w:rsidRPr="00B73C5F">
        <w:rPr>
          <w:lang w:val="el-GR"/>
        </w:rPr>
        <w:instrText xml:space="preserve"> </w:instrText>
      </w:r>
      <w:r w:rsidRPr="00E4499D">
        <w:instrText>TOC</w:instrText>
      </w:r>
      <w:r w:rsidRPr="00B73C5F">
        <w:rPr>
          <w:lang w:val="el-GR"/>
        </w:rPr>
        <w:instrText xml:space="preserve"> \</w:instrText>
      </w:r>
      <w:r w:rsidRPr="00E4499D">
        <w:instrText>c</w:instrText>
      </w:r>
      <w:r w:rsidRPr="00B73C5F">
        <w:rPr>
          <w:lang w:val="el-GR"/>
        </w:rPr>
        <w:instrText xml:space="preserve"> "</w:instrText>
      </w:r>
      <w:r w:rsidRPr="00E4499D">
        <w:instrText>Figure</w:instrText>
      </w:r>
      <w:r w:rsidRPr="00B73C5F">
        <w:rPr>
          <w:lang w:val="el-GR"/>
        </w:rPr>
        <w:instrText xml:space="preserve">" </w:instrText>
      </w:r>
      <w:r w:rsidRPr="00E4499D">
        <w:fldChar w:fldCharType="separate"/>
      </w:r>
      <w:r w:rsidR="001B1EF0" w:rsidRPr="00B73C5F">
        <w:rPr>
          <w:b/>
          <w:bCs/>
          <w:noProof/>
          <w:lang w:val="el-GR"/>
        </w:rPr>
        <w:t>Δεν βρέθηκαν καταχωρήσεις πίνακα εικόνων.</w:t>
      </w:r>
      <w:r w:rsidRPr="00E4499D">
        <w:fldChar w:fldCharType="end"/>
      </w:r>
    </w:p>
    <w:p w14:paraId="2B4F3F47" w14:textId="77777777" w:rsidR="000E3D02" w:rsidRPr="00B73C5F" w:rsidRDefault="000E3D02" w:rsidP="00B84B9D">
      <w:pPr>
        <w:rPr>
          <w:lang w:val="el-GR"/>
        </w:rPr>
      </w:pPr>
    </w:p>
    <w:p w14:paraId="1A3B522C" w14:textId="77777777" w:rsidR="000E3D02" w:rsidRPr="00B73C5F" w:rsidRDefault="000E3D02" w:rsidP="005D5B7C">
      <w:pPr>
        <w:pStyle w:val="TOCHeading"/>
        <w:rPr>
          <w:lang w:val="el-GR"/>
        </w:rPr>
      </w:pPr>
      <w:r w:rsidRPr="00E4499D">
        <w:lastRenderedPageBreak/>
        <w:t>List</w:t>
      </w:r>
      <w:r w:rsidRPr="00B73C5F">
        <w:rPr>
          <w:lang w:val="el-GR"/>
        </w:rPr>
        <w:t xml:space="preserve"> </w:t>
      </w:r>
      <w:r w:rsidRPr="00E4499D">
        <w:t>of</w:t>
      </w:r>
      <w:r w:rsidRPr="00B73C5F">
        <w:rPr>
          <w:lang w:val="el-GR"/>
        </w:rPr>
        <w:t xml:space="preserve"> </w:t>
      </w:r>
      <w:r w:rsidRPr="00E4499D">
        <w:t>Tables</w:t>
      </w:r>
    </w:p>
    <w:p w14:paraId="6493312B" w14:textId="2509ECDC" w:rsidR="000E3D02" w:rsidRPr="00B73C5F" w:rsidRDefault="000E3D02" w:rsidP="000E3D02">
      <w:pPr>
        <w:rPr>
          <w:lang w:val="el-GR"/>
        </w:rPr>
      </w:pPr>
      <w:r w:rsidRPr="00E4499D">
        <w:fldChar w:fldCharType="begin"/>
      </w:r>
      <w:r w:rsidRPr="00B73C5F">
        <w:rPr>
          <w:lang w:val="el-GR"/>
        </w:rPr>
        <w:instrText xml:space="preserve"> </w:instrText>
      </w:r>
      <w:r w:rsidRPr="00E4499D">
        <w:instrText>TOC</w:instrText>
      </w:r>
      <w:r w:rsidRPr="00B73C5F">
        <w:rPr>
          <w:lang w:val="el-GR"/>
        </w:rPr>
        <w:instrText xml:space="preserve"> \</w:instrText>
      </w:r>
      <w:r w:rsidRPr="00E4499D">
        <w:instrText>c</w:instrText>
      </w:r>
      <w:r w:rsidRPr="00B73C5F">
        <w:rPr>
          <w:lang w:val="el-GR"/>
        </w:rPr>
        <w:instrText xml:space="preserve"> "</w:instrText>
      </w:r>
      <w:r w:rsidRPr="00E4499D">
        <w:instrText>Table</w:instrText>
      </w:r>
      <w:r w:rsidRPr="00B73C5F">
        <w:rPr>
          <w:lang w:val="el-GR"/>
        </w:rPr>
        <w:instrText xml:space="preserve">" </w:instrText>
      </w:r>
      <w:r w:rsidRPr="00E4499D">
        <w:fldChar w:fldCharType="separate"/>
      </w:r>
      <w:r w:rsidR="00B34ED1" w:rsidRPr="00B73C5F">
        <w:rPr>
          <w:b/>
          <w:bCs/>
          <w:noProof/>
          <w:lang w:val="el-GR"/>
        </w:rPr>
        <w:t>Δεν βρέθηκαν καταχωρήσεις πίνακα εικόνων.</w:t>
      </w:r>
      <w:r w:rsidRPr="00E4499D">
        <w:rPr>
          <w:b/>
          <w:bCs/>
          <w:noProof/>
        </w:rPr>
        <w:fldChar w:fldCharType="end"/>
      </w:r>
    </w:p>
    <w:p w14:paraId="7DD237A0" w14:textId="77777777" w:rsidR="000E3D02" w:rsidRPr="00B73C5F" w:rsidRDefault="000E3D02" w:rsidP="000E3D02">
      <w:pPr>
        <w:spacing w:after="0"/>
        <w:rPr>
          <w:lang w:val="el-GR"/>
        </w:rPr>
      </w:pPr>
      <w:r w:rsidRPr="00B73C5F">
        <w:rPr>
          <w:lang w:val="el-GR"/>
        </w:rPr>
        <w:br w:type="page"/>
      </w:r>
    </w:p>
    <w:p w14:paraId="04AD02BE" w14:textId="77777777" w:rsidR="000E3D02" w:rsidRPr="00E4499D" w:rsidRDefault="000E3D02" w:rsidP="00D9392F">
      <w:pPr>
        <w:pStyle w:val="Heading1"/>
        <w:numPr>
          <w:ilvl w:val="0"/>
          <w:numId w:val="0"/>
        </w:numPr>
        <w:ind w:left="432" w:hanging="432"/>
      </w:pPr>
      <w:bookmarkStart w:id="2" w:name="_Toc532247249"/>
      <w:r w:rsidRPr="00E4499D">
        <w:lastRenderedPageBreak/>
        <w:t>Executive Summary</w:t>
      </w:r>
      <w:bookmarkEnd w:id="2"/>
    </w:p>
    <w:p w14:paraId="2AF090B0" w14:textId="12B0D8E2" w:rsidR="00291BA8" w:rsidRPr="00E4499D" w:rsidRDefault="00D36437" w:rsidP="00A462A6">
      <w:r w:rsidRPr="00E4499D">
        <w:t>In</w:t>
      </w:r>
      <w:r w:rsidR="00323F6A" w:rsidRPr="00E4499D">
        <w:t xml:space="preserve">. </w:t>
      </w:r>
    </w:p>
    <w:p w14:paraId="3BDD51B4" w14:textId="77777777" w:rsidR="00BA3E36" w:rsidRPr="00E4499D" w:rsidRDefault="00BA3E36" w:rsidP="00A462A6"/>
    <w:p w14:paraId="7C4EF22F" w14:textId="53B09C67" w:rsidR="000E3D02" w:rsidRPr="00E4499D" w:rsidRDefault="000E3D02" w:rsidP="000E3D02">
      <w:pPr>
        <w:rPr>
          <w:rFonts w:cs="Arial"/>
          <w:lang w:eastAsia="el-GR"/>
        </w:rPr>
      </w:pPr>
    </w:p>
    <w:p w14:paraId="7BADF9FE" w14:textId="77777777" w:rsidR="000E3D02" w:rsidRPr="00E4499D" w:rsidRDefault="000E3D02" w:rsidP="000E3D02">
      <w:pPr>
        <w:rPr>
          <w:lang w:eastAsia="el-GR"/>
        </w:rPr>
      </w:pPr>
    </w:p>
    <w:p w14:paraId="5C5C8E77" w14:textId="77777777" w:rsidR="000E3D02" w:rsidRPr="00E4499D" w:rsidRDefault="000E3D02" w:rsidP="000E3D02">
      <w:pPr>
        <w:pStyle w:val="Heading1"/>
      </w:pPr>
      <w:bookmarkStart w:id="3" w:name="_Toc532247250"/>
      <w:r w:rsidRPr="00E4499D">
        <w:lastRenderedPageBreak/>
        <w:t>Introduction</w:t>
      </w:r>
      <w:bookmarkEnd w:id="3"/>
    </w:p>
    <w:p w14:paraId="65D25B8C" w14:textId="1C15762B" w:rsidR="000E3D02" w:rsidRPr="00E4499D" w:rsidRDefault="00A660B1" w:rsidP="0091720D">
      <w:pPr>
        <w:pStyle w:val="Heading2"/>
      </w:pPr>
      <w:bookmarkStart w:id="4" w:name="_Toc532247251"/>
      <w:bookmarkStart w:id="5" w:name="_Toc449695218"/>
      <w:bookmarkStart w:id="6" w:name="_Toc466883993"/>
      <w:r w:rsidRPr="00E4499D">
        <w:t>Overview</w:t>
      </w:r>
      <w:bookmarkEnd w:id="4"/>
    </w:p>
    <w:p w14:paraId="05983807" w14:textId="10764A02" w:rsidR="00157006" w:rsidRPr="00E4499D" w:rsidRDefault="00124934" w:rsidP="00F1241B">
      <w:r w:rsidRPr="00E4499D">
        <w:t>The</w:t>
      </w:r>
      <w:r w:rsidR="00290200" w:rsidRPr="00E4499D">
        <w:t xml:space="preserve"> </w:t>
      </w:r>
      <w:r w:rsidR="007A37CB" w:rsidRPr="00E4499D">
        <w:t>aim of ANITA is to</w:t>
      </w:r>
      <w:r w:rsidR="00195358" w:rsidRPr="00E4499D">
        <w:t xml:space="preserve"> develop a novel investigation system for analysing heterogeneous online and offline resources for illegal trafficking activities, through the combination of big data analytics, deep/dark web analysis, blockchain technology, capturing, modelling, inferring, processing and storing knowledge in human understandable forms, incorporation of human perception/cognition principles in the system processing pipelines and transferring of domain knowledge/expertise from the expert users to the novice ones. </w:t>
      </w:r>
      <w:r w:rsidR="004F5A06" w:rsidRPr="00E4499D">
        <w:t>To achieve this, ANITA will deliver</w:t>
      </w:r>
      <w:r w:rsidR="00AA6AA0" w:rsidRPr="00E4499D">
        <w:t xml:space="preserve"> an automatic, large-scale, user-driven, cognitive system for the efficient detection, tracking, monitoring and eventual prevention of the illegal online trafficking activities (including the popular trends related to: a) counterfeit/falsified medicine, drugs and NPS, b) weapons and firearms, and c) terrorism funding). This covers all aspects ranging from Surface-Web/Deep-Web/Dark-Nets source discovery/analysis to sophisticated Big Data analytics and high-level semantic reasoning services. Particular attention will be given on collecting knowledge for the application domain and re-using it for training new/novice officers.</w:t>
      </w:r>
    </w:p>
    <w:p w14:paraId="2C7400F6" w14:textId="66D5FF20" w:rsidR="000218DD" w:rsidRPr="00E4499D" w:rsidRDefault="001046A9" w:rsidP="00806126">
      <w:r w:rsidRPr="00E4499D">
        <w:t xml:space="preserve">In this document, </w:t>
      </w:r>
      <w:r w:rsidR="001158A2" w:rsidRPr="00E4499D">
        <w:t>a high-level logical view of the ANITA system is presented and the key structural requirements are identified. Each of the ANITA modules is analysed in terms of its functionality and the responsibilities it must deliver. The deliverable assumes that the reader is familiar with the User Requirements (</w:t>
      </w:r>
      <w:r w:rsidR="001158A2" w:rsidRPr="00E4499D">
        <w:rPr>
          <w:i/>
        </w:rPr>
        <w:t>Deliverable D4.1</w:t>
      </w:r>
      <w:r w:rsidR="001158A2" w:rsidRPr="00E4499D">
        <w:t>)</w:t>
      </w:r>
      <w:r w:rsidR="0055073D" w:rsidRPr="00E4499D">
        <w:t>.</w:t>
      </w:r>
    </w:p>
    <w:p w14:paraId="48E7AAC7" w14:textId="502ABF9F" w:rsidR="00F91365" w:rsidRPr="00E4499D" w:rsidRDefault="0055073D" w:rsidP="00F3758C">
      <w:r w:rsidRPr="00E4499D">
        <w:t xml:space="preserve">This document will also cover key non-functional requirements such as efficiency, interoperability, </w:t>
      </w:r>
      <w:commentRangeStart w:id="7"/>
      <w:r w:rsidRPr="00E4499D">
        <w:t xml:space="preserve">security </w:t>
      </w:r>
      <w:commentRangeEnd w:id="7"/>
      <w:r w:rsidR="00CC390D">
        <w:rPr>
          <w:rStyle w:val="CommentReference"/>
          <w:rFonts w:ascii="Calibri" w:eastAsia="Calibri" w:hAnsi="Calibri" w:cs="Times New Roman"/>
          <w:lang w:val="it-IT" w:eastAsia="en-US"/>
        </w:rPr>
        <w:commentReference w:id="7"/>
      </w:r>
      <w:r w:rsidRPr="00E4499D">
        <w:t>and privacy</w:t>
      </w:r>
      <w:ins w:id="8" w:author="Arne Dormaels" w:date="2019-01-21T09:48:00Z">
        <w:r w:rsidR="00CC390D">
          <w:t xml:space="preserve"> and ethics (?)</w:t>
        </w:r>
      </w:ins>
      <w:r w:rsidRPr="00E4499D">
        <w:t>.</w:t>
      </w:r>
      <w:r w:rsidR="00F3758C" w:rsidRPr="00E4499D">
        <w:t xml:space="preserve"> It will present a detailed analysis of how the user requirements are satisfied by the Functional Requirements gathered in this document and provide the reader with a clear understanding of how the ANITA platform will transition user needs to delivered features. Finally, the deliverable will present validation criteria to be employed in determining the quality of delivery of the final ANITA platform.</w:t>
      </w:r>
    </w:p>
    <w:p w14:paraId="41AB84B2" w14:textId="22759316" w:rsidR="0055073D" w:rsidRPr="00E4499D" w:rsidRDefault="005E7641" w:rsidP="0055073D">
      <w:r w:rsidRPr="00E4499D">
        <w:t>The outcome of this work is the definition of system-level requirements that will be used as input for the design of the overall system architecture. The timeline of the task resulting to this deliverable expands from the 1st until the 9th Month of the project.</w:t>
      </w:r>
    </w:p>
    <w:p w14:paraId="3364D5EA" w14:textId="49779DD8" w:rsidR="00F91365" w:rsidRPr="00E4499D" w:rsidRDefault="00F91365" w:rsidP="00F91365">
      <w:pPr>
        <w:pStyle w:val="Heading2"/>
      </w:pPr>
      <w:bookmarkStart w:id="9" w:name="_Toc532247252"/>
      <w:r w:rsidRPr="00E4499D">
        <w:t>Context Framework</w:t>
      </w:r>
      <w:bookmarkEnd w:id="9"/>
    </w:p>
    <w:p w14:paraId="508BBDD0" w14:textId="411B5025" w:rsidR="009209D3" w:rsidRDefault="009209D3" w:rsidP="00F91365">
      <w:r w:rsidRPr="00E4499D">
        <w:t xml:space="preserve">ANITA will implement a complex investigation system that will integrate several tools or modules. Any component or tool that will produce explicit functionality and will be </w:t>
      </w:r>
      <w:r w:rsidR="00A52D1A" w:rsidRPr="00E4499D">
        <w:t xml:space="preserve">integrated in the ANITA framework will be called </w:t>
      </w:r>
      <w:r w:rsidR="00A52D1A" w:rsidRPr="00E4499D">
        <w:rPr>
          <w:i/>
        </w:rPr>
        <w:t>Module</w:t>
      </w:r>
      <w:r w:rsidR="00A52D1A" w:rsidRPr="00E4499D">
        <w:t>.</w:t>
      </w:r>
      <w:r w:rsidR="00BE4D2C" w:rsidRPr="00E4499D">
        <w:t xml:space="preserve"> This term will be used from this point onwards. </w:t>
      </w:r>
      <w:r w:rsidR="00B46272" w:rsidRPr="00E4499D">
        <w:t>For the purposes of the project</w:t>
      </w:r>
      <w:r w:rsidR="003A2320" w:rsidRPr="00E4499D">
        <w:t xml:space="preserve">, a total number of </w:t>
      </w:r>
      <w:r w:rsidR="00E45D29" w:rsidRPr="00E45D29">
        <w:rPr>
          <w:highlight w:val="yellow"/>
        </w:rPr>
        <w:t>33</w:t>
      </w:r>
      <w:r w:rsidR="003A2320" w:rsidRPr="00E4499D">
        <w:t xml:space="preserve"> modules have been identified. Technical </w:t>
      </w:r>
      <w:r w:rsidR="00CC390D" w:rsidRPr="00E4499D">
        <w:t>work packages</w:t>
      </w:r>
      <w:r w:rsidR="003A2320" w:rsidRPr="00E4499D">
        <w:t xml:space="preserve"> (WP5-WP9) will be responsible for the development of those modules. In </w:t>
      </w:r>
      <w:r w:rsidR="003A2320" w:rsidRPr="00E4499D">
        <w:rPr>
          <w:highlight w:val="yellow"/>
        </w:rPr>
        <w:t>Table XX</w:t>
      </w:r>
      <w:r w:rsidR="003A2320" w:rsidRPr="00E4499D">
        <w:t xml:space="preserve">, the ANITA modules are listed according to the WP they belong to. </w:t>
      </w:r>
    </w:p>
    <w:tbl>
      <w:tblPr>
        <w:tblStyle w:val="TableGrid"/>
        <w:tblW w:w="8959" w:type="dxa"/>
        <w:jc w:val="center"/>
        <w:tblLayout w:type="fixed"/>
        <w:tblLook w:val="04A0" w:firstRow="1" w:lastRow="0" w:firstColumn="1" w:lastColumn="0" w:noHBand="0" w:noVBand="1"/>
      </w:tblPr>
      <w:tblGrid>
        <w:gridCol w:w="622"/>
        <w:gridCol w:w="8337"/>
      </w:tblGrid>
      <w:tr w:rsidR="00874219" w:rsidRPr="00E4499D" w14:paraId="74F76701" w14:textId="77777777" w:rsidTr="00737226">
        <w:trPr>
          <w:jc w:val="center"/>
        </w:trPr>
        <w:tc>
          <w:tcPr>
            <w:tcW w:w="622" w:type="dxa"/>
            <w:shd w:val="clear" w:color="auto" w:fill="4F81BD" w:themeFill="accent1"/>
            <w:vAlign w:val="center"/>
          </w:tcPr>
          <w:p w14:paraId="5C2EF165" w14:textId="77777777" w:rsidR="00874219" w:rsidRPr="00A36550" w:rsidRDefault="00874219" w:rsidP="002C1CC1">
            <w:pPr>
              <w:spacing w:after="0"/>
              <w:jc w:val="center"/>
              <w:rPr>
                <w:rFonts w:cs="Arial"/>
                <w:b/>
                <w:color w:val="FFFFFF" w:themeColor="background1"/>
              </w:rPr>
            </w:pPr>
          </w:p>
        </w:tc>
        <w:tc>
          <w:tcPr>
            <w:tcW w:w="8337" w:type="dxa"/>
            <w:shd w:val="clear" w:color="auto" w:fill="4F81BD" w:themeFill="accent1"/>
            <w:vAlign w:val="center"/>
          </w:tcPr>
          <w:p w14:paraId="0FEF936D" w14:textId="5732D322" w:rsidR="00874219" w:rsidRPr="00874219" w:rsidRDefault="00874219" w:rsidP="002C1CC1">
            <w:pPr>
              <w:spacing w:after="0"/>
              <w:jc w:val="center"/>
              <w:rPr>
                <w:rFonts w:cs="Arial"/>
                <w:b/>
                <w:color w:val="FFFFFF" w:themeColor="background1"/>
                <w:lang w:val="en-US"/>
              </w:rPr>
            </w:pPr>
            <w:r w:rsidRPr="00874219">
              <w:rPr>
                <w:rFonts w:cs="Arial"/>
                <w:b/>
                <w:color w:val="FFFFFF" w:themeColor="background1"/>
              </w:rPr>
              <w:t>Data sources and stream analysis</w:t>
            </w:r>
            <w:r w:rsidRPr="00874219">
              <w:rPr>
                <w:rFonts w:cs="Arial"/>
                <w:b/>
                <w:color w:val="FFFFFF" w:themeColor="background1"/>
                <w:lang w:val="en-US"/>
              </w:rPr>
              <w:t xml:space="preserve"> (</w:t>
            </w:r>
            <w:r>
              <w:rPr>
                <w:rFonts w:cs="Arial"/>
                <w:b/>
                <w:color w:val="FFFFFF" w:themeColor="background1"/>
                <w:lang w:val="en-US"/>
              </w:rPr>
              <w:t>WP5)</w:t>
            </w:r>
          </w:p>
        </w:tc>
      </w:tr>
      <w:tr w:rsidR="00874219" w:rsidRPr="00E4499D" w14:paraId="232B3B4F" w14:textId="77777777" w:rsidTr="00737226">
        <w:trPr>
          <w:jc w:val="center"/>
        </w:trPr>
        <w:tc>
          <w:tcPr>
            <w:tcW w:w="622" w:type="dxa"/>
            <w:vAlign w:val="center"/>
          </w:tcPr>
          <w:p w14:paraId="52378A39" w14:textId="77777777" w:rsidR="00874219" w:rsidRPr="00874219" w:rsidRDefault="00874219" w:rsidP="002C1CC1">
            <w:pPr>
              <w:spacing w:after="0"/>
              <w:jc w:val="center"/>
              <w:rPr>
                <w:rFonts w:cs="Arial"/>
                <w:lang w:val="el-GR"/>
              </w:rPr>
            </w:pPr>
            <w:r>
              <w:rPr>
                <w:rFonts w:cs="Arial"/>
                <w:noProof/>
                <w:lang w:val="el-GR"/>
              </w:rPr>
              <w:t>1</w:t>
            </w:r>
          </w:p>
        </w:tc>
        <w:tc>
          <w:tcPr>
            <w:tcW w:w="8337" w:type="dxa"/>
            <w:vAlign w:val="center"/>
          </w:tcPr>
          <w:p w14:paraId="37BE8619" w14:textId="71A11C0B" w:rsidR="00874219" w:rsidRPr="00CA3C17" w:rsidRDefault="00CA3C17" w:rsidP="002C1CC1">
            <w:pPr>
              <w:spacing w:after="0"/>
              <w:jc w:val="center"/>
              <w:rPr>
                <w:rFonts w:cs="Arial"/>
              </w:rPr>
            </w:pPr>
            <w:r w:rsidRPr="00CA3C17">
              <w:rPr>
                <w:rFonts w:eastAsia="Cambria" w:cstheme="majorHAnsi"/>
                <w:color w:val="4C4C4C"/>
                <w:lang w:val="en-US" w:eastAsia="zh-CN" w:bidi="ar"/>
              </w:rPr>
              <w:t>Machine Learning Risk Assessment</w:t>
            </w:r>
            <w:r w:rsidR="00874219" w:rsidRPr="00CA3C17">
              <w:rPr>
                <w:rFonts w:cs="Arial"/>
                <w:noProof/>
              </w:rPr>
              <w:t xml:space="preserve"> </w:t>
            </w:r>
            <w:r w:rsidRPr="00CA3C17">
              <w:rPr>
                <w:rFonts w:cs="Arial"/>
                <w:noProof/>
              </w:rPr>
              <w:t>module</w:t>
            </w:r>
          </w:p>
        </w:tc>
      </w:tr>
      <w:tr w:rsidR="00874219" w:rsidRPr="00E4499D" w14:paraId="5ABD6EC8" w14:textId="77777777" w:rsidTr="00737226">
        <w:trPr>
          <w:jc w:val="center"/>
        </w:trPr>
        <w:tc>
          <w:tcPr>
            <w:tcW w:w="622" w:type="dxa"/>
            <w:vAlign w:val="center"/>
          </w:tcPr>
          <w:p w14:paraId="4C8F1174" w14:textId="77777777" w:rsidR="00874219" w:rsidRPr="00874219" w:rsidRDefault="00874219" w:rsidP="002C1CC1">
            <w:pPr>
              <w:spacing w:after="0"/>
              <w:jc w:val="center"/>
              <w:rPr>
                <w:rFonts w:cs="Arial"/>
                <w:lang w:val="el-GR"/>
              </w:rPr>
            </w:pPr>
            <w:r>
              <w:rPr>
                <w:rFonts w:cs="Arial"/>
                <w:noProof/>
                <w:lang w:val="el-GR"/>
              </w:rPr>
              <w:t>2</w:t>
            </w:r>
          </w:p>
        </w:tc>
        <w:tc>
          <w:tcPr>
            <w:tcW w:w="8337" w:type="dxa"/>
            <w:vAlign w:val="center"/>
          </w:tcPr>
          <w:p w14:paraId="279D5B1F" w14:textId="648D7509" w:rsidR="00874219" w:rsidRPr="00691FF5" w:rsidRDefault="00874219" w:rsidP="002C1CC1">
            <w:pPr>
              <w:spacing w:after="0"/>
              <w:jc w:val="center"/>
              <w:rPr>
                <w:rFonts w:cs="Arial"/>
                <w:highlight w:val="yellow"/>
                <w:lang w:val="en-US"/>
              </w:rPr>
            </w:pPr>
            <w:r w:rsidRPr="003014DF">
              <w:rPr>
                <w:rFonts w:eastAsia="Cambria" w:cstheme="majorHAnsi"/>
                <w:color w:val="4C4C4C"/>
                <w:lang w:val="en-US" w:eastAsia="zh-CN" w:bidi="ar"/>
              </w:rPr>
              <w:t>Black markets discovery and monitoring</w:t>
            </w:r>
          </w:p>
        </w:tc>
      </w:tr>
      <w:tr w:rsidR="00874219" w:rsidRPr="00E4499D" w14:paraId="114CFA9E" w14:textId="77777777" w:rsidTr="00737226">
        <w:trPr>
          <w:trHeight w:val="60"/>
          <w:jc w:val="center"/>
        </w:trPr>
        <w:tc>
          <w:tcPr>
            <w:tcW w:w="622" w:type="dxa"/>
            <w:vAlign w:val="center"/>
          </w:tcPr>
          <w:p w14:paraId="6C726870" w14:textId="77777777" w:rsidR="00874219" w:rsidRPr="00874219" w:rsidRDefault="00874219" w:rsidP="002C1CC1">
            <w:pPr>
              <w:spacing w:after="0"/>
              <w:jc w:val="center"/>
              <w:rPr>
                <w:rFonts w:cs="Arial"/>
                <w:lang w:val="el-GR"/>
              </w:rPr>
            </w:pPr>
            <w:r>
              <w:rPr>
                <w:rFonts w:cs="Arial"/>
                <w:noProof/>
                <w:lang w:val="el-GR"/>
              </w:rPr>
              <w:t>3</w:t>
            </w:r>
          </w:p>
        </w:tc>
        <w:tc>
          <w:tcPr>
            <w:tcW w:w="8337" w:type="dxa"/>
            <w:vAlign w:val="center"/>
          </w:tcPr>
          <w:p w14:paraId="7C1D7636" w14:textId="393B4C36" w:rsidR="00874219" w:rsidRPr="00E4499D" w:rsidRDefault="00F82509" w:rsidP="002C1CC1">
            <w:pPr>
              <w:spacing w:after="0"/>
              <w:jc w:val="center"/>
              <w:rPr>
                <w:rFonts w:cs="Arial"/>
                <w:highlight w:val="yellow"/>
              </w:rPr>
            </w:pPr>
            <w:r w:rsidRPr="00F82509">
              <w:rPr>
                <w:rFonts w:eastAsia="Cambria" w:cstheme="majorHAnsi"/>
                <w:color w:val="4C4C4C"/>
                <w:lang w:val="en-US" w:eastAsia="zh-CN" w:bidi="ar"/>
              </w:rPr>
              <w:t>Crawler for Surface web</w:t>
            </w:r>
          </w:p>
        </w:tc>
      </w:tr>
      <w:tr w:rsidR="00874219" w:rsidRPr="00E4499D" w14:paraId="022A8F93" w14:textId="77777777" w:rsidTr="00737226">
        <w:trPr>
          <w:trHeight w:val="60"/>
          <w:jc w:val="center"/>
        </w:trPr>
        <w:tc>
          <w:tcPr>
            <w:tcW w:w="622" w:type="dxa"/>
            <w:vAlign w:val="center"/>
          </w:tcPr>
          <w:p w14:paraId="513742C2" w14:textId="744A8872" w:rsidR="00874219" w:rsidRPr="00874219" w:rsidRDefault="00874219" w:rsidP="002C1CC1">
            <w:pPr>
              <w:spacing w:after="0"/>
              <w:jc w:val="center"/>
              <w:rPr>
                <w:rFonts w:cs="Arial"/>
                <w:lang w:val="en-US"/>
              </w:rPr>
            </w:pPr>
            <w:r>
              <w:rPr>
                <w:rFonts w:cs="Arial"/>
                <w:noProof/>
                <w:lang w:val="en-US"/>
              </w:rPr>
              <w:t>4</w:t>
            </w:r>
          </w:p>
        </w:tc>
        <w:tc>
          <w:tcPr>
            <w:tcW w:w="8337" w:type="dxa"/>
            <w:vAlign w:val="center"/>
          </w:tcPr>
          <w:p w14:paraId="5008F1A1" w14:textId="47AB209B" w:rsidR="00874219" w:rsidRPr="00E4499D" w:rsidRDefault="00874219" w:rsidP="002C1CC1">
            <w:pPr>
              <w:spacing w:after="0"/>
              <w:jc w:val="center"/>
              <w:rPr>
                <w:rFonts w:cs="Arial"/>
                <w:highlight w:val="yellow"/>
              </w:rPr>
            </w:pPr>
            <w:r w:rsidRPr="003014DF">
              <w:rPr>
                <w:rFonts w:eastAsia="Cambria" w:cstheme="majorHAnsi"/>
                <w:color w:val="4C4C4C"/>
                <w:lang w:val="en-US" w:eastAsia="zh-CN" w:bidi="ar"/>
              </w:rPr>
              <w:t>Block</w:t>
            </w:r>
            <w:r>
              <w:rPr>
                <w:rFonts w:eastAsia="Cambria" w:cstheme="majorHAnsi"/>
                <w:color w:val="4C4C4C"/>
                <w:lang w:val="en-US" w:eastAsia="zh-CN" w:bidi="ar"/>
              </w:rPr>
              <w:t>-</w:t>
            </w:r>
            <w:r w:rsidRPr="003014DF">
              <w:rPr>
                <w:rFonts w:eastAsia="Cambria" w:cstheme="majorHAnsi"/>
                <w:color w:val="4C4C4C"/>
                <w:lang w:val="en-US" w:eastAsia="zh-CN" w:bidi="ar"/>
              </w:rPr>
              <w:t>chain analysis for illicit activity discovering</w:t>
            </w:r>
          </w:p>
        </w:tc>
      </w:tr>
      <w:tr w:rsidR="00874219" w:rsidRPr="00E4499D" w14:paraId="27B85D5A" w14:textId="77777777" w:rsidTr="00737226">
        <w:trPr>
          <w:trHeight w:val="60"/>
          <w:jc w:val="center"/>
        </w:trPr>
        <w:tc>
          <w:tcPr>
            <w:tcW w:w="622" w:type="dxa"/>
            <w:vAlign w:val="center"/>
          </w:tcPr>
          <w:p w14:paraId="304FC32D" w14:textId="39A6E1F0" w:rsidR="00874219" w:rsidRPr="00874219" w:rsidRDefault="00874219" w:rsidP="002C1CC1">
            <w:pPr>
              <w:spacing w:after="0"/>
              <w:jc w:val="center"/>
              <w:rPr>
                <w:rFonts w:cs="Arial"/>
                <w:lang w:val="en-US"/>
              </w:rPr>
            </w:pPr>
            <w:r>
              <w:rPr>
                <w:rFonts w:cs="Arial"/>
                <w:noProof/>
                <w:lang w:val="en-US"/>
              </w:rPr>
              <w:t>5</w:t>
            </w:r>
          </w:p>
        </w:tc>
        <w:tc>
          <w:tcPr>
            <w:tcW w:w="8337" w:type="dxa"/>
            <w:vAlign w:val="center"/>
          </w:tcPr>
          <w:p w14:paraId="7EFF6AFD" w14:textId="0E29476A" w:rsidR="00874219" w:rsidRPr="00E4499D" w:rsidRDefault="00874219" w:rsidP="002C1CC1">
            <w:pPr>
              <w:spacing w:after="0"/>
              <w:jc w:val="center"/>
              <w:rPr>
                <w:rFonts w:cs="Arial"/>
                <w:highlight w:val="yellow"/>
              </w:rPr>
            </w:pPr>
            <w:r w:rsidRPr="003014DF">
              <w:rPr>
                <w:rFonts w:eastAsia="Cambria" w:cstheme="majorHAnsi"/>
                <w:color w:val="4C4C4C"/>
                <w:lang w:val="en-US" w:eastAsia="zh-CN" w:bidi="ar"/>
              </w:rPr>
              <w:t>Construction of source network and filtering</w:t>
            </w:r>
          </w:p>
        </w:tc>
      </w:tr>
      <w:tr w:rsidR="00D815FA" w:rsidRPr="00A36550" w14:paraId="4939CA46" w14:textId="77777777" w:rsidTr="00737226">
        <w:trPr>
          <w:jc w:val="center"/>
        </w:trPr>
        <w:tc>
          <w:tcPr>
            <w:tcW w:w="622" w:type="dxa"/>
            <w:shd w:val="clear" w:color="auto" w:fill="4F81BD" w:themeFill="accent1"/>
            <w:vAlign w:val="center"/>
          </w:tcPr>
          <w:p w14:paraId="4932E8BF" w14:textId="77777777" w:rsidR="00D815FA" w:rsidRPr="00A36550" w:rsidRDefault="00D815FA" w:rsidP="002C1CC1">
            <w:pPr>
              <w:spacing w:after="0"/>
              <w:jc w:val="center"/>
              <w:rPr>
                <w:rFonts w:cs="Arial"/>
                <w:b/>
                <w:color w:val="FFFFFF" w:themeColor="background1"/>
              </w:rPr>
            </w:pPr>
          </w:p>
        </w:tc>
        <w:tc>
          <w:tcPr>
            <w:tcW w:w="8337" w:type="dxa"/>
            <w:shd w:val="clear" w:color="auto" w:fill="4F81BD" w:themeFill="accent1"/>
            <w:vAlign w:val="center"/>
          </w:tcPr>
          <w:p w14:paraId="4117CDAA" w14:textId="77777777" w:rsidR="00D815FA" w:rsidRPr="00A36550" w:rsidRDefault="00D815FA" w:rsidP="002C1CC1">
            <w:pPr>
              <w:spacing w:after="0"/>
              <w:jc w:val="center"/>
              <w:rPr>
                <w:rFonts w:cs="Arial"/>
                <w:b/>
                <w:color w:val="FFFFFF" w:themeColor="background1"/>
              </w:rPr>
            </w:pPr>
            <w:r w:rsidRPr="00D815FA">
              <w:rPr>
                <w:rFonts w:cs="Arial"/>
                <w:b/>
                <w:color w:val="FFFFFF" w:themeColor="background1"/>
              </w:rPr>
              <w:t>Big Data analysis and analytics</w:t>
            </w:r>
            <w:r>
              <w:rPr>
                <w:rFonts w:cs="Arial"/>
                <w:b/>
                <w:color w:val="FFFFFF" w:themeColor="background1"/>
              </w:rPr>
              <w:t xml:space="preserve"> (WP6)</w:t>
            </w:r>
          </w:p>
        </w:tc>
      </w:tr>
      <w:tr w:rsidR="00D815FA" w:rsidRPr="00E4499D" w14:paraId="54030C4D" w14:textId="77777777" w:rsidTr="00737226">
        <w:trPr>
          <w:jc w:val="center"/>
        </w:trPr>
        <w:tc>
          <w:tcPr>
            <w:tcW w:w="622" w:type="dxa"/>
            <w:vAlign w:val="center"/>
          </w:tcPr>
          <w:p w14:paraId="4911BF43" w14:textId="5865E69E" w:rsidR="00D815FA" w:rsidRPr="00D815FA" w:rsidRDefault="00D815FA" w:rsidP="002C1CC1">
            <w:pPr>
              <w:spacing w:after="0"/>
              <w:jc w:val="center"/>
              <w:rPr>
                <w:rFonts w:cs="Arial"/>
                <w:lang w:val="en-US"/>
              </w:rPr>
            </w:pPr>
            <w:r>
              <w:rPr>
                <w:rFonts w:cs="Arial"/>
                <w:noProof/>
                <w:lang w:val="en-US"/>
              </w:rPr>
              <w:t>6</w:t>
            </w:r>
          </w:p>
        </w:tc>
        <w:tc>
          <w:tcPr>
            <w:tcW w:w="8337" w:type="dxa"/>
          </w:tcPr>
          <w:p w14:paraId="48E35364" w14:textId="500A8859" w:rsidR="00D815FA" w:rsidRPr="00E4499D" w:rsidRDefault="00D815FA" w:rsidP="002C1CC1">
            <w:pPr>
              <w:spacing w:after="0"/>
              <w:jc w:val="center"/>
              <w:rPr>
                <w:rFonts w:cs="Arial"/>
                <w:highlight w:val="yellow"/>
              </w:rPr>
            </w:pPr>
            <w:r w:rsidRPr="003014DF">
              <w:rPr>
                <w:rFonts w:eastAsia="Cambria" w:cstheme="majorHAnsi"/>
                <w:color w:val="4C4C4C"/>
                <w:lang w:val="en-US" w:eastAsia="zh-CN" w:bidi="ar"/>
              </w:rPr>
              <w:t xml:space="preserve">Multilingual </w:t>
            </w:r>
            <w:r>
              <w:rPr>
                <w:rFonts w:eastAsia="Cambria" w:cstheme="majorHAnsi"/>
                <w:color w:val="4C4C4C"/>
                <w:lang w:val="en-US" w:eastAsia="zh-CN" w:bidi="ar"/>
              </w:rPr>
              <w:t>t</w:t>
            </w:r>
            <w:r w:rsidRPr="003014DF">
              <w:rPr>
                <w:rFonts w:eastAsia="Cambria" w:cstheme="majorHAnsi"/>
                <w:color w:val="4C4C4C"/>
                <w:lang w:val="en-US" w:eastAsia="zh-CN" w:bidi="ar"/>
              </w:rPr>
              <w:t>ext analysis</w:t>
            </w:r>
            <w:r w:rsidR="001C6ED5">
              <w:rPr>
                <w:rFonts w:eastAsia="Cambria" w:cstheme="majorHAnsi"/>
                <w:color w:val="4C4C4C"/>
                <w:lang w:val="en-US" w:eastAsia="zh-CN" w:bidi="ar"/>
              </w:rPr>
              <w:t xml:space="preserve"> module</w:t>
            </w:r>
          </w:p>
        </w:tc>
      </w:tr>
      <w:tr w:rsidR="00D815FA" w:rsidRPr="00E4499D" w14:paraId="18AE0E67" w14:textId="77777777" w:rsidTr="00737226">
        <w:trPr>
          <w:jc w:val="center"/>
        </w:trPr>
        <w:tc>
          <w:tcPr>
            <w:tcW w:w="622" w:type="dxa"/>
            <w:vAlign w:val="center"/>
          </w:tcPr>
          <w:p w14:paraId="13FBD22C" w14:textId="1B4B6416" w:rsidR="00D815FA" w:rsidRPr="00880D93" w:rsidRDefault="00880D93" w:rsidP="002C1CC1">
            <w:pPr>
              <w:spacing w:after="0"/>
              <w:jc w:val="center"/>
              <w:rPr>
                <w:rFonts w:cs="Arial"/>
                <w:lang w:val="en-US"/>
              </w:rPr>
            </w:pPr>
            <w:r>
              <w:rPr>
                <w:rFonts w:cs="Arial"/>
                <w:noProof/>
                <w:lang w:val="en-US"/>
              </w:rPr>
              <w:t>7</w:t>
            </w:r>
          </w:p>
        </w:tc>
        <w:tc>
          <w:tcPr>
            <w:tcW w:w="8337" w:type="dxa"/>
          </w:tcPr>
          <w:p w14:paraId="3EBAA08D" w14:textId="406A8706" w:rsidR="00D815FA" w:rsidRPr="00E4499D" w:rsidRDefault="001C6ED5" w:rsidP="002C1CC1">
            <w:pPr>
              <w:spacing w:after="0"/>
              <w:jc w:val="center"/>
              <w:rPr>
                <w:rFonts w:cs="Arial"/>
                <w:highlight w:val="yellow"/>
              </w:rPr>
            </w:pPr>
            <w:r>
              <w:rPr>
                <w:rFonts w:eastAsia="Cambria" w:cstheme="majorHAnsi"/>
                <w:color w:val="4C4C4C"/>
                <w:lang w:val="en-US" w:eastAsia="zh-CN" w:bidi="ar"/>
              </w:rPr>
              <w:t>Object recognition module</w:t>
            </w:r>
          </w:p>
        </w:tc>
      </w:tr>
      <w:tr w:rsidR="001C6ED5" w:rsidRPr="00E4499D" w14:paraId="245B0D83" w14:textId="77777777" w:rsidTr="002C1CC1">
        <w:trPr>
          <w:trHeight w:val="60"/>
          <w:jc w:val="center"/>
        </w:trPr>
        <w:tc>
          <w:tcPr>
            <w:tcW w:w="622" w:type="dxa"/>
            <w:vAlign w:val="center"/>
          </w:tcPr>
          <w:p w14:paraId="232971C0" w14:textId="77777777" w:rsidR="001C6ED5" w:rsidRPr="00880D93" w:rsidRDefault="001C6ED5" w:rsidP="002C1CC1">
            <w:pPr>
              <w:spacing w:after="0"/>
              <w:jc w:val="center"/>
              <w:rPr>
                <w:rFonts w:cs="Arial"/>
                <w:lang w:val="en-US"/>
              </w:rPr>
            </w:pPr>
            <w:r>
              <w:rPr>
                <w:rFonts w:cs="Arial"/>
                <w:noProof/>
                <w:lang w:val="en-US"/>
              </w:rPr>
              <w:t>8</w:t>
            </w:r>
          </w:p>
        </w:tc>
        <w:tc>
          <w:tcPr>
            <w:tcW w:w="8337" w:type="dxa"/>
          </w:tcPr>
          <w:p w14:paraId="07FD881A" w14:textId="77777777" w:rsidR="001C6ED5" w:rsidRPr="00E4499D" w:rsidRDefault="001C6ED5" w:rsidP="002C1CC1">
            <w:pPr>
              <w:spacing w:after="0"/>
              <w:jc w:val="center"/>
              <w:rPr>
                <w:rFonts w:cs="Arial"/>
                <w:highlight w:val="yellow"/>
              </w:rPr>
            </w:pPr>
            <w:r>
              <w:rPr>
                <w:rFonts w:eastAsia="Cambria" w:cstheme="majorHAnsi"/>
                <w:color w:val="4C4C4C"/>
                <w:lang w:val="en-US" w:eastAsia="zh-CN" w:bidi="ar"/>
              </w:rPr>
              <w:t>Concept detection module</w:t>
            </w:r>
          </w:p>
        </w:tc>
      </w:tr>
      <w:tr w:rsidR="00614699" w:rsidRPr="00E4499D" w14:paraId="46C8A7D0" w14:textId="77777777" w:rsidTr="002C1CC1">
        <w:trPr>
          <w:trHeight w:val="60"/>
          <w:jc w:val="center"/>
        </w:trPr>
        <w:tc>
          <w:tcPr>
            <w:tcW w:w="622" w:type="dxa"/>
            <w:vAlign w:val="center"/>
          </w:tcPr>
          <w:p w14:paraId="1FB29DE1" w14:textId="7B15E82B" w:rsidR="00614699" w:rsidRPr="00880D93" w:rsidRDefault="00614699" w:rsidP="00614699">
            <w:pPr>
              <w:spacing w:after="0"/>
              <w:jc w:val="center"/>
              <w:rPr>
                <w:rFonts w:cs="Arial"/>
                <w:lang w:val="en-US"/>
              </w:rPr>
            </w:pPr>
            <w:r>
              <w:rPr>
                <w:rFonts w:cs="Arial"/>
                <w:noProof/>
                <w:lang w:val="en-US"/>
              </w:rPr>
              <w:t>9</w:t>
            </w:r>
          </w:p>
        </w:tc>
        <w:tc>
          <w:tcPr>
            <w:tcW w:w="8337" w:type="dxa"/>
          </w:tcPr>
          <w:p w14:paraId="225F8D9E" w14:textId="79AFF963" w:rsidR="00614699" w:rsidRPr="00E4499D" w:rsidRDefault="00614699" w:rsidP="00614699">
            <w:pPr>
              <w:spacing w:after="0"/>
              <w:jc w:val="center"/>
              <w:rPr>
                <w:rFonts w:cs="Arial"/>
                <w:highlight w:val="yellow"/>
              </w:rPr>
            </w:pPr>
            <w:r>
              <w:rPr>
                <w:rFonts w:eastAsia="Cambria" w:cstheme="majorHAnsi"/>
                <w:color w:val="4C4C4C"/>
                <w:lang w:val="en-US" w:eastAsia="zh-CN" w:bidi="ar"/>
              </w:rPr>
              <w:t>Event detection module</w:t>
            </w:r>
          </w:p>
        </w:tc>
      </w:tr>
      <w:tr w:rsidR="00614699" w:rsidRPr="00E4499D" w14:paraId="378750A5" w14:textId="77777777" w:rsidTr="00737226">
        <w:trPr>
          <w:trHeight w:val="60"/>
          <w:jc w:val="center"/>
        </w:trPr>
        <w:tc>
          <w:tcPr>
            <w:tcW w:w="622" w:type="dxa"/>
            <w:vAlign w:val="center"/>
          </w:tcPr>
          <w:p w14:paraId="686B3C57" w14:textId="39364B2A" w:rsidR="00614699" w:rsidRPr="00880D93" w:rsidRDefault="00614699" w:rsidP="00614699">
            <w:pPr>
              <w:spacing w:after="0"/>
              <w:jc w:val="center"/>
              <w:rPr>
                <w:rFonts w:cs="Arial"/>
                <w:lang w:val="en-US"/>
              </w:rPr>
            </w:pPr>
            <w:r>
              <w:rPr>
                <w:rFonts w:cs="Arial"/>
                <w:noProof/>
                <w:lang w:val="en-US"/>
              </w:rPr>
              <w:t>10</w:t>
            </w:r>
          </w:p>
        </w:tc>
        <w:tc>
          <w:tcPr>
            <w:tcW w:w="8337" w:type="dxa"/>
          </w:tcPr>
          <w:p w14:paraId="74F6B4E9" w14:textId="3660F5BE" w:rsidR="00614699" w:rsidRPr="00E4499D" w:rsidRDefault="00614699" w:rsidP="00614699">
            <w:pPr>
              <w:spacing w:after="0"/>
              <w:jc w:val="center"/>
              <w:rPr>
                <w:rFonts w:cs="Arial"/>
                <w:highlight w:val="yellow"/>
              </w:rPr>
            </w:pPr>
            <w:r w:rsidRPr="003014DF">
              <w:rPr>
                <w:rFonts w:eastAsia="Cambria" w:cstheme="majorHAnsi"/>
                <w:color w:val="4C4C4C"/>
                <w:lang w:val="en-US" w:eastAsia="zh-CN" w:bidi="ar"/>
              </w:rPr>
              <w:t>Multilingual automated translation</w:t>
            </w:r>
            <w:r>
              <w:rPr>
                <w:rFonts w:eastAsia="Cambria" w:cstheme="majorHAnsi"/>
                <w:color w:val="4C4C4C"/>
                <w:lang w:val="en-US" w:eastAsia="zh-CN" w:bidi="ar"/>
              </w:rPr>
              <w:t xml:space="preserve"> module</w:t>
            </w:r>
          </w:p>
        </w:tc>
      </w:tr>
      <w:tr w:rsidR="00D815FA" w:rsidRPr="00E4499D" w14:paraId="07B43C99" w14:textId="77777777" w:rsidTr="00737226">
        <w:trPr>
          <w:trHeight w:val="60"/>
          <w:jc w:val="center"/>
        </w:trPr>
        <w:tc>
          <w:tcPr>
            <w:tcW w:w="622" w:type="dxa"/>
            <w:vAlign w:val="center"/>
          </w:tcPr>
          <w:p w14:paraId="5D2DA979" w14:textId="275E917E" w:rsidR="00D815FA" w:rsidRPr="00D815FA" w:rsidRDefault="00614699" w:rsidP="002C1CC1">
            <w:pPr>
              <w:spacing w:after="0"/>
              <w:jc w:val="center"/>
              <w:rPr>
                <w:rFonts w:cs="Arial"/>
                <w:lang w:val="en-US"/>
              </w:rPr>
            </w:pPr>
            <w:r>
              <w:rPr>
                <w:rFonts w:cs="Arial"/>
                <w:noProof/>
                <w:lang w:val="en-US"/>
              </w:rPr>
              <w:t>11</w:t>
            </w:r>
          </w:p>
        </w:tc>
        <w:tc>
          <w:tcPr>
            <w:tcW w:w="8337" w:type="dxa"/>
          </w:tcPr>
          <w:p w14:paraId="3BCB7780" w14:textId="6A449484" w:rsidR="00D815FA" w:rsidRPr="00E4499D" w:rsidRDefault="00D815FA" w:rsidP="002C1CC1">
            <w:pPr>
              <w:spacing w:after="0"/>
              <w:jc w:val="center"/>
              <w:rPr>
                <w:rFonts w:cs="Arial"/>
                <w:highlight w:val="yellow"/>
              </w:rPr>
            </w:pPr>
            <w:r w:rsidRPr="003014DF">
              <w:rPr>
                <w:rFonts w:eastAsia="Cambria" w:cstheme="majorHAnsi"/>
                <w:color w:val="4C4C4C"/>
                <w:lang w:val="en-US" w:eastAsia="zh-CN" w:bidi="ar"/>
              </w:rPr>
              <w:t>Multilingual speech to text</w:t>
            </w:r>
            <w:r w:rsidR="001C6ED5">
              <w:rPr>
                <w:rFonts w:eastAsia="Cambria" w:cstheme="majorHAnsi"/>
                <w:color w:val="4C4C4C"/>
                <w:lang w:val="en-US" w:eastAsia="zh-CN" w:bidi="ar"/>
              </w:rPr>
              <w:t xml:space="preserve"> module</w:t>
            </w:r>
          </w:p>
        </w:tc>
      </w:tr>
      <w:tr w:rsidR="001C6ED5" w:rsidRPr="00E4499D" w14:paraId="15310205" w14:textId="77777777" w:rsidTr="002C1CC1">
        <w:trPr>
          <w:trHeight w:val="60"/>
          <w:jc w:val="center"/>
        </w:trPr>
        <w:tc>
          <w:tcPr>
            <w:tcW w:w="622" w:type="dxa"/>
            <w:vAlign w:val="center"/>
          </w:tcPr>
          <w:p w14:paraId="255789F9" w14:textId="12391D8D" w:rsidR="001C6ED5" w:rsidRPr="00D815FA" w:rsidRDefault="001C6ED5" w:rsidP="002C1CC1">
            <w:pPr>
              <w:spacing w:after="0"/>
              <w:jc w:val="center"/>
              <w:rPr>
                <w:rFonts w:cs="Arial"/>
                <w:lang w:val="en-US"/>
              </w:rPr>
            </w:pPr>
            <w:r>
              <w:rPr>
                <w:rFonts w:cs="Arial"/>
                <w:noProof/>
                <w:lang w:val="en-US"/>
              </w:rPr>
              <w:t>1</w:t>
            </w:r>
            <w:r w:rsidR="00614699">
              <w:rPr>
                <w:rFonts w:cs="Arial"/>
                <w:noProof/>
                <w:lang w:val="en-US"/>
              </w:rPr>
              <w:t>2</w:t>
            </w:r>
          </w:p>
        </w:tc>
        <w:tc>
          <w:tcPr>
            <w:tcW w:w="8337" w:type="dxa"/>
          </w:tcPr>
          <w:p w14:paraId="2A54E063" w14:textId="77777777" w:rsidR="001C6ED5" w:rsidRPr="00E4499D" w:rsidRDefault="001C6ED5" w:rsidP="002C1CC1">
            <w:pPr>
              <w:spacing w:after="0"/>
              <w:jc w:val="center"/>
              <w:rPr>
                <w:rFonts w:cs="Arial"/>
                <w:highlight w:val="yellow"/>
              </w:rPr>
            </w:pPr>
            <w:r w:rsidRPr="001C6ED5">
              <w:rPr>
                <w:rFonts w:eastAsia="Cambria" w:cstheme="majorHAnsi"/>
                <w:color w:val="4C4C4C"/>
                <w:lang w:val="en-US" w:eastAsia="zh-CN" w:bidi="ar"/>
              </w:rPr>
              <w:t>Topic Modelling System</w:t>
            </w:r>
          </w:p>
        </w:tc>
      </w:tr>
      <w:tr w:rsidR="00D815FA" w:rsidRPr="00E4499D" w14:paraId="3D2F520D" w14:textId="77777777" w:rsidTr="00737226">
        <w:trPr>
          <w:trHeight w:val="60"/>
          <w:jc w:val="center"/>
        </w:trPr>
        <w:tc>
          <w:tcPr>
            <w:tcW w:w="622" w:type="dxa"/>
            <w:vAlign w:val="center"/>
          </w:tcPr>
          <w:p w14:paraId="28857DEB" w14:textId="17D9F153" w:rsidR="00D815FA" w:rsidRPr="00D815FA" w:rsidRDefault="00880D93" w:rsidP="002C1CC1">
            <w:pPr>
              <w:spacing w:after="0"/>
              <w:jc w:val="center"/>
              <w:rPr>
                <w:rFonts w:cs="Arial"/>
                <w:lang w:val="en-US"/>
              </w:rPr>
            </w:pPr>
            <w:r>
              <w:rPr>
                <w:rFonts w:cs="Arial"/>
                <w:noProof/>
                <w:lang w:val="en-US"/>
              </w:rPr>
              <w:t>1</w:t>
            </w:r>
            <w:r w:rsidR="00614699">
              <w:rPr>
                <w:rFonts w:cs="Arial"/>
                <w:noProof/>
                <w:lang w:val="en-US"/>
              </w:rPr>
              <w:t>3</w:t>
            </w:r>
          </w:p>
        </w:tc>
        <w:tc>
          <w:tcPr>
            <w:tcW w:w="8337" w:type="dxa"/>
          </w:tcPr>
          <w:p w14:paraId="243C6D06" w14:textId="54F03DAB" w:rsidR="00D815FA" w:rsidRPr="00E4499D" w:rsidRDefault="007C20BE" w:rsidP="002C1CC1">
            <w:pPr>
              <w:spacing w:after="0"/>
              <w:jc w:val="center"/>
              <w:rPr>
                <w:rFonts w:cs="Arial"/>
                <w:highlight w:val="yellow"/>
              </w:rPr>
            </w:pPr>
            <w:r w:rsidRPr="007C20BE">
              <w:rPr>
                <w:rFonts w:eastAsia="Cambria" w:cstheme="majorHAnsi"/>
                <w:color w:val="4C4C4C"/>
                <w:lang w:val="en-US" w:eastAsia="zh-CN" w:bidi="ar"/>
              </w:rPr>
              <w:t>Word Frequency Analysis module</w:t>
            </w:r>
          </w:p>
        </w:tc>
      </w:tr>
      <w:tr w:rsidR="00D815FA" w:rsidRPr="00E4499D" w14:paraId="6E0BBDD7" w14:textId="77777777" w:rsidTr="00737226">
        <w:trPr>
          <w:trHeight w:val="60"/>
          <w:jc w:val="center"/>
        </w:trPr>
        <w:tc>
          <w:tcPr>
            <w:tcW w:w="622" w:type="dxa"/>
            <w:vAlign w:val="center"/>
          </w:tcPr>
          <w:p w14:paraId="5B6B9284" w14:textId="1E7E226C" w:rsidR="00D815FA" w:rsidRPr="00D815FA" w:rsidRDefault="00880D93" w:rsidP="002C1CC1">
            <w:pPr>
              <w:spacing w:after="0"/>
              <w:jc w:val="center"/>
              <w:rPr>
                <w:rFonts w:cs="Arial"/>
                <w:lang w:val="en-US"/>
              </w:rPr>
            </w:pPr>
            <w:r>
              <w:rPr>
                <w:rFonts w:cs="Arial"/>
                <w:noProof/>
                <w:lang w:val="en-US"/>
              </w:rPr>
              <w:t>1</w:t>
            </w:r>
            <w:r w:rsidR="00614699">
              <w:rPr>
                <w:rFonts w:cs="Arial"/>
                <w:noProof/>
                <w:lang w:val="en-US"/>
              </w:rPr>
              <w:t>4</w:t>
            </w:r>
          </w:p>
        </w:tc>
        <w:tc>
          <w:tcPr>
            <w:tcW w:w="8337" w:type="dxa"/>
          </w:tcPr>
          <w:p w14:paraId="48E0AAF8" w14:textId="49E31C5A" w:rsidR="00D815FA" w:rsidRPr="00E4499D" w:rsidRDefault="00614699" w:rsidP="002C1CC1">
            <w:pPr>
              <w:spacing w:after="0"/>
              <w:jc w:val="center"/>
              <w:rPr>
                <w:rFonts w:cs="Arial"/>
                <w:highlight w:val="yellow"/>
              </w:rPr>
            </w:pPr>
            <w:r w:rsidRPr="00614699">
              <w:rPr>
                <w:rFonts w:eastAsia="Cambria" w:cstheme="majorHAnsi"/>
                <w:color w:val="4C4C4C"/>
                <w:lang w:val="en-US" w:eastAsia="zh-CN" w:bidi="ar"/>
              </w:rPr>
              <w:t>Video and Image Indexing module</w:t>
            </w:r>
          </w:p>
        </w:tc>
      </w:tr>
      <w:tr w:rsidR="00737226" w:rsidRPr="00A36550" w14:paraId="1C64C084" w14:textId="77777777" w:rsidTr="00737226">
        <w:trPr>
          <w:jc w:val="center"/>
        </w:trPr>
        <w:tc>
          <w:tcPr>
            <w:tcW w:w="622" w:type="dxa"/>
            <w:shd w:val="clear" w:color="auto" w:fill="4F81BD" w:themeFill="accent1"/>
            <w:vAlign w:val="center"/>
          </w:tcPr>
          <w:p w14:paraId="006D17BE" w14:textId="77777777" w:rsidR="00737226" w:rsidRPr="00A36550" w:rsidRDefault="00737226" w:rsidP="002C1CC1">
            <w:pPr>
              <w:spacing w:after="0"/>
              <w:jc w:val="center"/>
              <w:rPr>
                <w:rFonts w:cs="Arial"/>
                <w:b/>
                <w:color w:val="FFFFFF" w:themeColor="background1"/>
              </w:rPr>
            </w:pPr>
          </w:p>
        </w:tc>
        <w:tc>
          <w:tcPr>
            <w:tcW w:w="8337" w:type="dxa"/>
            <w:shd w:val="clear" w:color="auto" w:fill="4F81BD" w:themeFill="accent1"/>
            <w:vAlign w:val="center"/>
          </w:tcPr>
          <w:p w14:paraId="74347B22" w14:textId="77777777" w:rsidR="00737226" w:rsidRPr="00A36550" w:rsidRDefault="00737226" w:rsidP="002C1CC1">
            <w:pPr>
              <w:spacing w:after="0"/>
              <w:jc w:val="center"/>
              <w:rPr>
                <w:rFonts w:cs="Arial"/>
                <w:b/>
                <w:color w:val="FFFFFF" w:themeColor="background1"/>
              </w:rPr>
            </w:pPr>
            <w:r w:rsidRPr="00D815FA">
              <w:rPr>
                <w:rFonts w:cs="Arial"/>
                <w:b/>
                <w:color w:val="FFFFFF" w:themeColor="background1"/>
              </w:rPr>
              <w:t>Knowledge generation and reasoning</w:t>
            </w:r>
            <w:r>
              <w:rPr>
                <w:rFonts w:cs="Arial"/>
                <w:b/>
                <w:color w:val="FFFFFF" w:themeColor="background1"/>
              </w:rPr>
              <w:t xml:space="preserve"> (WP7)</w:t>
            </w:r>
          </w:p>
        </w:tc>
      </w:tr>
      <w:tr w:rsidR="00737226" w:rsidRPr="00E4499D" w14:paraId="50B2BB5E" w14:textId="77777777" w:rsidTr="00737226">
        <w:trPr>
          <w:jc w:val="center"/>
        </w:trPr>
        <w:tc>
          <w:tcPr>
            <w:tcW w:w="622" w:type="dxa"/>
            <w:vAlign w:val="center"/>
          </w:tcPr>
          <w:p w14:paraId="603A3C07" w14:textId="05B012A3" w:rsidR="00737226" w:rsidRPr="00880D93" w:rsidRDefault="00737226" w:rsidP="002C1CC1">
            <w:pPr>
              <w:spacing w:after="0"/>
              <w:jc w:val="center"/>
              <w:rPr>
                <w:rFonts w:cs="Arial"/>
                <w:lang w:val="en-US"/>
              </w:rPr>
            </w:pPr>
            <w:r>
              <w:rPr>
                <w:rFonts w:cs="Arial"/>
                <w:noProof/>
                <w:lang w:val="el-GR"/>
              </w:rPr>
              <w:t>1</w:t>
            </w:r>
            <w:r w:rsidR="00864427">
              <w:rPr>
                <w:rFonts w:cs="Arial"/>
                <w:noProof/>
                <w:lang w:val="en-US"/>
              </w:rPr>
              <w:t>5</w:t>
            </w:r>
          </w:p>
        </w:tc>
        <w:tc>
          <w:tcPr>
            <w:tcW w:w="8337" w:type="dxa"/>
          </w:tcPr>
          <w:p w14:paraId="351DBB99" w14:textId="36BA5D0D" w:rsidR="00737226" w:rsidRPr="00E4499D" w:rsidRDefault="00737226" w:rsidP="002C1CC1">
            <w:pPr>
              <w:spacing w:after="0"/>
              <w:jc w:val="center"/>
              <w:rPr>
                <w:rFonts w:cs="Arial"/>
                <w:highlight w:val="yellow"/>
              </w:rPr>
            </w:pPr>
            <w:r w:rsidRPr="003014DF">
              <w:rPr>
                <w:rFonts w:eastAsia="Cambria" w:cstheme="majorHAnsi"/>
                <w:color w:val="4C4C4C"/>
                <w:lang w:val="en-US" w:eastAsia="zh-CN" w:bidi="ar"/>
              </w:rPr>
              <w:t xml:space="preserve">Knowledge modelling </w:t>
            </w:r>
            <w:r w:rsidR="00D074AB">
              <w:rPr>
                <w:rFonts w:eastAsia="Cambria" w:cstheme="majorHAnsi"/>
                <w:color w:val="4C4C4C"/>
                <w:lang w:val="en-US" w:eastAsia="zh-CN" w:bidi="ar"/>
              </w:rPr>
              <w:t>module</w:t>
            </w:r>
          </w:p>
        </w:tc>
      </w:tr>
      <w:tr w:rsidR="00737226" w:rsidRPr="00E4499D" w14:paraId="4CDFD92B" w14:textId="77777777" w:rsidTr="00737226">
        <w:trPr>
          <w:jc w:val="center"/>
        </w:trPr>
        <w:tc>
          <w:tcPr>
            <w:tcW w:w="622" w:type="dxa"/>
            <w:vAlign w:val="center"/>
          </w:tcPr>
          <w:p w14:paraId="73CAD65E" w14:textId="5C67DFEC" w:rsidR="00737226" w:rsidRPr="00880D93" w:rsidRDefault="00737226" w:rsidP="002C1CC1">
            <w:pPr>
              <w:spacing w:after="0"/>
              <w:jc w:val="center"/>
              <w:rPr>
                <w:rFonts w:cs="Arial"/>
                <w:lang w:val="en-US"/>
              </w:rPr>
            </w:pPr>
            <w:r>
              <w:rPr>
                <w:rFonts w:cs="Arial"/>
                <w:noProof/>
                <w:lang w:val="en-US"/>
              </w:rPr>
              <w:t>1</w:t>
            </w:r>
            <w:r w:rsidR="00864427">
              <w:rPr>
                <w:rFonts w:cs="Arial"/>
                <w:noProof/>
                <w:lang w:val="en-US"/>
              </w:rPr>
              <w:t>6</w:t>
            </w:r>
          </w:p>
        </w:tc>
        <w:tc>
          <w:tcPr>
            <w:tcW w:w="8337" w:type="dxa"/>
          </w:tcPr>
          <w:p w14:paraId="478ED074" w14:textId="659BEAC6" w:rsidR="00737226" w:rsidRPr="00E4499D" w:rsidRDefault="00737226" w:rsidP="002C1CC1">
            <w:pPr>
              <w:spacing w:after="0"/>
              <w:jc w:val="center"/>
              <w:rPr>
                <w:rFonts w:cs="Arial"/>
                <w:highlight w:val="yellow"/>
              </w:rPr>
            </w:pPr>
            <w:r w:rsidRPr="003014DF">
              <w:rPr>
                <w:rFonts w:eastAsia="Cambria" w:cstheme="majorHAnsi"/>
                <w:color w:val="4C4C4C"/>
                <w:lang w:val="en-US" w:eastAsia="zh-CN" w:bidi="ar"/>
              </w:rPr>
              <w:t>Black markets and illegal shops and products tracking</w:t>
            </w:r>
            <w:r w:rsidR="00D074AB">
              <w:rPr>
                <w:rFonts w:eastAsia="Cambria" w:cstheme="majorHAnsi"/>
                <w:color w:val="4C4C4C"/>
                <w:lang w:val="en-US" w:eastAsia="zh-CN" w:bidi="ar"/>
              </w:rPr>
              <w:t xml:space="preserve"> module</w:t>
            </w:r>
          </w:p>
        </w:tc>
      </w:tr>
      <w:tr w:rsidR="00737226" w:rsidRPr="00E4499D" w14:paraId="56407330" w14:textId="77777777" w:rsidTr="00737226">
        <w:trPr>
          <w:trHeight w:val="60"/>
          <w:jc w:val="center"/>
        </w:trPr>
        <w:tc>
          <w:tcPr>
            <w:tcW w:w="622" w:type="dxa"/>
            <w:vAlign w:val="center"/>
          </w:tcPr>
          <w:p w14:paraId="429B1718" w14:textId="419A6FBB" w:rsidR="00737226" w:rsidRPr="00880D93" w:rsidRDefault="00737226" w:rsidP="002C1CC1">
            <w:pPr>
              <w:spacing w:after="0"/>
              <w:jc w:val="center"/>
              <w:rPr>
                <w:rFonts w:cs="Arial"/>
                <w:lang w:val="en-US"/>
              </w:rPr>
            </w:pPr>
            <w:r>
              <w:rPr>
                <w:rFonts w:cs="Arial"/>
                <w:noProof/>
                <w:lang w:val="en-US"/>
              </w:rPr>
              <w:t>1</w:t>
            </w:r>
            <w:r w:rsidR="00864427">
              <w:rPr>
                <w:rFonts w:cs="Arial"/>
                <w:noProof/>
                <w:lang w:val="en-US"/>
              </w:rPr>
              <w:t>7</w:t>
            </w:r>
          </w:p>
        </w:tc>
        <w:tc>
          <w:tcPr>
            <w:tcW w:w="8337" w:type="dxa"/>
          </w:tcPr>
          <w:p w14:paraId="52D1D0B4" w14:textId="4FEED725" w:rsidR="00737226" w:rsidRPr="00E4499D" w:rsidRDefault="00D074AB" w:rsidP="002C1CC1">
            <w:pPr>
              <w:spacing w:after="0"/>
              <w:jc w:val="center"/>
              <w:rPr>
                <w:rFonts w:cs="Arial"/>
                <w:highlight w:val="yellow"/>
              </w:rPr>
            </w:pPr>
            <w:r>
              <w:rPr>
                <w:rFonts w:eastAsia="Cambria" w:cstheme="majorHAnsi"/>
                <w:color w:val="4C4C4C"/>
                <w:lang w:val="en-US" w:eastAsia="zh-CN" w:bidi="ar"/>
              </w:rPr>
              <w:t>C</w:t>
            </w:r>
            <w:r w:rsidR="00737226" w:rsidRPr="003014DF">
              <w:rPr>
                <w:rFonts w:eastAsia="Cambria" w:cstheme="majorHAnsi"/>
                <w:color w:val="4C4C4C"/>
                <w:lang w:val="en-US" w:eastAsia="zh-CN" w:bidi="ar"/>
              </w:rPr>
              <w:t>riminal network reconstruction</w:t>
            </w:r>
            <w:r>
              <w:rPr>
                <w:rFonts w:eastAsia="Cambria" w:cstheme="majorHAnsi"/>
                <w:color w:val="4C4C4C"/>
                <w:lang w:val="en-US" w:eastAsia="zh-CN" w:bidi="ar"/>
              </w:rPr>
              <w:t xml:space="preserve"> module</w:t>
            </w:r>
          </w:p>
        </w:tc>
      </w:tr>
      <w:tr w:rsidR="00D074AB" w:rsidRPr="00E4499D" w14:paraId="4A8AD2B4" w14:textId="77777777" w:rsidTr="002C1CC1">
        <w:trPr>
          <w:trHeight w:val="60"/>
          <w:jc w:val="center"/>
        </w:trPr>
        <w:tc>
          <w:tcPr>
            <w:tcW w:w="622" w:type="dxa"/>
            <w:vAlign w:val="center"/>
          </w:tcPr>
          <w:p w14:paraId="35000B74" w14:textId="607CF12C" w:rsidR="00D074AB" w:rsidRPr="00D815FA" w:rsidRDefault="00D074AB" w:rsidP="002C1CC1">
            <w:pPr>
              <w:spacing w:after="0"/>
              <w:jc w:val="center"/>
              <w:rPr>
                <w:rFonts w:cs="Arial"/>
                <w:lang w:val="en-US"/>
              </w:rPr>
            </w:pPr>
            <w:r>
              <w:rPr>
                <w:rFonts w:cs="Arial"/>
                <w:noProof/>
                <w:lang w:val="en-US"/>
              </w:rPr>
              <w:t>1</w:t>
            </w:r>
            <w:r w:rsidR="00864427">
              <w:rPr>
                <w:rFonts w:cs="Arial"/>
                <w:noProof/>
                <w:lang w:val="en-US"/>
              </w:rPr>
              <w:t>8</w:t>
            </w:r>
          </w:p>
        </w:tc>
        <w:tc>
          <w:tcPr>
            <w:tcW w:w="8337" w:type="dxa"/>
          </w:tcPr>
          <w:p w14:paraId="5DC430A3" w14:textId="4D80EFA1" w:rsidR="00D074AB" w:rsidRPr="00E4499D" w:rsidRDefault="00D074AB" w:rsidP="002C1CC1">
            <w:pPr>
              <w:spacing w:after="0"/>
              <w:jc w:val="center"/>
              <w:rPr>
                <w:rFonts w:cs="Arial"/>
                <w:highlight w:val="yellow"/>
              </w:rPr>
            </w:pPr>
            <w:r w:rsidRPr="003014DF">
              <w:rPr>
                <w:rFonts w:eastAsia="Cambria" w:cstheme="majorHAnsi"/>
                <w:color w:val="4C4C4C"/>
                <w:lang w:val="en-US" w:eastAsia="zh-CN" w:bidi="ar"/>
              </w:rPr>
              <w:t>Knowledge search and retrieval</w:t>
            </w:r>
            <w:r>
              <w:rPr>
                <w:rFonts w:eastAsia="Cambria" w:cstheme="majorHAnsi"/>
                <w:color w:val="4C4C4C"/>
                <w:lang w:val="en-US" w:eastAsia="zh-CN" w:bidi="ar"/>
              </w:rPr>
              <w:t xml:space="preserve"> module</w:t>
            </w:r>
          </w:p>
        </w:tc>
      </w:tr>
      <w:tr w:rsidR="00737226" w:rsidRPr="00E4499D" w14:paraId="1F14FEF2" w14:textId="77777777" w:rsidTr="00737226">
        <w:trPr>
          <w:trHeight w:val="60"/>
          <w:jc w:val="center"/>
        </w:trPr>
        <w:tc>
          <w:tcPr>
            <w:tcW w:w="622" w:type="dxa"/>
            <w:vAlign w:val="center"/>
          </w:tcPr>
          <w:p w14:paraId="018FE490" w14:textId="22ACBA77" w:rsidR="00737226" w:rsidRPr="00D815FA" w:rsidRDefault="00737226" w:rsidP="002C1CC1">
            <w:pPr>
              <w:spacing w:after="0"/>
              <w:jc w:val="center"/>
              <w:rPr>
                <w:rFonts w:cs="Arial"/>
                <w:lang w:val="en-US"/>
              </w:rPr>
            </w:pPr>
            <w:r>
              <w:rPr>
                <w:rFonts w:cs="Arial"/>
                <w:noProof/>
                <w:lang w:val="en-US"/>
              </w:rPr>
              <w:t>1</w:t>
            </w:r>
            <w:r w:rsidR="00864427">
              <w:rPr>
                <w:rFonts w:cs="Arial"/>
                <w:noProof/>
                <w:lang w:val="en-US"/>
              </w:rPr>
              <w:t>9</w:t>
            </w:r>
          </w:p>
        </w:tc>
        <w:tc>
          <w:tcPr>
            <w:tcW w:w="8337" w:type="dxa"/>
          </w:tcPr>
          <w:p w14:paraId="08401FEA" w14:textId="69466E93" w:rsidR="00737226" w:rsidRPr="00E4499D" w:rsidRDefault="00737226" w:rsidP="002C1CC1">
            <w:pPr>
              <w:spacing w:after="0"/>
              <w:jc w:val="center"/>
              <w:rPr>
                <w:rFonts w:cs="Arial"/>
                <w:highlight w:val="yellow"/>
              </w:rPr>
            </w:pPr>
            <w:r w:rsidRPr="003014DF">
              <w:rPr>
                <w:rFonts w:eastAsia="Cambria" w:cstheme="majorHAnsi"/>
                <w:color w:val="4C4C4C"/>
                <w:lang w:val="en-US" w:eastAsia="zh-CN" w:bidi="ar"/>
              </w:rPr>
              <w:t>Knowledge based browsing</w:t>
            </w:r>
            <w:r w:rsidR="00D074AB">
              <w:rPr>
                <w:rFonts w:eastAsia="Cambria" w:cstheme="majorHAnsi"/>
                <w:color w:val="4C4C4C"/>
                <w:lang w:val="en-US" w:eastAsia="zh-CN" w:bidi="ar"/>
              </w:rPr>
              <w:t xml:space="preserve"> module</w:t>
            </w:r>
          </w:p>
        </w:tc>
      </w:tr>
      <w:tr w:rsidR="00737226" w:rsidRPr="00E4499D" w14:paraId="01E00821" w14:textId="77777777" w:rsidTr="00737226">
        <w:trPr>
          <w:trHeight w:val="60"/>
          <w:jc w:val="center"/>
        </w:trPr>
        <w:tc>
          <w:tcPr>
            <w:tcW w:w="622" w:type="dxa"/>
            <w:vAlign w:val="center"/>
          </w:tcPr>
          <w:p w14:paraId="03854BF8" w14:textId="086C5228" w:rsidR="00737226" w:rsidRPr="00D815FA" w:rsidRDefault="00864427" w:rsidP="002C1CC1">
            <w:pPr>
              <w:spacing w:after="0"/>
              <w:jc w:val="center"/>
              <w:rPr>
                <w:rFonts w:cs="Arial"/>
                <w:lang w:val="en-US"/>
              </w:rPr>
            </w:pPr>
            <w:r>
              <w:rPr>
                <w:rFonts w:cs="Arial"/>
                <w:noProof/>
                <w:lang w:val="en-US"/>
              </w:rPr>
              <w:t>20</w:t>
            </w:r>
          </w:p>
        </w:tc>
        <w:tc>
          <w:tcPr>
            <w:tcW w:w="8337" w:type="dxa"/>
          </w:tcPr>
          <w:p w14:paraId="2BC00DD9" w14:textId="7CA21B3F" w:rsidR="00737226" w:rsidRPr="00E4499D" w:rsidRDefault="00D74FCA" w:rsidP="002C1CC1">
            <w:pPr>
              <w:spacing w:after="0"/>
              <w:jc w:val="center"/>
              <w:rPr>
                <w:rFonts w:cs="Arial"/>
                <w:highlight w:val="yellow"/>
              </w:rPr>
            </w:pPr>
            <w:r w:rsidRPr="00D74FCA">
              <w:rPr>
                <w:rFonts w:eastAsia="Cambria" w:cstheme="majorHAnsi"/>
                <w:color w:val="4C4C4C"/>
                <w:lang w:val="en-US" w:eastAsia="zh-CN" w:bidi="ar"/>
              </w:rPr>
              <w:t>Knowledge acquisition from deep neural networks</w:t>
            </w:r>
          </w:p>
        </w:tc>
      </w:tr>
      <w:tr w:rsidR="00737226" w:rsidRPr="00A36550" w14:paraId="166E2F68" w14:textId="77777777" w:rsidTr="002C1CC1">
        <w:trPr>
          <w:jc w:val="center"/>
        </w:trPr>
        <w:tc>
          <w:tcPr>
            <w:tcW w:w="622" w:type="dxa"/>
            <w:shd w:val="clear" w:color="auto" w:fill="4F81BD" w:themeFill="accent1"/>
            <w:vAlign w:val="center"/>
          </w:tcPr>
          <w:p w14:paraId="636E2CC9" w14:textId="77777777" w:rsidR="00737226" w:rsidRPr="00A36550" w:rsidRDefault="00737226" w:rsidP="002C1CC1">
            <w:pPr>
              <w:spacing w:after="0"/>
              <w:jc w:val="center"/>
              <w:rPr>
                <w:rFonts w:cs="Arial"/>
                <w:b/>
                <w:color w:val="FFFFFF" w:themeColor="background1"/>
              </w:rPr>
            </w:pPr>
          </w:p>
        </w:tc>
        <w:tc>
          <w:tcPr>
            <w:tcW w:w="8337" w:type="dxa"/>
            <w:shd w:val="clear" w:color="auto" w:fill="4F81BD" w:themeFill="accent1"/>
            <w:vAlign w:val="center"/>
          </w:tcPr>
          <w:p w14:paraId="14B8F3D0" w14:textId="77777777" w:rsidR="00737226" w:rsidRPr="00A36550" w:rsidRDefault="00737226" w:rsidP="002C1CC1">
            <w:pPr>
              <w:spacing w:after="0"/>
              <w:jc w:val="center"/>
              <w:rPr>
                <w:rFonts w:cs="Arial"/>
                <w:b/>
                <w:color w:val="FFFFFF" w:themeColor="background1"/>
              </w:rPr>
            </w:pPr>
            <w:r w:rsidRPr="004F01B8">
              <w:rPr>
                <w:rFonts w:eastAsia="Cambria" w:cstheme="majorHAnsi"/>
                <w:b/>
                <w:color w:val="FFFFFF" w:themeColor="background1"/>
                <w:lang w:val="en-US" w:eastAsia="zh-CN" w:bidi="ar"/>
              </w:rPr>
              <w:t>Integration of human factor in the analysis loop</w:t>
            </w:r>
            <w:r>
              <w:rPr>
                <w:rFonts w:cs="Arial"/>
                <w:b/>
                <w:color w:val="FFFFFF" w:themeColor="background1"/>
              </w:rPr>
              <w:t xml:space="preserve"> (WP8)</w:t>
            </w:r>
          </w:p>
        </w:tc>
      </w:tr>
      <w:tr w:rsidR="00737226" w:rsidRPr="00E4499D" w14:paraId="428CF324" w14:textId="77777777" w:rsidTr="002C1CC1">
        <w:trPr>
          <w:jc w:val="center"/>
        </w:trPr>
        <w:tc>
          <w:tcPr>
            <w:tcW w:w="622" w:type="dxa"/>
            <w:vAlign w:val="center"/>
          </w:tcPr>
          <w:p w14:paraId="1C1D6F24" w14:textId="10E37CA2" w:rsidR="00737226" w:rsidRPr="00737226" w:rsidRDefault="00F02318" w:rsidP="002C1CC1">
            <w:pPr>
              <w:spacing w:after="0"/>
              <w:jc w:val="center"/>
              <w:rPr>
                <w:rFonts w:cs="Arial"/>
                <w:lang w:val="en-US"/>
              </w:rPr>
            </w:pPr>
            <w:r>
              <w:rPr>
                <w:rFonts w:cs="Arial"/>
                <w:noProof/>
                <w:lang w:val="en-US"/>
              </w:rPr>
              <w:t>21</w:t>
            </w:r>
          </w:p>
        </w:tc>
        <w:tc>
          <w:tcPr>
            <w:tcW w:w="8337" w:type="dxa"/>
          </w:tcPr>
          <w:p w14:paraId="303D810F" w14:textId="2C96C42B" w:rsidR="00737226" w:rsidRPr="00E4499D" w:rsidRDefault="003244EA" w:rsidP="002C1CC1">
            <w:pPr>
              <w:spacing w:after="0"/>
              <w:jc w:val="center"/>
              <w:rPr>
                <w:rFonts w:cs="Arial"/>
                <w:highlight w:val="yellow"/>
              </w:rPr>
            </w:pPr>
            <w:r w:rsidRPr="003244EA">
              <w:rPr>
                <w:rFonts w:cs="Arial"/>
              </w:rPr>
              <w:t>Implicit and explicit user capturing framework</w:t>
            </w:r>
          </w:p>
        </w:tc>
      </w:tr>
      <w:tr w:rsidR="00737226" w:rsidRPr="00E4499D" w14:paraId="2FD0B288" w14:textId="77777777" w:rsidTr="002C1CC1">
        <w:trPr>
          <w:jc w:val="center"/>
        </w:trPr>
        <w:tc>
          <w:tcPr>
            <w:tcW w:w="622" w:type="dxa"/>
            <w:vAlign w:val="center"/>
          </w:tcPr>
          <w:p w14:paraId="34588BFD" w14:textId="6D135595" w:rsidR="00737226" w:rsidRPr="00880D93" w:rsidRDefault="00F02318" w:rsidP="002C1CC1">
            <w:pPr>
              <w:spacing w:after="0"/>
              <w:jc w:val="center"/>
              <w:rPr>
                <w:rFonts w:cs="Arial"/>
                <w:lang w:val="en-US"/>
              </w:rPr>
            </w:pPr>
            <w:r>
              <w:rPr>
                <w:rFonts w:cs="Arial"/>
                <w:noProof/>
                <w:lang w:val="en-US"/>
              </w:rPr>
              <w:t>22</w:t>
            </w:r>
          </w:p>
        </w:tc>
        <w:tc>
          <w:tcPr>
            <w:tcW w:w="8337" w:type="dxa"/>
          </w:tcPr>
          <w:p w14:paraId="43FF2F91" w14:textId="594CF520" w:rsidR="00737226" w:rsidRPr="00E4499D" w:rsidRDefault="00737226" w:rsidP="002C1CC1">
            <w:pPr>
              <w:spacing w:after="0"/>
              <w:jc w:val="center"/>
              <w:rPr>
                <w:rFonts w:cs="Arial"/>
                <w:highlight w:val="yellow"/>
              </w:rPr>
            </w:pPr>
            <w:r w:rsidRPr="003014DF">
              <w:rPr>
                <w:rFonts w:eastAsia="Cambria" w:cstheme="majorHAnsi"/>
                <w:color w:val="4C4C4C"/>
                <w:lang w:val="en-US" w:eastAsia="zh-CN" w:bidi="ar"/>
              </w:rPr>
              <w:t xml:space="preserve">Adaptive user modelling </w:t>
            </w:r>
            <w:r w:rsidR="00782FB2">
              <w:rPr>
                <w:rFonts w:eastAsia="Cambria" w:cstheme="majorHAnsi"/>
                <w:color w:val="4C4C4C"/>
                <w:lang w:val="en-US" w:eastAsia="zh-CN" w:bidi="ar"/>
              </w:rPr>
              <w:t>module</w:t>
            </w:r>
          </w:p>
        </w:tc>
      </w:tr>
      <w:tr w:rsidR="00737226" w:rsidRPr="00E4499D" w14:paraId="6EBDAEFB" w14:textId="77777777" w:rsidTr="002C1CC1">
        <w:trPr>
          <w:trHeight w:val="60"/>
          <w:jc w:val="center"/>
        </w:trPr>
        <w:tc>
          <w:tcPr>
            <w:tcW w:w="622" w:type="dxa"/>
            <w:vAlign w:val="center"/>
          </w:tcPr>
          <w:p w14:paraId="745DD19C" w14:textId="0B3E5C9D" w:rsidR="00737226" w:rsidRPr="00880D93" w:rsidRDefault="00F02318" w:rsidP="002C1CC1">
            <w:pPr>
              <w:spacing w:after="0"/>
              <w:jc w:val="center"/>
              <w:rPr>
                <w:rFonts w:cs="Arial"/>
                <w:lang w:val="en-US"/>
              </w:rPr>
            </w:pPr>
            <w:r>
              <w:rPr>
                <w:rFonts w:cs="Arial"/>
                <w:noProof/>
                <w:lang w:val="en-US"/>
              </w:rPr>
              <w:t>23</w:t>
            </w:r>
          </w:p>
        </w:tc>
        <w:tc>
          <w:tcPr>
            <w:tcW w:w="8337" w:type="dxa"/>
          </w:tcPr>
          <w:p w14:paraId="4E3F5571" w14:textId="06EC63AF" w:rsidR="00737226" w:rsidRPr="00E4499D" w:rsidRDefault="00782FB2" w:rsidP="002C1CC1">
            <w:pPr>
              <w:spacing w:after="0"/>
              <w:jc w:val="center"/>
              <w:rPr>
                <w:rFonts w:cs="Arial"/>
                <w:highlight w:val="yellow"/>
              </w:rPr>
            </w:pPr>
            <w:r w:rsidRPr="00782FB2">
              <w:rPr>
                <w:rFonts w:eastAsia="Cambria" w:cstheme="majorHAnsi"/>
                <w:color w:val="4C4C4C"/>
                <w:lang w:val="en-US" w:eastAsia="zh-CN" w:bidi="ar"/>
              </w:rPr>
              <w:t>Conscious and subconscious user feedback</w:t>
            </w:r>
            <w:r>
              <w:rPr>
                <w:rFonts w:eastAsia="Cambria" w:cstheme="majorHAnsi"/>
                <w:color w:val="4C4C4C"/>
                <w:lang w:val="en-US" w:eastAsia="zh-CN" w:bidi="ar"/>
              </w:rPr>
              <w:t xml:space="preserve"> module</w:t>
            </w:r>
          </w:p>
        </w:tc>
      </w:tr>
      <w:tr w:rsidR="00737226" w:rsidRPr="00E4499D" w14:paraId="43D2BAA8" w14:textId="77777777" w:rsidTr="002C1CC1">
        <w:trPr>
          <w:trHeight w:val="60"/>
          <w:jc w:val="center"/>
        </w:trPr>
        <w:tc>
          <w:tcPr>
            <w:tcW w:w="622" w:type="dxa"/>
            <w:vAlign w:val="center"/>
          </w:tcPr>
          <w:p w14:paraId="7DEED8B4" w14:textId="57DF173F" w:rsidR="00737226" w:rsidRPr="00D815FA" w:rsidRDefault="00737226" w:rsidP="002C1CC1">
            <w:pPr>
              <w:spacing w:after="0"/>
              <w:jc w:val="center"/>
              <w:rPr>
                <w:rFonts w:cs="Arial"/>
                <w:lang w:val="en-US"/>
              </w:rPr>
            </w:pPr>
            <w:r>
              <w:rPr>
                <w:rFonts w:cs="Arial"/>
                <w:noProof/>
                <w:lang w:val="en-US"/>
              </w:rPr>
              <w:t>2</w:t>
            </w:r>
            <w:r w:rsidR="00F02318">
              <w:rPr>
                <w:rFonts w:cs="Arial"/>
                <w:noProof/>
                <w:lang w:val="en-US"/>
              </w:rPr>
              <w:t>4</w:t>
            </w:r>
          </w:p>
        </w:tc>
        <w:tc>
          <w:tcPr>
            <w:tcW w:w="8337" w:type="dxa"/>
          </w:tcPr>
          <w:p w14:paraId="4EFC659B" w14:textId="009500A9" w:rsidR="00737226" w:rsidRPr="00E4499D" w:rsidRDefault="00737226" w:rsidP="002C1CC1">
            <w:pPr>
              <w:spacing w:after="0"/>
              <w:jc w:val="center"/>
              <w:rPr>
                <w:rFonts w:cs="Arial"/>
                <w:highlight w:val="yellow"/>
              </w:rPr>
            </w:pPr>
            <w:r w:rsidRPr="003014DF">
              <w:rPr>
                <w:rFonts w:eastAsia="Cambria" w:cstheme="majorHAnsi"/>
                <w:color w:val="4C4C4C"/>
                <w:lang w:val="en-US" w:eastAsia="zh-CN" w:bidi="ar"/>
              </w:rPr>
              <w:t xml:space="preserve">Knowledge transfer </w:t>
            </w:r>
            <w:r w:rsidR="009D3C3D">
              <w:rPr>
                <w:rFonts w:eastAsia="Cambria" w:cstheme="majorHAnsi"/>
                <w:color w:val="4C4C4C"/>
                <w:lang w:val="en-US" w:eastAsia="zh-CN" w:bidi="ar"/>
              </w:rPr>
              <w:t>module</w:t>
            </w:r>
          </w:p>
        </w:tc>
      </w:tr>
      <w:tr w:rsidR="00874219" w:rsidRPr="00E4499D" w14:paraId="338B10F4" w14:textId="77777777" w:rsidTr="00737226">
        <w:trPr>
          <w:jc w:val="center"/>
        </w:trPr>
        <w:tc>
          <w:tcPr>
            <w:tcW w:w="622" w:type="dxa"/>
            <w:shd w:val="clear" w:color="auto" w:fill="4F81BD" w:themeFill="accent1"/>
            <w:vAlign w:val="center"/>
          </w:tcPr>
          <w:p w14:paraId="72F887E7" w14:textId="70F3B63D" w:rsidR="00874219" w:rsidRPr="00A36550" w:rsidRDefault="00874219" w:rsidP="00874219">
            <w:pPr>
              <w:spacing w:after="0"/>
              <w:jc w:val="center"/>
              <w:rPr>
                <w:rFonts w:cs="Arial"/>
                <w:b/>
                <w:color w:val="FFFFFF" w:themeColor="background1"/>
              </w:rPr>
            </w:pPr>
          </w:p>
        </w:tc>
        <w:tc>
          <w:tcPr>
            <w:tcW w:w="8337" w:type="dxa"/>
            <w:shd w:val="clear" w:color="auto" w:fill="4F81BD" w:themeFill="accent1"/>
            <w:vAlign w:val="center"/>
          </w:tcPr>
          <w:p w14:paraId="4382AD8B" w14:textId="19E8D95B" w:rsidR="00874219" w:rsidRPr="00A36550" w:rsidRDefault="00737226" w:rsidP="00874219">
            <w:pPr>
              <w:spacing w:after="0"/>
              <w:jc w:val="center"/>
              <w:rPr>
                <w:rFonts w:cs="Arial"/>
                <w:b/>
                <w:color w:val="FFFFFF" w:themeColor="background1"/>
              </w:rPr>
            </w:pPr>
            <w:r w:rsidRPr="004F01B8">
              <w:rPr>
                <w:rFonts w:eastAsia="Cambria" w:cstheme="majorHAnsi"/>
                <w:b/>
                <w:color w:val="FFFFFF" w:themeColor="background1"/>
                <w:lang w:val="en-US" w:eastAsia="zh-CN" w:bidi="ar"/>
              </w:rPr>
              <w:t>Novel applications for LEAs and system Integration</w:t>
            </w:r>
            <w:r>
              <w:rPr>
                <w:rFonts w:cs="Arial"/>
                <w:b/>
                <w:color w:val="FFFFFF" w:themeColor="background1"/>
              </w:rPr>
              <w:t xml:space="preserve"> </w:t>
            </w:r>
            <w:r w:rsidR="00D815FA">
              <w:rPr>
                <w:rFonts w:cs="Arial"/>
                <w:b/>
                <w:color w:val="FFFFFF" w:themeColor="background1"/>
              </w:rPr>
              <w:t>(WP</w:t>
            </w:r>
            <w:r>
              <w:rPr>
                <w:rFonts w:cs="Arial"/>
                <w:b/>
                <w:color w:val="FFFFFF" w:themeColor="background1"/>
              </w:rPr>
              <w:t>9</w:t>
            </w:r>
            <w:r w:rsidR="00D815FA">
              <w:rPr>
                <w:rFonts w:cs="Arial"/>
                <w:b/>
                <w:color w:val="FFFFFF" w:themeColor="background1"/>
              </w:rPr>
              <w:t>)</w:t>
            </w:r>
          </w:p>
        </w:tc>
      </w:tr>
      <w:tr w:rsidR="002759EF" w:rsidRPr="00E4499D" w14:paraId="6EB597A4" w14:textId="77777777" w:rsidTr="00737226">
        <w:trPr>
          <w:jc w:val="center"/>
        </w:trPr>
        <w:tc>
          <w:tcPr>
            <w:tcW w:w="622" w:type="dxa"/>
            <w:vAlign w:val="center"/>
          </w:tcPr>
          <w:p w14:paraId="606A706C" w14:textId="6FD2E6C1" w:rsidR="002759EF" w:rsidRPr="00737226" w:rsidRDefault="002759EF" w:rsidP="002759EF">
            <w:pPr>
              <w:spacing w:after="0"/>
              <w:jc w:val="center"/>
              <w:rPr>
                <w:rFonts w:cs="Arial"/>
                <w:lang w:val="en-US"/>
              </w:rPr>
            </w:pPr>
            <w:r>
              <w:rPr>
                <w:rFonts w:cs="Arial"/>
                <w:noProof/>
                <w:lang w:val="en-US"/>
              </w:rPr>
              <w:t>2</w:t>
            </w:r>
            <w:r w:rsidR="005B2F8F">
              <w:rPr>
                <w:rFonts w:cs="Arial"/>
                <w:noProof/>
                <w:lang w:val="en-US"/>
              </w:rPr>
              <w:t>5</w:t>
            </w:r>
          </w:p>
        </w:tc>
        <w:tc>
          <w:tcPr>
            <w:tcW w:w="8337" w:type="dxa"/>
          </w:tcPr>
          <w:p w14:paraId="6E67C775" w14:textId="43B476FC" w:rsidR="002759EF" w:rsidRPr="00E4499D" w:rsidRDefault="005B2F8F" w:rsidP="002759EF">
            <w:pPr>
              <w:spacing w:after="0"/>
              <w:jc w:val="center"/>
              <w:rPr>
                <w:rFonts w:cs="Arial"/>
                <w:highlight w:val="yellow"/>
              </w:rPr>
            </w:pPr>
            <w:r w:rsidRPr="005B2F8F">
              <w:rPr>
                <w:rFonts w:eastAsia="Cambria" w:cstheme="majorHAnsi"/>
                <w:color w:val="4C4C4C"/>
                <w:lang w:val="en-US" w:eastAsia="zh-CN" w:bidi="ar"/>
              </w:rPr>
              <w:t>Source monitoring</w:t>
            </w:r>
            <w:r>
              <w:rPr>
                <w:rFonts w:eastAsia="Cambria" w:cstheme="majorHAnsi"/>
                <w:color w:val="4C4C4C"/>
                <w:lang w:val="en-US" w:eastAsia="zh-CN" w:bidi="ar"/>
              </w:rPr>
              <w:t xml:space="preserve"> module</w:t>
            </w:r>
          </w:p>
        </w:tc>
      </w:tr>
      <w:tr w:rsidR="005B2F8F" w:rsidRPr="00E4499D" w14:paraId="5F63FEDC" w14:textId="77777777" w:rsidTr="002C1CC1">
        <w:trPr>
          <w:jc w:val="center"/>
        </w:trPr>
        <w:tc>
          <w:tcPr>
            <w:tcW w:w="622" w:type="dxa"/>
            <w:vAlign w:val="center"/>
          </w:tcPr>
          <w:p w14:paraId="55DB3E59" w14:textId="49117197" w:rsidR="005B2F8F" w:rsidRPr="00880D93" w:rsidRDefault="005B2F8F" w:rsidP="002C1CC1">
            <w:pPr>
              <w:spacing w:after="0"/>
              <w:jc w:val="center"/>
              <w:rPr>
                <w:rFonts w:cs="Arial"/>
                <w:lang w:val="en-US"/>
              </w:rPr>
            </w:pPr>
            <w:r>
              <w:rPr>
                <w:rFonts w:cs="Arial"/>
                <w:noProof/>
                <w:lang w:val="en-US"/>
              </w:rPr>
              <w:t>26</w:t>
            </w:r>
          </w:p>
        </w:tc>
        <w:tc>
          <w:tcPr>
            <w:tcW w:w="8337" w:type="dxa"/>
          </w:tcPr>
          <w:p w14:paraId="56F3BB44" w14:textId="77777777" w:rsidR="005B2F8F" w:rsidRPr="00E4499D" w:rsidRDefault="005B2F8F" w:rsidP="002C1CC1">
            <w:pPr>
              <w:spacing w:after="0"/>
              <w:jc w:val="center"/>
              <w:rPr>
                <w:rFonts w:cs="Arial"/>
                <w:highlight w:val="yellow"/>
              </w:rPr>
            </w:pPr>
            <w:r w:rsidRPr="005B2F8F">
              <w:rPr>
                <w:rFonts w:eastAsia="Cambria" w:cstheme="majorHAnsi"/>
                <w:color w:val="4C4C4C"/>
                <w:lang w:val="en-US" w:eastAsia="zh-CN" w:bidi="ar"/>
              </w:rPr>
              <w:t>Knowledge management</w:t>
            </w:r>
            <w:r>
              <w:rPr>
                <w:rFonts w:eastAsia="Cambria" w:cstheme="majorHAnsi"/>
                <w:color w:val="4C4C4C"/>
                <w:lang w:val="en-US" w:eastAsia="zh-CN" w:bidi="ar"/>
              </w:rPr>
              <w:t xml:space="preserve"> module</w:t>
            </w:r>
          </w:p>
        </w:tc>
      </w:tr>
      <w:tr w:rsidR="005B2F8F" w:rsidRPr="00E4499D" w14:paraId="69D0F1B6" w14:textId="77777777" w:rsidTr="002C1CC1">
        <w:trPr>
          <w:jc w:val="center"/>
        </w:trPr>
        <w:tc>
          <w:tcPr>
            <w:tcW w:w="622" w:type="dxa"/>
            <w:vAlign w:val="center"/>
          </w:tcPr>
          <w:p w14:paraId="1A3531FD" w14:textId="4B988E91" w:rsidR="005B2F8F" w:rsidRPr="00880D93" w:rsidRDefault="005B2F8F" w:rsidP="002C1CC1">
            <w:pPr>
              <w:spacing w:after="0"/>
              <w:jc w:val="center"/>
              <w:rPr>
                <w:rFonts w:cs="Arial"/>
                <w:lang w:val="en-US"/>
              </w:rPr>
            </w:pPr>
            <w:r>
              <w:rPr>
                <w:rFonts w:cs="Arial"/>
                <w:noProof/>
                <w:lang w:val="en-US"/>
              </w:rPr>
              <w:t>27</w:t>
            </w:r>
          </w:p>
        </w:tc>
        <w:tc>
          <w:tcPr>
            <w:tcW w:w="8337" w:type="dxa"/>
          </w:tcPr>
          <w:p w14:paraId="05CB7840" w14:textId="0BC14DB1" w:rsidR="005B2F8F" w:rsidRPr="00E4499D" w:rsidRDefault="005B2F8F" w:rsidP="002C1CC1">
            <w:pPr>
              <w:spacing w:after="0"/>
              <w:jc w:val="center"/>
              <w:rPr>
                <w:rFonts w:cs="Arial"/>
                <w:highlight w:val="yellow"/>
              </w:rPr>
            </w:pPr>
            <w:r w:rsidRPr="005B2F8F">
              <w:rPr>
                <w:rFonts w:eastAsia="Cambria" w:cstheme="majorHAnsi"/>
                <w:color w:val="4C4C4C"/>
                <w:lang w:val="en-US" w:eastAsia="zh-CN" w:bidi="ar"/>
              </w:rPr>
              <w:t>Graph exploration</w:t>
            </w:r>
            <w:r>
              <w:rPr>
                <w:rFonts w:eastAsia="Cambria" w:cstheme="majorHAnsi"/>
                <w:color w:val="4C4C4C"/>
                <w:lang w:val="en-US" w:eastAsia="zh-CN" w:bidi="ar"/>
              </w:rPr>
              <w:t xml:space="preserve"> module</w:t>
            </w:r>
          </w:p>
        </w:tc>
      </w:tr>
      <w:tr w:rsidR="005B2F8F" w:rsidRPr="00E4499D" w14:paraId="58F81200" w14:textId="77777777" w:rsidTr="002C1CC1">
        <w:trPr>
          <w:jc w:val="center"/>
        </w:trPr>
        <w:tc>
          <w:tcPr>
            <w:tcW w:w="622" w:type="dxa"/>
            <w:vAlign w:val="center"/>
          </w:tcPr>
          <w:p w14:paraId="14A692F1" w14:textId="04D8CC0E" w:rsidR="005B2F8F" w:rsidRPr="00880D93" w:rsidRDefault="005B2F8F" w:rsidP="002C1CC1">
            <w:pPr>
              <w:spacing w:after="0"/>
              <w:jc w:val="center"/>
              <w:rPr>
                <w:rFonts w:cs="Arial"/>
                <w:lang w:val="en-US"/>
              </w:rPr>
            </w:pPr>
            <w:r>
              <w:rPr>
                <w:rFonts w:cs="Arial"/>
                <w:noProof/>
                <w:lang w:val="en-US"/>
              </w:rPr>
              <w:t>28</w:t>
            </w:r>
          </w:p>
        </w:tc>
        <w:tc>
          <w:tcPr>
            <w:tcW w:w="8337" w:type="dxa"/>
          </w:tcPr>
          <w:p w14:paraId="555FD841" w14:textId="77777777" w:rsidR="005B2F8F" w:rsidRPr="00E4499D" w:rsidRDefault="005B2F8F" w:rsidP="002C1CC1">
            <w:pPr>
              <w:spacing w:after="0"/>
              <w:jc w:val="center"/>
              <w:rPr>
                <w:rFonts w:cs="Arial"/>
                <w:highlight w:val="yellow"/>
              </w:rPr>
            </w:pPr>
            <w:r w:rsidRPr="005B2F8F">
              <w:rPr>
                <w:rFonts w:eastAsia="Cambria" w:cstheme="majorHAnsi"/>
                <w:color w:val="4C4C4C"/>
                <w:lang w:val="en-US" w:eastAsia="zh-CN" w:bidi="ar"/>
              </w:rPr>
              <w:t>Import of new evidence</w:t>
            </w:r>
            <w:r>
              <w:rPr>
                <w:rFonts w:eastAsia="Cambria" w:cstheme="majorHAnsi"/>
                <w:color w:val="4C4C4C"/>
                <w:lang w:val="en-US" w:eastAsia="zh-CN" w:bidi="ar"/>
              </w:rPr>
              <w:t xml:space="preserve"> module</w:t>
            </w:r>
          </w:p>
        </w:tc>
      </w:tr>
      <w:tr w:rsidR="002759EF" w:rsidRPr="00E4499D" w14:paraId="2B518773" w14:textId="77777777" w:rsidTr="00737226">
        <w:trPr>
          <w:jc w:val="center"/>
        </w:trPr>
        <w:tc>
          <w:tcPr>
            <w:tcW w:w="622" w:type="dxa"/>
            <w:vAlign w:val="center"/>
          </w:tcPr>
          <w:p w14:paraId="30810E1D" w14:textId="307F666E" w:rsidR="002759EF" w:rsidRPr="00880D93" w:rsidRDefault="002759EF" w:rsidP="002759EF">
            <w:pPr>
              <w:spacing w:after="0"/>
              <w:jc w:val="center"/>
              <w:rPr>
                <w:rFonts w:cs="Arial"/>
                <w:lang w:val="en-US"/>
              </w:rPr>
            </w:pPr>
            <w:r>
              <w:rPr>
                <w:rFonts w:cs="Arial"/>
                <w:noProof/>
                <w:lang w:val="en-US"/>
              </w:rPr>
              <w:t>2</w:t>
            </w:r>
            <w:r w:rsidR="005B2F8F">
              <w:rPr>
                <w:rFonts w:cs="Arial"/>
                <w:noProof/>
                <w:lang w:val="en-US"/>
              </w:rPr>
              <w:t>9</w:t>
            </w:r>
          </w:p>
        </w:tc>
        <w:tc>
          <w:tcPr>
            <w:tcW w:w="8337" w:type="dxa"/>
          </w:tcPr>
          <w:p w14:paraId="6207375D" w14:textId="7F5EAD74" w:rsidR="002759EF" w:rsidRPr="00E4499D" w:rsidRDefault="005B2F8F" w:rsidP="002759EF">
            <w:pPr>
              <w:spacing w:after="0"/>
              <w:jc w:val="center"/>
              <w:rPr>
                <w:rFonts w:cs="Arial"/>
                <w:highlight w:val="yellow"/>
              </w:rPr>
            </w:pPr>
            <w:r w:rsidRPr="005B2F8F">
              <w:rPr>
                <w:rFonts w:eastAsia="Cambria" w:cstheme="majorHAnsi"/>
                <w:color w:val="4C4C4C"/>
                <w:lang w:val="en-US" w:eastAsia="zh-CN" w:bidi="ar"/>
              </w:rPr>
              <w:t>Suggestion validation</w:t>
            </w:r>
            <w:r>
              <w:rPr>
                <w:rFonts w:eastAsia="Cambria" w:cstheme="majorHAnsi"/>
                <w:color w:val="4C4C4C"/>
                <w:lang w:val="en-US" w:eastAsia="zh-CN" w:bidi="ar"/>
              </w:rPr>
              <w:t xml:space="preserve"> module</w:t>
            </w:r>
          </w:p>
        </w:tc>
      </w:tr>
      <w:tr w:rsidR="002759EF" w:rsidRPr="00E4499D" w14:paraId="390F66F9" w14:textId="77777777" w:rsidTr="00737226">
        <w:trPr>
          <w:trHeight w:val="60"/>
          <w:jc w:val="center"/>
        </w:trPr>
        <w:tc>
          <w:tcPr>
            <w:tcW w:w="622" w:type="dxa"/>
            <w:vAlign w:val="center"/>
          </w:tcPr>
          <w:p w14:paraId="39C6486C" w14:textId="7B7D1B84" w:rsidR="002759EF" w:rsidRPr="00880D93" w:rsidRDefault="005B2F8F" w:rsidP="002759EF">
            <w:pPr>
              <w:spacing w:after="0"/>
              <w:jc w:val="center"/>
              <w:rPr>
                <w:rFonts w:cs="Arial"/>
                <w:lang w:val="en-US"/>
              </w:rPr>
            </w:pPr>
            <w:r>
              <w:rPr>
                <w:rFonts w:cs="Arial"/>
                <w:noProof/>
                <w:lang w:val="en-US"/>
              </w:rPr>
              <w:t>30</w:t>
            </w:r>
          </w:p>
        </w:tc>
        <w:tc>
          <w:tcPr>
            <w:tcW w:w="8337" w:type="dxa"/>
          </w:tcPr>
          <w:p w14:paraId="06D51EE8" w14:textId="74CFB2B4" w:rsidR="002759EF" w:rsidRPr="00E4499D" w:rsidRDefault="005B2F8F" w:rsidP="002759EF">
            <w:pPr>
              <w:spacing w:after="0"/>
              <w:jc w:val="center"/>
              <w:rPr>
                <w:rFonts w:cs="Arial"/>
                <w:highlight w:val="yellow"/>
              </w:rPr>
            </w:pPr>
            <w:r>
              <w:rPr>
                <w:rFonts w:eastAsia="Cambria" w:cstheme="majorHAnsi"/>
                <w:color w:val="4C4C4C"/>
                <w:lang w:val="en-US" w:eastAsia="zh-CN" w:bidi="ar"/>
              </w:rPr>
              <w:t>V</w:t>
            </w:r>
            <w:r w:rsidR="002759EF" w:rsidRPr="003014DF">
              <w:rPr>
                <w:rFonts w:eastAsia="Cambria" w:cstheme="majorHAnsi"/>
                <w:color w:val="4C4C4C"/>
                <w:lang w:val="en-US" w:eastAsia="zh-CN" w:bidi="ar"/>
              </w:rPr>
              <w:t xml:space="preserve">isual </w:t>
            </w:r>
            <w:r w:rsidR="002759EF">
              <w:rPr>
                <w:rFonts w:eastAsia="Cambria" w:cstheme="majorHAnsi"/>
                <w:color w:val="4C4C4C"/>
                <w:lang w:val="en-US" w:eastAsia="zh-CN" w:bidi="ar"/>
              </w:rPr>
              <w:t>a</w:t>
            </w:r>
            <w:r w:rsidR="002759EF" w:rsidRPr="003014DF">
              <w:rPr>
                <w:rFonts w:eastAsia="Cambria" w:cstheme="majorHAnsi"/>
                <w:color w:val="4C4C4C"/>
                <w:lang w:val="en-US" w:eastAsia="zh-CN" w:bidi="ar"/>
              </w:rPr>
              <w:t>nalytics</w:t>
            </w:r>
            <w:r>
              <w:rPr>
                <w:rFonts w:eastAsia="Cambria" w:cstheme="majorHAnsi"/>
                <w:color w:val="4C4C4C"/>
                <w:lang w:val="en-US" w:eastAsia="zh-CN" w:bidi="ar"/>
              </w:rPr>
              <w:t xml:space="preserve"> module</w:t>
            </w:r>
          </w:p>
        </w:tc>
      </w:tr>
      <w:tr w:rsidR="00E45D29" w:rsidRPr="00E4499D" w14:paraId="4F832BAB" w14:textId="77777777" w:rsidTr="002C1CC1">
        <w:trPr>
          <w:trHeight w:val="60"/>
          <w:jc w:val="center"/>
        </w:trPr>
        <w:tc>
          <w:tcPr>
            <w:tcW w:w="622" w:type="dxa"/>
            <w:vAlign w:val="center"/>
          </w:tcPr>
          <w:p w14:paraId="6EE0C890" w14:textId="77777777" w:rsidR="00E45D29" w:rsidRPr="00D815FA" w:rsidRDefault="00E45D29" w:rsidP="002C1CC1">
            <w:pPr>
              <w:spacing w:after="0"/>
              <w:jc w:val="center"/>
              <w:rPr>
                <w:rFonts w:cs="Arial"/>
                <w:lang w:val="en-US"/>
              </w:rPr>
            </w:pPr>
            <w:r>
              <w:rPr>
                <w:rFonts w:cs="Arial"/>
                <w:noProof/>
                <w:lang w:val="en-US"/>
              </w:rPr>
              <w:t>31</w:t>
            </w:r>
          </w:p>
        </w:tc>
        <w:tc>
          <w:tcPr>
            <w:tcW w:w="8337" w:type="dxa"/>
          </w:tcPr>
          <w:p w14:paraId="407B2690" w14:textId="329B0BDF" w:rsidR="00E45D29" w:rsidRPr="00E4499D" w:rsidRDefault="00E45D29" w:rsidP="002C1CC1">
            <w:pPr>
              <w:spacing w:after="0"/>
              <w:jc w:val="center"/>
              <w:rPr>
                <w:rFonts w:cs="Arial"/>
                <w:highlight w:val="yellow"/>
              </w:rPr>
            </w:pPr>
            <w:r w:rsidRPr="003014DF">
              <w:rPr>
                <w:rFonts w:eastAsia="Cambria" w:cstheme="majorHAnsi"/>
                <w:color w:val="4C4C4C"/>
                <w:lang w:val="en-US" w:eastAsia="zh-CN" w:bidi="ar"/>
              </w:rPr>
              <w:t xml:space="preserve">Chain of evidence </w:t>
            </w:r>
            <w:r>
              <w:rPr>
                <w:rFonts w:eastAsia="Cambria" w:cstheme="majorHAnsi"/>
                <w:color w:val="4C4C4C"/>
                <w:lang w:val="en-US" w:eastAsia="zh-CN" w:bidi="ar"/>
              </w:rPr>
              <w:t>module</w:t>
            </w:r>
          </w:p>
        </w:tc>
      </w:tr>
      <w:tr w:rsidR="00E45D29" w:rsidRPr="00E4499D" w14:paraId="7D4BF3D3" w14:textId="77777777" w:rsidTr="002C1CC1">
        <w:trPr>
          <w:trHeight w:val="60"/>
          <w:jc w:val="center"/>
        </w:trPr>
        <w:tc>
          <w:tcPr>
            <w:tcW w:w="622" w:type="dxa"/>
            <w:vAlign w:val="center"/>
          </w:tcPr>
          <w:p w14:paraId="762F124A" w14:textId="14BE8F8F" w:rsidR="00E45D29" w:rsidRPr="00D815FA" w:rsidRDefault="00E45D29" w:rsidP="002C1CC1">
            <w:pPr>
              <w:spacing w:after="0"/>
              <w:jc w:val="center"/>
              <w:rPr>
                <w:rFonts w:cs="Arial"/>
                <w:lang w:val="en-US"/>
              </w:rPr>
            </w:pPr>
            <w:r>
              <w:rPr>
                <w:rFonts w:cs="Arial"/>
                <w:noProof/>
                <w:lang w:val="en-US"/>
              </w:rPr>
              <w:t>32</w:t>
            </w:r>
          </w:p>
        </w:tc>
        <w:tc>
          <w:tcPr>
            <w:tcW w:w="8337" w:type="dxa"/>
          </w:tcPr>
          <w:p w14:paraId="06DD928E" w14:textId="4EF83183" w:rsidR="00E45D29" w:rsidRPr="00E4499D" w:rsidRDefault="00E45D29" w:rsidP="002C1CC1">
            <w:pPr>
              <w:spacing w:after="0"/>
              <w:jc w:val="center"/>
              <w:rPr>
                <w:rFonts w:cs="Arial"/>
                <w:highlight w:val="yellow"/>
              </w:rPr>
            </w:pPr>
            <w:r w:rsidRPr="003014DF">
              <w:rPr>
                <w:rFonts w:eastAsia="Cambria" w:cstheme="majorHAnsi"/>
                <w:color w:val="4C4C4C"/>
                <w:lang w:val="en-US" w:eastAsia="zh-CN" w:bidi="ar"/>
              </w:rPr>
              <w:t xml:space="preserve">Chain of custody </w:t>
            </w:r>
            <w:r>
              <w:rPr>
                <w:rFonts w:eastAsia="Cambria" w:cstheme="majorHAnsi"/>
                <w:color w:val="4C4C4C"/>
                <w:lang w:val="en-US" w:eastAsia="zh-CN" w:bidi="ar"/>
              </w:rPr>
              <w:t>module</w:t>
            </w:r>
          </w:p>
        </w:tc>
      </w:tr>
      <w:tr w:rsidR="002759EF" w:rsidRPr="00E4499D" w14:paraId="694A2954" w14:textId="77777777" w:rsidTr="00737226">
        <w:trPr>
          <w:trHeight w:val="60"/>
          <w:jc w:val="center"/>
        </w:trPr>
        <w:tc>
          <w:tcPr>
            <w:tcW w:w="622" w:type="dxa"/>
            <w:vAlign w:val="center"/>
          </w:tcPr>
          <w:p w14:paraId="1EEE3D3E" w14:textId="31414F48" w:rsidR="002759EF" w:rsidRPr="00D815FA" w:rsidRDefault="005B2F8F" w:rsidP="002759EF">
            <w:pPr>
              <w:spacing w:after="0"/>
              <w:jc w:val="center"/>
              <w:rPr>
                <w:rFonts w:cs="Arial"/>
                <w:lang w:val="en-US"/>
              </w:rPr>
            </w:pPr>
            <w:r>
              <w:rPr>
                <w:rFonts w:cs="Arial"/>
                <w:noProof/>
                <w:lang w:val="en-US"/>
              </w:rPr>
              <w:t>3</w:t>
            </w:r>
            <w:r w:rsidR="00E45D29">
              <w:rPr>
                <w:rFonts w:cs="Arial"/>
                <w:noProof/>
                <w:lang w:val="en-US"/>
              </w:rPr>
              <w:t>3</w:t>
            </w:r>
          </w:p>
        </w:tc>
        <w:tc>
          <w:tcPr>
            <w:tcW w:w="8337" w:type="dxa"/>
          </w:tcPr>
          <w:p w14:paraId="34B044BF" w14:textId="261BC2DD" w:rsidR="002759EF" w:rsidRPr="00E4499D" w:rsidRDefault="00E45D29" w:rsidP="002759EF">
            <w:pPr>
              <w:spacing w:after="0"/>
              <w:jc w:val="center"/>
              <w:rPr>
                <w:rFonts w:cs="Arial"/>
                <w:highlight w:val="yellow"/>
              </w:rPr>
            </w:pPr>
            <w:r>
              <w:rPr>
                <w:rFonts w:eastAsia="Cambria" w:cstheme="majorHAnsi"/>
                <w:color w:val="4C4C4C"/>
                <w:lang w:val="en-US" w:eastAsia="zh-CN" w:bidi="ar"/>
              </w:rPr>
              <w:t>E</w:t>
            </w:r>
            <w:r w:rsidR="002759EF" w:rsidRPr="003014DF">
              <w:rPr>
                <w:rFonts w:eastAsia="Cambria" w:cstheme="majorHAnsi"/>
                <w:color w:val="4C4C4C"/>
                <w:lang w:val="en-US" w:eastAsia="zh-CN" w:bidi="ar"/>
              </w:rPr>
              <w:t>xport</w:t>
            </w:r>
            <w:r>
              <w:rPr>
                <w:rFonts w:eastAsia="Cambria" w:cstheme="majorHAnsi"/>
                <w:color w:val="4C4C4C"/>
                <w:lang w:val="en-US" w:eastAsia="zh-CN" w:bidi="ar"/>
              </w:rPr>
              <w:t xml:space="preserve"> module</w:t>
            </w:r>
          </w:p>
        </w:tc>
      </w:tr>
    </w:tbl>
    <w:p w14:paraId="0B75479F" w14:textId="77777777" w:rsidR="00A42333" w:rsidRPr="00C06F26" w:rsidRDefault="00A42333" w:rsidP="00F91365">
      <w:pPr>
        <w:rPr>
          <w:lang w:val="el-GR"/>
        </w:rPr>
      </w:pPr>
    </w:p>
    <w:p w14:paraId="795569E3" w14:textId="554A6BC2" w:rsidR="00D478AC" w:rsidRPr="002759EF" w:rsidRDefault="00D478AC" w:rsidP="00F91365">
      <w:pPr>
        <w:rPr>
          <w:lang w:val="en-US"/>
        </w:rPr>
      </w:pPr>
      <w:r w:rsidRPr="00E4499D">
        <w:t>Overall, the objectives of WP4 can be summarized below:</w:t>
      </w:r>
    </w:p>
    <w:p w14:paraId="5CBE8E9C" w14:textId="77777777" w:rsidR="00D478AC" w:rsidRPr="00E4499D" w:rsidRDefault="00D478AC" w:rsidP="00D478AC">
      <w:pPr>
        <w:numPr>
          <w:ilvl w:val="0"/>
          <w:numId w:val="21"/>
        </w:numPr>
      </w:pPr>
      <w:r w:rsidRPr="00E4499D">
        <w:t>To study and specify the user requirements;</w:t>
      </w:r>
    </w:p>
    <w:p w14:paraId="1571ECE9" w14:textId="77777777" w:rsidR="00D478AC" w:rsidRPr="00E4499D" w:rsidRDefault="00D478AC" w:rsidP="00D478AC">
      <w:pPr>
        <w:numPr>
          <w:ilvl w:val="0"/>
          <w:numId w:val="21"/>
        </w:numPr>
      </w:pPr>
      <w:r w:rsidRPr="00E4499D">
        <w:t>To define Use Cases and user scenarios;</w:t>
      </w:r>
    </w:p>
    <w:p w14:paraId="4E9A723F" w14:textId="77777777" w:rsidR="00D478AC" w:rsidRPr="00E4499D" w:rsidRDefault="00D478AC" w:rsidP="00D478AC">
      <w:pPr>
        <w:numPr>
          <w:ilvl w:val="0"/>
          <w:numId w:val="21"/>
        </w:numPr>
      </w:pPr>
      <w:r w:rsidRPr="00E4499D">
        <w:t>To study and specify the system level requirements;</w:t>
      </w:r>
    </w:p>
    <w:p w14:paraId="161DBF4B" w14:textId="4A52121A" w:rsidR="00D478AC" w:rsidRPr="00E4499D" w:rsidRDefault="00D478AC" w:rsidP="00D478AC">
      <w:pPr>
        <w:numPr>
          <w:ilvl w:val="0"/>
          <w:numId w:val="21"/>
        </w:numPr>
      </w:pPr>
      <w:r w:rsidRPr="00E4499D">
        <w:t xml:space="preserve">To provide the system specification of the </w:t>
      </w:r>
      <w:r w:rsidR="00BD1773" w:rsidRPr="00E4499D">
        <w:t>ANITA</w:t>
      </w:r>
      <w:r w:rsidRPr="00E4499D">
        <w:t xml:space="preserve"> infrastructure that will be able to fulfil existing and future users’ demands;</w:t>
      </w:r>
    </w:p>
    <w:p w14:paraId="0E406303" w14:textId="77777777" w:rsidR="00D478AC" w:rsidRPr="00E4499D" w:rsidRDefault="00D478AC" w:rsidP="00D478AC">
      <w:pPr>
        <w:numPr>
          <w:ilvl w:val="0"/>
          <w:numId w:val="21"/>
        </w:numPr>
      </w:pPr>
      <w:r w:rsidRPr="00E4499D">
        <w:t>To design the overall system architecture, based on the system requirements.</w:t>
      </w:r>
    </w:p>
    <w:p w14:paraId="51ACC3C3" w14:textId="7D60659E" w:rsidR="003634A7" w:rsidRPr="00E4499D" w:rsidRDefault="00D478AC" w:rsidP="003634A7">
      <w:r w:rsidRPr="00E4499D">
        <w:lastRenderedPageBreak/>
        <w:t xml:space="preserve">While objectives 1 and 2 are addressed in Deliverable D4.1 (Requirements, use cases and scenarios) and 5 is within the scope of D4.3 (System architecture), </w:t>
      </w:r>
      <w:r w:rsidR="004906FB" w:rsidRPr="00E4499D">
        <w:t xml:space="preserve">the objectives 3 and 4 are relevant to this deliverable. </w:t>
      </w:r>
      <w:r w:rsidR="00AD1069" w:rsidRPr="00E4499D">
        <w:t>The ro</w:t>
      </w:r>
      <w:r w:rsidR="003C50DC" w:rsidRPr="00E4499D">
        <w:t>l</w:t>
      </w:r>
      <w:r w:rsidR="00AD1069" w:rsidRPr="00E4499D">
        <w:t>e of System Specification is two-fold: i) to facilitate the transition from the User Requirements to the System Architecture by elucidating the non-functional requirements and constraints that the architecture must consider and accommodate in the overall design</w:t>
      </w:r>
      <w:r w:rsidR="003634A7" w:rsidRPr="00E4499D">
        <w:t xml:space="preserve"> and ii) to clearly identify the functional requirements that individual module contributors should satisfy to enable a sophisticated, co-operative sequence of analysis flows.</w:t>
      </w:r>
    </w:p>
    <w:p w14:paraId="20018EFB" w14:textId="77777777" w:rsidR="004E6B5D" w:rsidRPr="00E4499D" w:rsidRDefault="00C633A0" w:rsidP="00C633A0">
      <w:r w:rsidRPr="00E4499D">
        <w:t>The process and</w:t>
      </w:r>
      <w:r w:rsidR="00D105DD" w:rsidRPr="00E4499D">
        <w:t xml:space="preserve"> </w:t>
      </w:r>
      <w:r w:rsidRPr="00E4499D">
        <w:t xml:space="preserve">objectives of the investigations are summarized in </w:t>
      </w:r>
      <w:r w:rsidRPr="00E4499D">
        <w:rPr>
          <w:highlight w:val="yellow"/>
        </w:rPr>
        <w:t xml:space="preserve">Figure </w:t>
      </w:r>
      <w:r w:rsidR="002F1FED" w:rsidRPr="00E4499D">
        <w:rPr>
          <w:highlight w:val="yellow"/>
        </w:rPr>
        <w:t>XX</w:t>
      </w:r>
      <w:r w:rsidRPr="00E4499D">
        <w:t>.</w:t>
      </w:r>
      <w:r w:rsidR="002F1FED" w:rsidRPr="00E4499D">
        <w:t xml:space="preserve"> </w:t>
      </w:r>
    </w:p>
    <w:p w14:paraId="326938DF" w14:textId="5F61BB21" w:rsidR="004E6B5D" w:rsidRPr="00E4499D" w:rsidRDefault="004E6B5D" w:rsidP="004E6B5D">
      <w:pPr>
        <w:jc w:val="center"/>
      </w:pPr>
      <w:r w:rsidRPr="00E4499D">
        <w:rPr>
          <w:noProof/>
          <w:lang w:eastAsia="en-US"/>
        </w:rPr>
        <w:drawing>
          <wp:inline distT="0" distB="0" distL="0" distR="0" wp14:anchorId="4354C5EB" wp14:editId="166F9C6C">
            <wp:extent cx="4690438" cy="1998717"/>
            <wp:effectExtent l="0" t="0" r="0" b="1905"/>
            <wp:docPr id="3"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4"/>
                    <pic:cNvPicPr>
                      <a:picLocks noChangeAspect="1"/>
                    </pic:cNvPicPr>
                  </pic:nvPicPr>
                  <pic:blipFill>
                    <a:blip r:embed="rId12"/>
                    <a:stretch>
                      <a:fillRect/>
                    </a:stretch>
                  </pic:blipFill>
                  <pic:spPr>
                    <a:xfrm>
                      <a:off x="0" y="0"/>
                      <a:ext cx="4716623" cy="2009875"/>
                    </a:xfrm>
                    <a:prstGeom prst="rect">
                      <a:avLst/>
                    </a:prstGeom>
                  </pic:spPr>
                </pic:pic>
              </a:graphicData>
            </a:graphic>
          </wp:inline>
        </w:drawing>
      </w:r>
    </w:p>
    <w:p w14:paraId="71B9E33B" w14:textId="28267226" w:rsidR="00C633A0" w:rsidRPr="00E4499D" w:rsidRDefault="002F1FED" w:rsidP="00C633A0">
      <w:commentRangeStart w:id="10"/>
      <w:r w:rsidRPr="00E4499D">
        <w:t>Gathering of the functional requirements has been accomplished with the collaborative effort of all technical partners</w:t>
      </w:r>
      <w:commentRangeEnd w:id="10"/>
      <w:r w:rsidR="00BA70A1">
        <w:rPr>
          <w:rStyle w:val="CommentReference"/>
          <w:rFonts w:ascii="Calibri" w:eastAsia="Calibri" w:hAnsi="Calibri" w:cs="Times New Roman"/>
          <w:lang w:val="it-IT" w:eastAsia="en-US"/>
        </w:rPr>
        <w:commentReference w:id="10"/>
      </w:r>
      <w:r w:rsidRPr="00E4499D">
        <w:t xml:space="preserve">. D4.2 will </w:t>
      </w:r>
      <w:del w:id="11" w:author="Peter Crommert" w:date="2019-01-20T23:52:00Z">
        <w:r w:rsidRPr="00E4499D" w:rsidDel="002C1CC1">
          <w:delText xml:space="preserve">is </w:delText>
        </w:r>
      </w:del>
      <w:r w:rsidRPr="00E4499D">
        <w:t xml:space="preserve">not only a list of requirements but it aims to expose the complete path from use case scenario to the technical objectives of each module. </w:t>
      </w:r>
    </w:p>
    <w:p w14:paraId="1E23ECFB" w14:textId="1D1F46B7" w:rsidR="00C633A0" w:rsidRPr="00E4499D" w:rsidRDefault="00C633A0" w:rsidP="00C633A0">
      <w:r w:rsidRPr="00E4499D">
        <w:t xml:space="preserve">The process followed is presented below in </w:t>
      </w:r>
      <w:r w:rsidRPr="00E4499D">
        <w:rPr>
          <w:highlight w:val="yellow"/>
        </w:rPr>
        <w:t>Figure 2</w:t>
      </w:r>
      <w:r w:rsidRPr="00E4499D">
        <w:t>.</w:t>
      </w:r>
    </w:p>
    <w:p w14:paraId="4C585C51" w14:textId="011AC484" w:rsidR="006F63E3" w:rsidRPr="00E4499D" w:rsidRDefault="00267763" w:rsidP="0000356F">
      <w:pPr>
        <w:jc w:val="center"/>
        <w:rPr>
          <w:highlight w:val="cyan"/>
        </w:rPr>
      </w:pPr>
      <w:r w:rsidRPr="00E4499D">
        <w:rPr>
          <w:noProof/>
          <w:lang w:eastAsia="en-US"/>
        </w:rPr>
        <w:drawing>
          <wp:inline distT="0" distB="0" distL="0" distR="0" wp14:anchorId="5AED2D8B" wp14:editId="213E81AD">
            <wp:extent cx="4075430" cy="2716812"/>
            <wp:effectExtent l="0" t="0" r="127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496" cy="2721522"/>
                    </a:xfrm>
                    <a:prstGeom prst="rect">
                      <a:avLst/>
                    </a:prstGeom>
                    <a:noFill/>
                    <a:ln>
                      <a:noFill/>
                    </a:ln>
                  </pic:spPr>
                </pic:pic>
              </a:graphicData>
            </a:graphic>
          </wp:inline>
        </w:drawing>
      </w:r>
    </w:p>
    <w:p w14:paraId="4E58FA08" w14:textId="27730E3E" w:rsidR="00F91365" w:rsidRPr="00E4499D" w:rsidRDefault="00F91365" w:rsidP="00F91365">
      <w:r w:rsidRPr="00E4499D">
        <w:t xml:space="preserve"> </w:t>
      </w:r>
    </w:p>
    <w:p w14:paraId="694D795E" w14:textId="0792567E" w:rsidR="00F91365" w:rsidRPr="00E4499D" w:rsidRDefault="00F91365" w:rsidP="00806126"/>
    <w:p w14:paraId="64631714" w14:textId="41850927" w:rsidR="009E484A" w:rsidRPr="00E4499D" w:rsidRDefault="00E27BD0" w:rsidP="009E484A">
      <w:pPr>
        <w:pStyle w:val="Heading2"/>
      </w:pPr>
      <w:bookmarkStart w:id="12" w:name="_Toc532247253"/>
      <w:r w:rsidRPr="00E4499D">
        <w:lastRenderedPageBreak/>
        <w:t>Relation to other documents (+reading guide)</w:t>
      </w:r>
      <w:bookmarkEnd w:id="12"/>
    </w:p>
    <w:p w14:paraId="4B1A8C68" w14:textId="54894B9F" w:rsidR="00E27BD0" w:rsidRPr="00E4499D" w:rsidRDefault="00E27BD0" w:rsidP="009E484A">
      <w:r w:rsidRPr="00E4499D">
        <w:rPr>
          <w:highlight w:val="yellow"/>
        </w:rPr>
        <w:t>Deliverables needed as inpu</w:t>
      </w:r>
      <w:r w:rsidRPr="00E4499D">
        <w:t>t</w:t>
      </w:r>
    </w:p>
    <w:p w14:paraId="48794C4E" w14:textId="1F412A95" w:rsidR="009E484A" w:rsidRPr="00E4499D" w:rsidRDefault="00E27BD0" w:rsidP="009E484A">
      <w:r w:rsidRPr="00E4499D">
        <w:rPr>
          <w:highlight w:val="yellow"/>
        </w:rPr>
        <w:t>Gives input to other deliverable</w:t>
      </w:r>
      <w:r w:rsidRPr="00E4499D">
        <w:t>s</w:t>
      </w:r>
      <w:r w:rsidR="006373BC" w:rsidRPr="00E4499D">
        <w:t xml:space="preserve"> (all technical)</w:t>
      </w:r>
      <w:r w:rsidR="009E484A" w:rsidRPr="00E4499D">
        <w:t>:</w:t>
      </w:r>
    </w:p>
    <w:p w14:paraId="12C9D7A9" w14:textId="20434C3E" w:rsidR="009E484A" w:rsidRDefault="009E484A" w:rsidP="00806126">
      <w:pPr>
        <w:rPr>
          <w:ins w:id="13" w:author="Peter Crommert" w:date="2019-01-21T00:15:00Z"/>
        </w:rPr>
      </w:pPr>
    </w:p>
    <w:p w14:paraId="50D0AE9B" w14:textId="4E051016" w:rsidR="00547D5D" w:rsidRPr="00E4499D" w:rsidRDefault="00547D5D" w:rsidP="00806126">
      <w:ins w:id="14" w:author="Peter Crommert" w:date="2019-01-21T00:15:00Z">
        <w:r>
          <w:t xml:space="preserve">Mapping of paragraphs of </w:t>
        </w:r>
        <w:proofErr w:type="gramStart"/>
        <w:r>
          <w:t>this documents</w:t>
        </w:r>
        <w:proofErr w:type="gramEnd"/>
        <w:r>
          <w:t xml:space="preserve"> with </w:t>
        </w:r>
      </w:ins>
      <w:ins w:id="15" w:author="Peter Crommert" w:date="2019-01-21T00:16:00Z">
        <w:r>
          <w:t>Project tasks and Modules!!</w:t>
        </w:r>
      </w:ins>
    </w:p>
    <w:p w14:paraId="45B750F3" w14:textId="1E39E7C5" w:rsidR="00A660B1" w:rsidRPr="00E4499D" w:rsidRDefault="000372A5" w:rsidP="0091720D">
      <w:pPr>
        <w:pStyle w:val="Heading2"/>
      </w:pPr>
      <w:bookmarkStart w:id="16" w:name="_Toc532247254"/>
      <w:r w:rsidRPr="00E4499D">
        <w:t>Structure of the deliverable</w:t>
      </w:r>
      <w:bookmarkEnd w:id="16"/>
    </w:p>
    <w:p w14:paraId="079CCE44" w14:textId="7955987C" w:rsidR="00806126" w:rsidRPr="00E4499D" w:rsidRDefault="00806126" w:rsidP="00806126">
      <w:r w:rsidRPr="00E4499D">
        <w:t>The deliverable is structured as reported below:</w:t>
      </w:r>
    </w:p>
    <w:p w14:paraId="489A016C" w14:textId="1916500B" w:rsidR="00806126" w:rsidRPr="00E4499D" w:rsidRDefault="00806126" w:rsidP="00F1241B">
      <w:pPr>
        <w:rPr>
          <w:b/>
        </w:rPr>
      </w:pPr>
      <w:r w:rsidRPr="00E4499D">
        <w:rPr>
          <w:b/>
        </w:rPr>
        <w:t xml:space="preserve">Chapter 2 – </w:t>
      </w:r>
      <w:proofErr w:type="spellStart"/>
      <w:r w:rsidR="00F1241B" w:rsidRPr="00E4499D">
        <w:rPr>
          <w:b/>
        </w:rPr>
        <w:t>sss</w:t>
      </w:r>
      <w:proofErr w:type="spellEnd"/>
      <w:r w:rsidR="006263A5" w:rsidRPr="00E4499D">
        <w:rPr>
          <w:b/>
        </w:rPr>
        <w:t xml:space="preserve"> </w:t>
      </w:r>
      <w:r w:rsidR="006263A5" w:rsidRPr="00E4499D">
        <w:t>–</w:t>
      </w:r>
      <w:r w:rsidR="0057214F" w:rsidRPr="00E4499D">
        <w:t xml:space="preserve"> </w:t>
      </w:r>
      <w:proofErr w:type="spellStart"/>
      <w:r w:rsidR="00F1241B" w:rsidRPr="00E4499D">
        <w:t>ssss</w:t>
      </w:r>
      <w:proofErr w:type="spellEnd"/>
      <w:r w:rsidR="005C5E95" w:rsidRPr="00E4499D">
        <w:t xml:space="preserve">. </w:t>
      </w:r>
    </w:p>
    <w:p w14:paraId="57356DCA" w14:textId="31DF934B" w:rsidR="00806126" w:rsidRPr="00E4499D" w:rsidRDefault="00806126" w:rsidP="00806126">
      <w:pPr>
        <w:rPr>
          <w:highlight w:val="yellow"/>
        </w:rPr>
      </w:pPr>
    </w:p>
    <w:p w14:paraId="209F5388" w14:textId="18888EA6" w:rsidR="00806126" w:rsidRPr="00E4499D" w:rsidRDefault="00806126" w:rsidP="00806126"/>
    <w:p w14:paraId="520EEE6A" w14:textId="77777777" w:rsidR="000E3D02" w:rsidRPr="00E4499D" w:rsidRDefault="000E3D02" w:rsidP="000E3D02"/>
    <w:p w14:paraId="2B2EB574" w14:textId="24465B90" w:rsidR="00586820" w:rsidRPr="00E4499D" w:rsidRDefault="00F91365" w:rsidP="00D9392F">
      <w:pPr>
        <w:pStyle w:val="Heading1"/>
      </w:pPr>
      <w:bookmarkStart w:id="17" w:name="_Toc532247255"/>
      <w:bookmarkStart w:id="18" w:name="_Toc396165443"/>
      <w:bookmarkStart w:id="19" w:name="_Ref436312106"/>
      <w:r w:rsidRPr="00E4499D">
        <w:lastRenderedPageBreak/>
        <w:t>Methodology</w:t>
      </w:r>
      <w:bookmarkEnd w:id="17"/>
    </w:p>
    <w:p w14:paraId="34217849" w14:textId="1391CE8B" w:rsidR="00EC00D5" w:rsidRPr="00E4499D" w:rsidRDefault="004F46A8" w:rsidP="00E4307C">
      <w:pPr>
        <w:rPr>
          <w:lang w:eastAsia="it-IT"/>
        </w:rPr>
      </w:pPr>
      <w:r w:rsidRPr="00E4499D">
        <w:rPr>
          <w:lang w:eastAsia="it-IT"/>
        </w:rPr>
        <w:t>This section describes th</w:t>
      </w:r>
      <w:r w:rsidR="00894A5E" w:rsidRPr="00E4499D">
        <w:rPr>
          <w:lang w:eastAsia="it-IT"/>
        </w:rPr>
        <w:t xml:space="preserve">e methodology that has been adopted in order to realise the system specification of ANITA. </w:t>
      </w:r>
      <w:r w:rsidR="00532886" w:rsidRPr="00E4499D">
        <w:rPr>
          <w:lang w:eastAsia="it-IT"/>
        </w:rPr>
        <w:t xml:space="preserve">It describes the </w:t>
      </w:r>
      <w:r w:rsidR="00E4307C" w:rsidRPr="00E4499D">
        <w:rPr>
          <w:lang w:eastAsia="it-IT"/>
        </w:rPr>
        <w:t>system development lifecycle of the project, the process for acquisition of the requirements, a brief description of the use cases and the basic workflows for each use case, as well as a mapping of the user requirements to the system requirements.</w:t>
      </w:r>
    </w:p>
    <w:p w14:paraId="1D68C9D3" w14:textId="6ED2C401" w:rsidR="008C000F" w:rsidRPr="00E4499D" w:rsidRDefault="00EA33A8" w:rsidP="008C000F">
      <w:pPr>
        <w:pStyle w:val="Heading2"/>
      </w:pPr>
      <w:bookmarkStart w:id="20" w:name="_Toc532247256"/>
      <w:r w:rsidRPr="00E4499D">
        <w:t>Requirements engineering</w:t>
      </w:r>
      <w:bookmarkEnd w:id="20"/>
    </w:p>
    <w:p w14:paraId="0404AA67" w14:textId="3EFF6A2F" w:rsidR="00EC00D5" w:rsidRPr="00E4499D" w:rsidRDefault="00EC00D5" w:rsidP="00837736">
      <w:r w:rsidRPr="00E4499D">
        <w:t xml:space="preserve">The main objective of this deliverable is to define a set of requirements to describe the ANITA system functionalities as a whole and for each individual module. All technical partners have contributed to specification of individual modules. </w:t>
      </w:r>
      <w:r w:rsidR="008401B2" w:rsidRPr="00E4499D">
        <w:t xml:space="preserve">These specifications describe what the system or modules must do in order to be effective </w:t>
      </w:r>
      <w:r w:rsidR="008676D7" w:rsidRPr="00E4499D">
        <w:t xml:space="preserve">and fully address the user requirements.  </w:t>
      </w:r>
    </w:p>
    <w:p w14:paraId="67996650" w14:textId="22961716" w:rsidR="007712A4" w:rsidRPr="00E4499D" w:rsidRDefault="007712A4" w:rsidP="00837736">
      <w:r w:rsidRPr="00E4499D">
        <w:t>The System Development Lifecycle (SDLC) of ANITA involves the following phases:</w:t>
      </w:r>
    </w:p>
    <w:p w14:paraId="73006B19" w14:textId="0E4021B6" w:rsidR="007712A4" w:rsidRPr="00E4499D" w:rsidRDefault="007712A4" w:rsidP="007712A4">
      <w:pPr>
        <w:pStyle w:val="ListParagraph"/>
        <w:numPr>
          <w:ilvl w:val="0"/>
          <w:numId w:val="22"/>
        </w:numPr>
      </w:pPr>
      <w:r w:rsidRPr="00E4499D">
        <w:t>Requirements Acquisition</w:t>
      </w:r>
    </w:p>
    <w:p w14:paraId="4D59FA7D" w14:textId="2E81D5E8" w:rsidR="007712A4" w:rsidRPr="00E4499D" w:rsidRDefault="007712A4" w:rsidP="007712A4">
      <w:pPr>
        <w:pStyle w:val="ListParagraph"/>
        <w:numPr>
          <w:ilvl w:val="0"/>
          <w:numId w:val="22"/>
        </w:numPr>
      </w:pPr>
      <w:r w:rsidRPr="00E4499D">
        <w:t>System Specification</w:t>
      </w:r>
    </w:p>
    <w:p w14:paraId="45F7EBF0" w14:textId="5D916E57" w:rsidR="007712A4" w:rsidRPr="00E4499D" w:rsidRDefault="007712A4" w:rsidP="007712A4">
      <w:pPr>
        <w:pStyle w:val="ListParagraph"/>
        <w:numPr>
          <w:ilvl w:val="0"/>
          <w:numId w:val="22"/>
        </w:numPr>
      </w:pPr>
      <w:r w:rsidRPr="00E4499D">
        <w:t>Architectural Design</w:t>
      </w:r>
    </w:p>
    <w:p w14:paraId="2F42D9BF" w14:textId="613DF595" w:rsidR="007712A4" w:rsidRPr="00E4499D" w:rsidRDefault="007712A4" w:rsidP="007712A4">
      <w:pPr>
        <w:pStyle w:val="ListParagraph"/>
        <w:numPr>
          <w:ilvl w:val="0"/>
          <w:numId w:val="22"/>
        </w:numPr>
      </w:pPr>
      <w:r w:rsidRPr="00E4499D">
        <w:t>Detailed Design</w:t>
      </w:r>
    </w:p>
    <w:p w14:paraId="21033B8F" w14:textId="79EA4552" w:rsidR="007712A4" w:rsidRPr="00E4499D" w:rsidRDefault="007712A4" w:rsidP="007712A4">
      <w:pPr>
        <w:pStyle w:val="ListParagraph"/>
        <w:numPr>
          <w:ilvl w:val="0"/>
          <w:numId w:val="22"/>
        </w:numPr>
      </w:pPr>
      <w:r w:rsidRPr="00E4499D">
        <w:t>System Implementation</w:t>
      </w:r>
    </w:p>
    <w:p w14:paraId="2B724830" w14:textId="35D39DAE" w:rsidR="007712A4" w:rsidRPr="00E4499D" w:rsidRDefault="007712A4" w:rsidP="007712A4">
      <w:pPr>
        <w:pStyle w:val="ListParagraph"/>
        <w:numPr>
          <w:ilvl w:val="0"/>
          <w:numId w:val="22"/>
        </w:numPr>
      </w:pPr>
      <w:r w:rsidRPr="00E4499D">
        <w:t>System Integration</w:t>
      </w:r>
    </w:p>
    <w:p w14:paraId="1254F0A9" w14:textId="0CE9E08A" w:rsidR="007712A4" w:rsidRPr="00E4499D" w:rsidRDefault="00D45961" w:rsidP="007712A4">
      <w:pPr>
        <w:rPr>
          <w:rFonts w:cs="Arial"/>
        </w:rPr>
      </w:pPr>
      <w:r w:rsidRPr="00E4499D">
        <w:rPr>
          <w:rFonts w:cs="Arial"/>
        </w:rPr>
        <w:t xml:space="preserve">Requirement Acquisition and System Specification constitute important parts for the effective development of ANITA system. Requirements Engineering (RE) occurs after the definition of the high-level user requirements (i.e. User Needs) and prior to the explicit system design phase. However, in a complex system like ANITA, it is expected that the requirement definition will not be covered by a sequential approach and, therefore, it is expected that more requirement analysis iterations will be required throughout the system development process. </w:t>
      </w:r>
    </w:p>
    <w:p w14:paraId="0357D518" w14:textId="3E063360" w:rsidR="00FD5F6F" w:rsidRPr="00E4499D" w:rsidRDefault="00FD5F6F" w:rsidP="007712A4">
      <w:pPr>
        <w:rPr>
          <w:rFonts w:cs="Arial"/>
        </w:rPr>
      </w:pPr>
      <w:r w:rsidRPr="00E4499D">
        <w:rPr>
          <w:rFonts w:cs="Arial"/>
        </w:rPr>
        <w:t>The requirements will be used, during the system implementation phase, to enable the functionality of system, as well as for testing individual modules. During the last development phases of ANITA, the technical requirements will be used to direct the validation testing process, which answers the question of whether the developed system satisfies the stakeholders’ needs.</w:t>
      </w:r>
    </w:p>
    <w:p w14:paraId="78144A6D" w14:textId="0352F297" w:rsidR="00FD5F6F" w:rsidRPr="00E4499D" w:rsidRDefault="00FD5F6F" w:rsidP="007712A4">
      <w:r w:rsidRPr="00E4499D">
        <w:t xml:space="preserve">The System Development Lifecycle (SDLC) of ANITA is depicted in </w:t>
      </w:r>
      <w:r w:rsidRPr="00E4499D">
        <w:rPr>
          <w:highlight w:val="yellow"/>
        </w:rPr>
        <w:t>Figure X</w:t>
      </w:r>
      <w:r w:rsidRPr="00E4499D">
        <w:t xml:space="preserve">. </w:t>
      </w:r>
      <w:r w:rsidR="0059661A" w:rsidRPr="00E4499D">
        <w:t xml:space="preserve">It is important to stress the association of the actual project phases with the project monitoring and validation phases, which is achieved by introducing certain Validation Indicators (VI). The Validation Indicators are defined at the same point as the requirements. Therefore, a specific Validation Indicator is assigned to each requirement. This way, the progress of each phase can be quantified and validated. The definition of the Validation Indicators for each measurable requirement is produced in this deliverable. </w:t>
      </w:r>
      <w:r w:rsidR="0059661A" w:rsidRPr="00E4499D">
        <w:rPr>
          <w:highlight w:val="yellow"/>
        </w:rPr>
        <w:t xml:space="preserve">Section </w:t>
      </w:r>
      <w:r w:rsidR="00BD0873" w:rsidRPr="00E4499D">
        <w:rPr>
          <w:highlight w:val="yellow"/>
        </w:rPr>
        <w:t>XX</w:t>
      </w:r>
      <w:r w:rsidR="0059661A" w:rsidRPr="00E4499D">
        <w:t xml:space="preserve"> examines the details of how </w:t>
      </w:r>
      <w:r w:rsidR="00BD0873" w:rsidRPr="00E4499D">
        <w:t>ANITA</w:t>
      </w:r>
      <w:r w:rsidR="0059661A" w:rsidRPr="00E4499D">
        <w:t xml:space="preserve"> will be </w:t>
      </w:r>
      <w:commentRangeStart w:id="21"/>
      <w:r w:rsidR="0059661A" w:rsidRPr="00E4499D">
        <w:t xml:space="preserve">validated </w:t>
      </w:r>
      <w:commentRangeEnd w:id="21"/>
      <w:r w:rsidR="000C2F53">
        <w:rPr>
          <w:rStyle w:val="CommentReference"/>
          <w:rFonts w:ascii="Calibri" w:eastAsia="Calibri" w:hAnsi="Calibri" w:cs="Times New Roman"/>
          <w:lang w:val="it-IT" w:eastAsia="en-US"/>
        </w:rPr>
        <w:commentReference w:id="21"/>
      </w:r>
      <w:r w:rsidR="0059661A" w:rsidRPr="00E4499D">
        <w:t>(</w:t>
      </w:r>
      <w:r w:rsidR="00BD0873" w:rsidRPr="00E4499D">
        <w:t>validation will take place in</w:t>
      </w:r>
      <w:r w:rsidR="0059661A" w:rsidRPr="00E4499D">
        <w:t xml:space="preserve"> </w:t>
      </w:r>
      <w:commentRangeStart w:id="22"/>
      <w:r w:rsidR="0059661A" w:rsidRPr="00E4499D">
        <w:t>Task 9.</w:t>
      </w:r>
      <w:r w:rsidR="00BD0873" w:rsidRPr="00E4499D">
        <w:t>6</w:t>
      </w:r>
      <w:r w:rsidR="0059661A" w:rsidRPr="00E4499D">
        <w:t xml:space="preserve"> - </w:t>
      </w:r>
      <w:r w:rsidR="00BD0873" w:rsidRPr="00E4499D">
        <w:t>System</w:t>
      </w:r>
      <w:r w:rsidR="0059661A" w:rsidRPr="00E4499D">
        <w:t xml:space="preserve"> Validation)</w:t>
      </w:r>
      <w:commentRangeEnd w:id="22"/>
      <w:r w:rsidR="00BA4673">
        <w:rPr>
          <w:rStyle w:val="CommentReference"/>
          <w:rFonts w:ascii="Calibri" w:eastAsia="Calibri" w:hAnsi="Calibri" w:cs="Times New Roman"/>
          <w:lang w:val="it-IT" w:eastAsia="en-US"/>
        </w:rPr>
        <w:commentReference w:id="22"/>
      </w:r>
      <w:r w:rsidR="0059661A" w:rsidRPr="00E4499D">
        <w:t>.</w:t>
      </w:r>
    </w:p>
    <w:p w14:paraId="70479547" w14:textId="77CB94C1" w:rsidR="00586820" w:rsidRPr="00E4499D" w:rsidRDefault="003230D1" w:rsidP="003230D1">
      <w:pPr>
        <w:jc w:val="center"/>
      </w:pPr>
      <w:r w:rsidRPr="00E4499D">
        <w:rPr>
          <w:rFonts w:cs="Arial"/>
          <w:noProof/>
          <w:lang w:eastAsia="en-US"/>
        </w:rPr>
        <w:lastRenderedPageBreak/>
        <w:drawing>
          <wp:inline distT="0" distB="0" distL="0" distR="0" wp14:anchorId="063BC5BC" wp14:editId="6EB5305E">
            <wp:extent cx="4000500" cy="434975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4349750"/>
                    </a:xfrm>
                    <a:prstGeom prst="rect">
                      <a:avLst/>
                    </a:prstGeom>
                    <a:noFill/>
                    <a:ln>
                      <a:noFill/>
                    </a:ln>
                  </pic:spPr>
                </pic:pic>
              </a:graphicData>
            </a:graphic>
          </wp:inline>
        </w:drawing>
      </w:r>
    </w:p>
    <w:p w14:paraId="40ABB374" w14:textId="16104C46" w:rsidR="00B43DFA" w:rsidRPr="00E4499D" w:rsidRDefault="00B43DFA" w:rsidP="00DE089A"/>
    <w:p w14:paraId="49564C5F" w14:textId="3A106DB4" w:rsidR="00B43DFA" w:rsidRPr="00E4499D" w:rsidRDefault="00876BBC" w:rsidP="00B43DFA">
      <w:pPr>
        <w:pStyle w:val="Heading2"/>
      </w:pPr>
      <w:bookmarkStart w:id="23" w:name="_Toc532247257"/>
      <w:r w:rsidRPr="00E4499D">
        <w:t>Negotiating requirements</w:t>
      </w:r>
      <w:bookmarkEnd w:id="23"/>
    </w:p>
    <w:p w14:paraId="0EBCB3C7" w14:textId="7D1626FD" w:rsidR="00B43DFA" w:rsidRPr="00E4499D" w:rsidRDefault="000269EA" w:rsidP="000269EA">
      <w:pPr>
        <w:spacing w:after="0"/>
      </w:pPr>
      <w:r w:rsidRPr="00E4499D">
        <w:t xml:space="preserve">The main stakeholders of ANITA are the six end-users of the consortium, </w:t>
      </w:r>
      <w:r w:rsidR="00976E85" w:rsidRPr="00E4499D">
        <w:t>i</w:t>
      </w:r>
      <w:r w:rsidR="008B1C6B" w:rsidRPr="00E4499D">
        <w:t>.</w:t>
      </w:r>
      <w:r w:rsidR="00976E85" w:rsidRPr="00E4499D">
        <w:t xml:space="preserve">e. </w:t>
      </w:r>
      <w:r w:rsidRPr="00E4499D">
        <w:t xml:space="preserve">KWPG, </w:t>
      </w:r>
      <w:proofErr w:type="spellStart"/>
      <w:r w:rsidRPr="00E4499D">
        <w:t>AoC</w:t>
      </w:r>
      <w:proofErr w:type="spellEnd"/>
      <w:r w:rsidRPr="00E4499D">
        <w:t>, CAST, NPN, GDCOC and LPV.</w:t>
      </w:r>
      <w:r w:rsidR="007B6264" w:rsidRPr="00E4499D">
        <w:t xml:space="preserve"> </w:t>
      </w:r>
      <w:proofErr w:type="spellStart"/>
      <w:r w:rsidR="000976E3" w:rsidRPr="00E4499D">
        <w:t>Τhe</w:t>
      </w:r>
      <w:proofErr w:type="spellEnd"/>
      <w:r w:rsidR="000976E3" w:rsidRPr="00E4499D">
        <w:t xml:space="preserve"> design and development efforts within ANITA will try to satisfy their needs that have been analytically documented in Deliverable 4.1. At the requirements phase, all partners needed to make a contribution, in order to make evident the impact of ANITA and its innovative features. Producing innovative ideas, expressing them as requirements and linking them to the user needs generated by the stakeholders is a challenging task and a way to achieve this is through a creative technique in the </w:t>
      </w:r>
      <w:r w:rsidR="000976E3" w:rsidRPr="00E4499D">
        <w:rPr>
          <w:rFonts w:cs="Arial"/>
        </w:rPr>
        <w:t>requirement acquisition process. Within ANITA, three workshops have been organised between technical partners and end-users during the first six months of the project:</w:t>
      </w:r>
    </w:p>
    <w:p w14:paraId="12F14487" w14:textId="03B61BB7" w:rsidR="000269EA" w:rsidRPr="00E4499D" w:rsidRDefault="000976E3" w:rsidP="000976E3">
      <w:pPr>
        <w:pStyle w:val="ListParagraph"/>
        <w:numPr>
          <w:ilvl w:val="0"/>
          <w:numId w:val="23"/>
        </w:numPr>
        <w:spacing w:after="0"/>
      </w:pPr>
      <w:r w:rsidRPr="00E4499D">
        <w:t>ANITA Kick-off Meeting (Rome, May 2018);</w:t>
      </w:r>
    </w:p>
    <w:p w14:paraId="177E0ED3" w14:textId="0A1C018B" w:rsidR="000976E3" w:rsidRPr="00E4499D" w:rsidRDefault="00911687" w:rsidP="000976E3">
      <w:pPr>
        <w:pStyle w:val="ListParagraph"/>
        <w:numPr>
          <w:ilvl w:val="0"/>
          <w:numId w:val="23"/>
        </w:numPr>
        <w:spacing w:after="0"/>
      </w:pPr>
      <w:r w:rsidRPr="00E4499D">
        <w:t>2</w:t>
      </w:r>
      <w:r w:rsidRPr="00E4499D">
        <w:rPr>
          <w:vertAlign w:val="superscript"/>
        </w:rPr>
        <w:t>nd</w:t>
      </w:r>
      <w:r w:rsidRPr="00E4499D">
        <w:t xml:space="preserve"> ANITA General Assembly (</w:t>
      </w:r>
      <w:ins w:id="24" w:author="Peter Crommert" w:date="2019-01-21T00:25:00Z">
        <w:r w:rsidR="00BA4673">
          <w:t>‘s-</w:t>
        </w:r>
      </w:ins>
      <w:r w:rsidRPr="00E4499D">
        <w:t>Hertogenbosch, July 2018);</w:t>
      </w:r>
    </w:p>
    <w:p w14:paraId="32E67669" w14:textId="28A4D3DF" w:rsidR="00911687" w:rsidRPr="00E4499D" w:rsidRDefault="00911687" w:rsidP="000976E3">
      <w:pPr>
        <w:pStyle w:val="ListParagraph"/>
        <w:numPr>
          <w:ilvl w:val="0"/>
          <w:numId w:val="23"/>
        </w:numPr>
        <w:spacing w:after="0"/>
      </w:pPr>
      <w:r w:rsidRPr="00E4499D">
        <w:t>3</w:t>
      </w:r>
      <w:r w:rsidRPr="00E4499D">
        <w:rPr>
          <w:vertAlign w:val="superscript"/>
        </w:rPr>
        <w:t>rd</w:t>
      </w:r>
      <w:r w:rsidRPr="00E4499D">
        <w:t xml:space="preserve"> ANITA General Assembly &amp; First end-user meeting (Belgrade, October 2018).</w:t>
      </w:r>
    </w:p>
    <w:p w14:paraId="7719D28E" w14:textId="5C408B55" w:rsidR="000976E3" w:rsidRPr="00E4499D" w:rsidRDefault="000976E3" w:rsidP="001D66BE">
      <w:pPr>
        <w:tabs>
          <w:tab w:val="left" w:pos="450"/>
        </w:tabs>
        <w:spacing w:after="0"/>
      </w:pPr>
      <w:r w:rsidRPr="00E4499D">
        <w:t xml:space="preserve">These workshops have been considered as an opportunity to collect and produce draft requirements. </w:t>
      </w:r>
      <w:r w:rsidR="001D66BE" w:rsidRPr="00E4499D">
        <w:t>The primary output of the workshops was a set of Use Case specifications and scenarios that were presented in Deliverable D4.1. The Use Case specifications were the medium that triggered new requirements and ideas that resulted from negotiations between all partners participating during the workshops.</w:t>
      </w:r>
    </w:p>
    <w:p w14:paraId="133043F3" w14:textId="77777777" w:rsidR="000269EA" w:rsidRPr="00E4499D" w:rsidRDefault="000269EA" w:rsidP="00B43DFA">
      <w:pPr>
        <w:spacing w:after="0"/>
      </w:pPr>
    </w:p>
    <w:p w14:paraId="47569B05" w14:textId="710BF324" w:rsidR="00876BBC" w:rsidRPr="00E4499D" w:rsidRDefault="00054A5C" w:rsidP="00876BBC">
      <w:pPr>
        <w:pStyle w:val="Heading2"/>
      </w:pPr>
      <w:bookmarkStart w:id="25" w:name="_Toc532247258"/>
      <w:r w:rsidRPr="00E4499D">
        <w:lastRenderedPageBreak/>
        <w:t>Use Case driven requirements specification</w:t>
      </w:r>
      <w:bookmarkEnd w:id="25"/>
    </w:p>
    <w:p w14:paraId="6085F4A4" w14:textId="3FAC7500" w:rsidR="00876BBC" w:rsidRPr="00E4499D" w:rsidRDefault="00876BBC" w:rsidP="00876BBC">
      <w:pPr>
        <w:spacing w:after="0"/>
      </w:pPr>
    </w:p>
    <w:p w14:paraId="7F21406B" w14:textId="7D4AD447" w:rsidR="000C010E" w:rsidRPr="00E4499D" w:rsidRDefault="00104329" w:rsidP="00876BBC">
      <w:pPr>
        <w:spacing w:after="0"/>
      </w:pPr>
      <w:r w:rsidRPr="00E4499D">
        <w:t xml:space="preserve">ANITA has been developed using a scenario-based approach. This means that the starting point for setting the boundaries of the system was the description of the scenarios involved. </w:t>
      </w:r>
      <w:r w:rsidR="000C010E" w:rsidRPr="00E4499D">
        <w:t>Scenario identification and description took place at the first phase of the methodology</w:t>
      </w:r>
      <w:r w:rsidRPr="00E4499D">
        <w:t xml:space="preserve"> (the user requirements phase)</w:t>
      </w:r>
      <w:r w:rsidR="000C010E" w:rsidRPr="00E4499D">
        <w:t xml:space="preserve"> and its conclusion drove a clear definition of the system’s goals, actors and requirements which in turn drove the development of the project and demonstrated the final results of </w:t>
      </w:r>
      <w:r w:rsidRPr="00E4499D">
        <w:t>ANITA</w:t>
      </w:r>
      <w:r w:rsidR="000C010E" w:rsidRPr="00E4499D">
        <w:t>.</w:t>
      </w:r>
      <w:r w:rsidRPr="00E4499D">
        <w:t xml:space="preserve"> </w:t>
      </w:r>
      <w:r w:rsidR="000C010E" w:rsidRPr="00E4499D">
        <w:t xml:space="preserve">It is of high importance that a use case scenario should be well-defined and complete in order to cope (in conjunction with the environment) with all the necessary information to allow the extraction of concrete end users’ goals and requirements. It is worth mentioning that the cases described in this document originate in real events and real challenges faced by law enforcement authorities. Hence, they are not artificially created but carefully drafted in conjunction with the project </w:t>
      </w:r>
      <w:ins w:id="26" w:author="Peter Crommert" w:date="2019-01-21T00:27:00Z">
        <w:r w:rsidR="00BA4673">
          <w:t xml:space="preserve">end </w:t>
        </w:r>
      </w:ins>
      <w:r w:rsidR="000C010E" w:rsidRPr="00E4499D">
        <w:t xml:space="preserve">users to ensure a broad and useful functionality of the final </w:t>
      </w:r>
      <w:r w:rsidRPr="00E4499D">
        <w:t>ANITA</w:t>
      </w:r>
      <w:r w:rsidR="000C010E" w:rsidRPr="00E4499D">
        <w:t xml:space="preserve"> system.</w:t>
      </w:r>
    </w:p>
    <w:p w14:paraId="2DDB56E6" w14:textId="7A61823D" w:rsidR="000C010E" w:rsidRPr="00E4499D" w:rsidRDefault="000C010E" w:rsidP="00876BBC">
      <w:pPr>
        <w:spacing w:after="0"/>
      </w:pPr>
    </w:p>
    <w:p w14:paraId="6317B01D" w14:textId="732F12F1" w:rsidR="003F79B4" w:rsidRPr="00E4499D" w:rsidRDefault="0089416B" w:rsidP="008B32E3">
      <w:pPr>
        <w:spacing w:after="0"/>
      </w:pPr>
      <w:r w:rsidRPr="00E4499D">
        <w:t xml:space="preserve">A clear description of ANITA Use Cases and scenarios is available in </w:t>
      </w:r>
      <w:r w:rsidRPr="00E4499D">
        <w:rPr>
          <w:i/>
        </w:rPr>
        <w:t>Deliverable D4.1 – Requirements, use cases and user scenarios</w:t>
      </w:r>
      <w:r w:rsidRPr="00E4499D">
        <w:t xml:space="preserve">. </w:t>
      </w:r>
      <w:r w:rsidR="005F242C" w:rsidRPr="00E4499D">
        <w:t xml:space="preserve">The focus of this document is to describe how these scenarios will be implemented in the context of ANITA framework by utilising the ANITA modules. </w:t>
      </w:r>
      <w:r w:rsidR="000C010E" w:rsidRPr="00E4499D">
        <w:t xml:space="preserve">In order to have a graphical representation of how the </w:t>
      </w:r>
      <w:r w:rsidR="005F242C" w:rsidRPr="00E4499D">
        <w:t xml:space="preserve">ANITA </w:t>
      </w:r>
      <w:r w:rsidR="000C010E" w:rsidRPr="00E4499D">
        <w:t xml:space="preserve">modules interact, specific flow diagrams have been designed for each use case. These flow diagrams have been created after close collaboration between technical partners and LEA users of the </w:t>
      </w:r>
      <w:r w:rsidR="005F242C" w:rsidRPr="00E4499D">
        <w:t xml:space="preserve">ANITA </w:t>
      </w:r>
      <w:r w:rsidR="000C010E" w:rsidRPr="00E4499D">
        <w:t>consortium. Feedback from LEA users</w:t>
      </w:r>
      <w:r w:rsidR="005F242C" w:rsidRPr="00E4499D">
        <w:t xml:space="preserve"> (</w:t>
      </w:r>
      <w:proofErr w:type="spellStart"/>
      <w:r w:rsidR="005F242C" w:rsidRPr="00E4499D">
        <w:rPr>
          <w:rFonts w:cs="Arial"/>
          <w:szCs w:val="20"/>
        </w:rPr>
        <w:t>AoC</w:t>
      </w:r>
      <w:proofErr w:type="spellEnd"/>
      <w:r w:rsidR="005F242C" w:rsidRPr="00E4499D">
        <w:rPr>
          <w:rFonts w:cs="Arial"/>
          <w:szCs w:val="20"/>
        </w:rPr>
        <w:t>, KWPG, NPN, GDCOC, LPV and DSTL</w:t>
      </w:r>
      <w:r w:rsidR="005F242C" w:rsidRPr="00E4499D">
        <w:t>)</w:t>
      </w:r>
      <w:r w:rsidR="000C010E" w:rsidRPr="00E4499D">
        <w:t xml:space="preserve"> was particularly important to create valid flow diagrams.</w:t>
      </w:r>
    </w:p>
    <w:p w14:paraId="1E171664" w14:textId="053F09C2" w:rsidR="00F16E46" w:rsidRPr="00E4499D" w:rsidRDefault="00F16E46" w:rsidP="00F16E46">
      <w:pPr>
        <w:pStyle w:val="Heading3"/>
      </w:pPr>
      <w:r w:rsidRPr="00E4499D">
        <w:t>Use Case 1</w:t>
      </w:r>
      <w:ins w:id="27" w:author="Peter Crommert" w:date="2019-01-21T00:35:00Z">
        <w:r w:rsidR="00350CA1">
          <w:t>: Drugs</w:t>
        </w:r>
      </w:ins>
      <w:ins w:id="28" w:author="Peter Crommert" w:date="2019-01-21T00:36:00Z">
        <w:r w:rsidR="00350CA1">
          <w:t>, Medicine, NPS</w:t>
        </w:r>
      </w:ins>
    </w:p>
    <w:p w14:paraId="24FC050E" w14:textId="2907A29F" w:rsidR="00F16E46" w:rsidRPr="00E4499D" w:rsidRDefault="00E15252" w:rsidP="00DE089A">
      <w:r w:rsidRPr="00E4499D">
        <w:t xml:space="preserve">In </w:t>
      </w:r>
      <w:r w:rsidRPr="00E4499D">
        <w:rPr>
          <w:highlight w:val="yellow"/>
        </w:rPr>
        <w:t>Figure X</w:t>
      </w:r>
      <w:r w:rsidRPr="00E4499D">
        <w:t xml:space="preserve">, the flow diagram of UC1 is depicted. </w:t>
      </w:r>
      <w:r w:rsidR="00981AD5" w:rsidRPr="00E4499D">
        <w:t xml:space="preserve">The column at the left side of the diagram entitled </w:t>
      </w:r>
      <w:r w:rsidR="00981AD5" w:rsidRPr="00E4499D">
        <w:rPr>
          <w:i/>
        </w:rPr>
        <w:t>Novel Applications</w:t>
      </w:r>
      <w:r w:rsidR="00981AD5" w:rsidRPr="00E4499D">
        <w:t xml:space="preserve"> contains </w:t>
      </w:r>
      <w:r w:rsidR="0021618E" w:rsidRPr="00E4499D">
        <w:t xml:space="preserve">those </w:t>
      </w:r>
      <w:r w:rsidR="00F8021B" w:rsidRPr="00E4499D">
        <w:t>modules that a</w:t>
      </w:r>
      <w:r w:rsidR="00C179A7" w:rsidRPr="00E4499D">
        <w:t xml:space="preserve">llow direct interaction with the user, while the rest of the modules are running in the back-end. </w:t>
      </w:r>
    </w:p>
    <w:p w14:paraId="173E99B1" w14:textId="545227AB" w:rsidR="00670C7D" w:rsidRPr="00E4499D" w:rsidRDefault="005F1C72" w:rsidP="00B53E33">
      <w:r w:rsidRPr="00E4499D">
        <w:t>More specifically, t</w:t>
      </w:r>
      <w:r w:rsidR="00C179A7" w:rsidRPr="00E4499D">
        <w:t>he user can interact with the ANITA system in order to fulfil multiple actions</w:t>
      </w:r>
      <w:r w:rsidR="00670C7D" w:rsidRPr="00E4499D">
        <w:t>:</w:t>
      </w:r>
    </w:p>
    <w:p w14:paraId="2E80335C" w14:textId="5F2EB975" w:rsidR="00670C7D" w:rsidRPr="00E4499D" w:rsidRDefault="00670C7D" w:rsidP="00670C7D">
      <w:pPr>
        <w:pStyle w:val="ListParagraph"/>
        <w:numPr>
          <w:ilvl w:val="0"/>
          <w:numId w:val="24"/>
        </w:numPr>
      </w:pPr>
      <w:r w:rsidRPr="00E4499D">
        <w:t>Import evidence to the system to be analysed (</w:t>
      </w:r>
      <w:r w:rsidRPr="00E4499D">
        <w:rPr>
          <w:i/>
        </w:rPr>
        <w:t>Evidence Import</w:t>
      </w:r>
      <w:r w:rsidRPr="00E4499D">
        <w:t>).</w:t>
      </w:r>
    </w:p>
    <w:p w14:paraId="13D0C4CD" w14:textId="2EF0CF67" w:rsidR="00B53E33" w:rsidRPr="00E4499D" w:rsidRDefault="00F3036A" w:rsidP="00670C7D">
      <w:pPr>
        <w:pStyle w:val="ListParagraph"/>
        <w:numPr>
          <w:ilvl w:val="0"/>
          <w:numId w:val="24"/>
        </w:numPr>
      </w:pPr>
      <w:r w:rsidRPr="00E4499D">
        <w:t>Monitor data gathering process from multiple sources (</w:t>
      </w:r>
      <w:r w:rsidRPr="00E4499D">
        <w:rPr>
          <w:i/>
        </w:rPr>
        <w:t>Source monitoring and data gathering</w:t>
      </w:r>
      <w:r w:rsidRPr="00E4499D">
        <w:t>)</w:t>
      </w:r>
      <w:r w:rsidR="00C179A7" w:rsidRPr="00E4499D">
        <w:t xml:space="preserve"> </w:t>
      </w:r>
    </w:p>
    <w:p w14:paraId="675173B7" w14:textId="25E0FF54" w:rsidR="00F3036A" w:rsidRPr="00E4499D" w:rsidRDefault="00F3036A" w:rsidP="00670C7D">
      <w:pPr>
        <w:pStyle w:val="ListParagraph"/>
        <w:numPr>
          <w:ilvl w:val="0"/>
          <w:numId w:val="24"/>
        </w:numPr>
      </w:pPr>
      <w:r w:rsidRPr="00E4499D">
        <w:t>Monitor/manage the knowledge management process (</w:t>
      </w:r>
      <w:r w:rsidRPr="00E4499D">
        <w:rPr>
          <w:i/>
        </w:rPr>
        <w:t>Knowledge management</w:t>
      </w:r>
      <w:r w:rsidRPr="00E4499D">
        <w:t>)</w:t>
      </w:r>
    </w:p>
    <w:p w14:paraId="43AFFDA0" w14:textId="5C03EA92" w:rsidR="00F3036A" w:rsidRPr="00E4499D" w:rsidRDefault="00F3036A" w:rsidP="00670C7D">
      <w:pPr>
        <w:pStyle w:val="ListParagraph"/>
        <w:numPr>
          <w:ilvl w:val="0"/>
          <w:numId w:val="24"/>
        </w:numPr>
      </w:pPr>
      <w:r w:rsidRPr="00E4499D">
        <w:t>Query, browse, search and retrieve relevant content (</w:t>
      </w:r>
      <w:r w:rsidRPr="00E4499D">
        <w:rPr>
          <w:i/>
        </w:rPr>
        <w:t>Browsing search and retrieval</w:t>
      </w:r>
      <w:r w:rsidRPr="00E4499D">
        <w:t>)</w:t>
      </w:r>
    </w:p>
    <w:p w14:paraId="1D4AC533" w14:textId="5BF45785" w:rsidR="00F3036A" w:rsidRPr="00E4499D" w:rsidRDefault="00F3036A" w:rsidP="00670C7D">
      <w:pPr>
        <w:pStyle w:val="ListParagraph"/>
        <w:numPr>
          <w:ilvl w:val="0"/>
          <w:numId w:val="24"/>
        </w:numPr>
      </w:pPr>
      <w:r w:rsidRPr="00E4499D">
        <w:t>Visualise the relevant content (</w:t>
      </w:r>
      <w:r w:rsidRPr="00E4499D">
        <w:rPr>
          <w:i/>
        </w:rPr>
        <w:t>Advanced big data visual analytics</w:t>
      </w:r>
      <w:r w:rsidRPr="00E4499D">
        <w:t>)</w:t>
      </w:r>
    </w:p>
    <w:p w14:paraId="47CE6328" w14:textId="0CA81F3C" w:rsidR="00F3036A" w:rsidRPr="00E4499D" w:rsidRDefault="00F3036A" w:rsidP="00670C7D">
      <w:pPr>
        <w:pStyle w:val="ListParagraph"/>
        <w:numPr>
          <w:ilvl w:val="0"/>
          <w:numId w:val="24"/>
        </w:numPr>
      </w:pPr>
      <w:r w:rsidRPr="00E4499D">
        <w:t>Provide feedback to the retrieved results implicitly or explicitly (</w:t>
      </w:r>
      <w:r w:rsidRPr="00E4499D">
        <w:rPr>
          <w:i/>
        </w:rPr>
        <w:t>Implicit and explicit user feedback capturing</w:t>
      </w:r>
      <w:r w:rsidRPr="00E4499D">
        <w:t>)</w:t>
      </w:r>
    </w:p>
    <w:p w14:paraId="28C2ED88" w14:textId="050ECD2C" w:rsidR="00F3036A" w:rsidRPr="00E4499D" w:rsidRDefault="00F3036A" w:rsidP="00670C7D">
      <w:pPr>
        <w:pStyle w:val="ListParagraph"/>
        <w:numPr>
          <w:ilvl w:val="0"/>
          <w:numId w:val="24"/>
        </w:numPr>
      </w:pPr>
      <w:r w:rsidRPr="00E4499D">
        <w:t>Transfer knowledge to new officers (</w:t>
      </w:r>
      <w:r w:rsidRPr="00E4499D">
        <w:rPr>
          <w:i/>
        </w:rPr>
        <w:t>Knowledge transfer to new officers</w:t>
      </w:r>
      <w:r w:rsidRPr="00E4499D">
        <w:t>)</w:t>
      </w:r>
    </w:p>
    <w:p w14:paraId="23E1BB8C" w14:textId="6EC8B7C4" w:rsidR="00F3036A" w:rsidRPr="00E4499D" w:rsidRDefault="00F3036A" w:rsidP="00670C7D">
      <w:pPr>
        <w:pStyle w:val="ListParagraph"/>
        <w:numPr>
          <w:ilvl w:val="0"/>
          <w:numId w:val="24"/>
        </w:numPr>
      </w:pPr>
      <w:r w:rsidRPr="00E4499D">
        <w:t>Export evidence in a way appropriate for the court (</w:t>
      </w:r>
      <w:r w:rsidRPr="00E4499D">
        <w:rPr>
          <w:i/>
        </w:rPr>
        <w:t>Chain of custody and e</w:t>
      </w:r>
      <w:r w:rsidR="005F1C72" w:rsidRPr="00E4499D">
        <w:rPr>
          <w:i/>
        </w:rPr>
        <w:t>vidence export</w:t>
      </w:r>
      <w:r w:rsidRPr="00E4499D">
        <w:t>)</w:t>
      </w:r>
    </w:p>
    <w:p w14:paraId="2ECE99D5" w14:textId="77777777" w:rsidR="00E4499D" w:rsidRPr="00E4499D" w:rsidRDefault="00A24528" w:rsidP="005F1C72">
      <w:r w:rsidRPr="00E4499D">
        <w:t xml:space="preserve">UC1 </w:t>
      </w:r>
      <w:r w:rsidR="00E125D1" w:rsidRPr="00E4499D">
        <w:t xml:space="preserve">deals with illegal trafficking of counterfeit/falsified medicine, drugs and NPS. According to the description in Section 2.2 of Deliverable D4.1, this case covers several sub-cases related to buying drugs from a Dark market using cryptocurrency, semi-legal business selling NPS, e-mail spam messages offering falsified medicine, person-to-person drugs delivery and delivery of drugs to a PO address. </w:t>
      </w:r>
    </w:p>
    <w:p w14:paraId="253EC295" w14:textId="01936B2E" w:rsidR="005F1C72" w:rsidRDefault="00E4499D" w:rsidP="005F1C72">
      <w:r>
        <w:t>T</w:t>
      </w:r>
      <w:r w:rsidRPr="00E4499D">
        <w:t xml:space="preserve">he objectives of police are focused on tracing all crypto-currency transactions that have illegal behaviour, in order to find helpful information about other suspects that are connected with the case. In particular, the police try to discover the real individuals behind the Dark Nets, as well as discovering new transactions in the predefined structures that have been detected. More specifically, the police should be able to detect the owners from the Dark Web sites that sell ‘opioids’, the owners of the enterprises that trade NPS and drugs on the edge of the law, and to detect individuals that make trade of medicines and pills relevant to sexual </w:t>
      </w:r>
      <w:r w:rsidRPr="00E4499D">
        <w:lastRenderedPageBreak/>
        <w:t>performance. To address this, links among persons should be identified, while the level of interaction among them should be identified.</w:t>
      </w:r>
    </w:p>
    <w:p w14:paraId="1A0F1815" w14:textId="4F709E5B" w:rsidR="0093124B" w:rsidRDefault="00F91B68" w:rsidP="005F1C72">
      <w:r>
        <w:t xml:space="preserve">The basic steps of the workflow in UC1 are described below. In </w:t>
      </w:r>
      <w:r w:rsidRPr="00F91B68">
        <w:rPr>
          <w:highlight w:val="yellow"/>
        </w:rPr>
        <w:t>Figure X</w:t>
      </w:r>
      <w:r>
        <w:t xml:space="preserve">, the workflow focusing </w:t>
      </w:r>
      <w:r w:rsidR="00705A07">
        <w:t xml:space="preserve">only </w:t>
      </w:r>
      <w:r>
        <w:t xml:space="preserve">on the back-end modules is presented. </w:t>
      </w:r>
    </w:p>
    <w:p w14:paraId="0F8383B4" w14:textId="7B5FA0F4" w:rsidR="002F520D" w:rsidRDefault="00F91B68" w:rsidP="005F1C72">
      <w:r>
        <w:t>The i</w:t>
      </w:r>
      <w:r w:rsidR="0093124B">
        <w:t>nput to the system</w:t>
      </w:r>
      <w:r>
        <w:t xml:space="preserve"> may include the following data:</w:t>
      </w:r>
    </w:p>
    <w:p w14:paraId="1EAEBBEF" w14:textId="014E39BB" w:rsidR="00F91B68" w:rsidRPr="0047693A" w:rsidRDefault="0047693A" w:rsidP="00F91B68">
      <w:pPr>
        <w:pStyle w:val="ListParagraph"/>
        <w:numPr>
          <w:ilvl w:val="0"/>
          <w:numId w:val="24"/>
        </w:numPr>
      </w:pPr>
      <w:r w:rsidRPr="003014DF">
        <w:rPr>
          <w:rFonts w:cstheme="majorHAnsi"/>
        </w:rPr>
        <w:t>E-mails of users which buy NPS and drugs from Dark Nets such as (</w:t>
      </w:r>
      <w:hyperlink r:id="rId15" w:history="1">
        <w:r w:rsidRPr="003014DF">
          <w:rPr>
            <w:rFonts w:cstheme="majorHAnsi"/>
          </w:rPr>
          <w:t>janedoe@jane.com</w:t>
        </w:r>
      </w:hyperlink>
      <w:r w:rsidRPr="003014DF">
        <w:rPr>
          <w:rFonts w:cstheme="majorHAnsi"/>
        </w:rPr>
        <w:t>)</w:t>
      </w:r>
    </w:p>
    <w:p w14:paraId="3109736E" w14:textId="163D45C3" w:rsidR="0047693A" w:rsidRPr="0047693A" w:rsidRDefault="0047693A" w:rsidP="00F91B68">
      <w:pPr>
        <w:pStyle w:val="ListParagraph"/>
        <w:numPr>
          <w:ilvl w:val="0"/>
          <w:numId w:val="24"/>
        </w:numPr>
      </w:pPr>
      <w:r w:rsidRPr="003014DF">
        <w:rPr>
          <w:rFonts w:cstheme="majorHAnsi"/>
        </w:rPr>
        <w:t>Known marketplaces of Dark Nets that sell drugs and NPS</w:t>
      </w:r>
    </w:p>
    <w:p w14:paraId="47AA0136" w14:textId="708A9D2F" w:rsidR="0047693A" w:rsidRPr="0047693A" w:rsidRDefault="0047693A" w:rsidP="00F91B68">
      <w:pPr>
        <w:pStyle w:val="ListParagraph"/>
        <w:numPr>
          <w:ilvl w:val="0"/>
          <w:numId w:val="24"/>
        </w:numPr>
      </w:pPr>
      <w:r w:rsidRPr="003014DF">
        <w:rPr>
          <w:rFonts w:cstheme="majorHAnsi"/>
        </w:rPr>
        <w:t>The browsing history of the buyer’s computer that has been seized</w:t>
      </w:r>
    </w:p>
    <w:p w14:paraId="10BD1421" w14:textId="5DE375C6" w:rsidR="0047693A" w:rsidRPr="0047693A" w:rsidRDefault="0047693A" w:rsidP="00F91B68">
      <w:pPr>
        <w:pStyle w:val="ListParagraph"/>
        <w:numPr>
          <w:ilvl w:val="0"/>
          <w:numId w:val="24"/>
        </w:numPr>
      </w:pPr>
      <w:r w:rsidRPr="003014DF">
        <w:rPr>
          <w:rFonts w:cstheme="majorHAnsi"/>
        </w:rPr>
        <w:t>Nicknames of the buyer and seller (</w:t>
      </w:r>
      <w:r>
        <w:rPr>
          <w:rFonts w:cstheme="majorHAnsi"/>
        </w:rPr>
        <w:t>“</w:t>
      </w:r>
      <w:proofErr w:type="spellStart"/>
      <w:r w:rsidRPr="003014DF">
        <w:rPr>
          <w:rFonts w:cstheme="majorHAnsi"/>
        </w:rPr>
        <w:t>Smithsopioids</w:t>
      </w:r>
      <w:proofErr w:type="spellEnd"/>
      <w:r>
        <w:rPr>
          <w:rFonts w:cstheme="majorHAnsi"/>
        </w:rPr>
        <w:t>”</w:t>
      </w:r>
      <w:r w:rsidRPr="003014DF">
        <w:rPr>
          <w:rFonts w:cstheme="majorHAnsi"/>
        </w:rPr>
        <w:t xml:space="preserve">, </w:t>
      </w:r>
      <w:r>
        <w:rPr>
          <w:rFonts w:cstheme="majorHAnsi"/>
        </w:rPr>
        <w:t>“</w:t>
      </w:r>
      <w:proofErr w:type="spellStart"/>
      <w:r w:rsidRPr="003014DF">
        <w:rPr>
          <w:rFonts w:cstheme="majorHAnsi"/>
        </w:rPr>
        <w:t>DoeJane</w:t>
      </w:r>
      <w:proofErr w:type="spellEnd"/>
      <w:r>
        <w:rPr>
          <w:rFonts w:cstheme="majorHAnsi"/>
        </w:rPr>
        <w:t>”</w:t>
      </w:r>
      <w:r w:rsidRPr="003014DF">
        <w:rPr>
          <w:rFonts w:cstheme="majorHAnsi"/>
        </w:rPr>
        <w:t>)</w:t>
      </w:r>
    </w:p>
    <w:p w14:paraId="7A2A2689" w14:textId="2766B1B7" w:rsidR="0047693A" w:rsidRPr="0047693A" w:rsidRDefault="0047693A" w:rsidP="00F91B68">
      <w:pPr>
        <w:pStyle w:val="ListParagraph"/>
        <w:numPr>
          <w:ilvl w:val="0"/>
          <w:numId w:val="24"/>
        </w:numPr>
      </w:pPr>
      <w:r w:rsidRPr="003014DF">
        <w:rPr>
          <w:rFonts w:cstheme="majorHAnsi"/>
        </w:rPr>
        <w:t xml:space="preserve">The website that the suspect </w:t>
      </w:r>
      <w:r>
        <w:rPr>
          <w:rFonts w:cstheme="majorHAnsi"/>
        </w:rPr>
        <w:t xml:space="preserve">uses to </w:t>
      </w:r>
      <w:r w:rsidRPr="003014DF">
        <w:rPr>
          <w:rFonts w:cstheme="majorHAnsi"/>
        </w:rPr>
        <w:t>sell the NPS (</w:t>
      </w:r>
      <w:r>
        <w:rPr>
          <w:rFonts w:cstheme="majorHAnsi"/>
        </w:rPr>
        <w:t>www.odczynnikichemiczne.net.pl</w:t>
      </w:r>
      <w:r w:rsidRPr="003014DF">
        <w:rPr>
          <w:rFonts w:cstheme="majorHAnsi"/>
        </w:rPr>
        <w:t>)</w:t>
      </w:r>
    </w:p>
    <w:p w14:paraId="29BC73C7" w14:textId="745281D8" w:rsidR="0047693A" w:rsidRPr="0047693A" w:rsidRDefault="0047693A" w:rsidP="00F91B68">
      <w:pPr>
        <w:pStyle w:val="ListParagraph"/>
        <w:numPr>
          <w:ilvl w:val="0"/>
          <w:numId w:val="24"/>
        </w:numPr>
      </w:pPr>
      <w:r w:rsidRPr="003014DF">
        <w:rPr>
          <w:rFonts w:cstheme="majorHAnsi"/>
        </w:rPr>
        <w:t xml:space="preserve">A list of NPS substances that </w:t>
      </w:r>
      <w:r>
        <w:rPr>
          <w:rFonts w:cstheme="majorHAnsi"/>
        </w:rPr>
        <w:t xml:space="preserve">are </w:t>
      </w:r>
      <w:r w:rsidRPr="003014DF">
        <w:rPr>
          <w:rFonts w:cstheme="majorHAnsi"/>
        </w:rPr>
        <w:t>used to make drugs</w:t>
      </w:r>
    </w:p>
    <w:p w14:paraId="1C4C21F9" w14:textId="014A5E77" w:rsidR="0047693A" w:rsidRPr="0047693A" w:rsidRDefault="0047693A" w:rsidP="00F91B68">
      <w:pPr>
        <w:pStyle w:val="ListParagraph"/>
        <w:numPr>
          <w:ilvl w:val="0"/>
          <w:numId w:val="24"/>
        </w:numPr>
      </w:pPr>
      <w:r>
        <w:rPr>
          <w:rFonts w:cstheme="majorHAnsi"/>
        </w:rPr>
        <w:t>E</w:t>
      </w:r>
      <w:r w:rsidRPr="004642AF">
        <w:rPr>
          <w:rFonts w:cstheme="majorHAnsi"/>
        </w:rPr>
        <w:t>-mail messages with full headers</w:t>
      </w:r>
    </w:p>
    <w:p w14:paraId="1D16A33F" w14:textId="1233A861" w:rsidR="0047693A" w:rsidRPr="0047693A" w:rsidRDefault="0047693A" w:rsidP="00F91B68">
      <w:pPr>
        <w:pStyle w:val="ListParagraph"/>
        <w:numPr>
          <w:ilvl w:val="0"/>
          <w:numId w:val="24"/>
        </w:numPr>
      </w:pPr>
      <w:r w:rsidRPr="004642AF">
        <w:rPr>
          <w:rFonts w:cstheme="majorHAnsi"/>
        </w:rPr>
        <w:t>Images of the</w:t>
      </w:r>
      <w:r>
        <w:rPr>
          <w:rFonts w:cstheme="majorHAnsi"/>
        </w:rPr>
        <w:t xml:space="preserve"> NPS or</w:t>
      </w:r>
      <w:r w:rsidRPr="004642AF">
        <w:rPr>
          <w:rFonts w:cstheme="majorHAnsi"/>
        </w:rPr>
        <w:t xml:space="preserve"> drugs</w:t>
      </w:r>
      <w:r>
        <w:rPr>
          <w:rFonts w:cstheme="majorHAnsi"/>
        </w:rPr>
        <w:t xml:space="preserve"> in various file formats (.</w:t>
      </w:r>
      <w:proofErr w:type="spellStart"/>
      <w:r>
        <w:rPr>
          <w:rFonts w:cstheme="majorHAnsi"/>
        </w:rPr>
        <w:t>png</w:t>
      </w:r>
      <w:proofErr w:type="spellEnd"/>
      <w:r>
        <w:rPr>
          <w:rFonts w:cstheme="majorHAnsi"/>
        </w:rPr>
        <w:t>, .jpeg, .gif)</w:t>
      </w:r>
    </w:p>
    <w:p w14:paraId="62CF4A42" w14:textId="0FA0036F" w:rsidR="0047693A" w:rsidRPr="0047693A" w:rsidRDefault="0047693A" w:rsidP="00F91B68">
      <w:pPr>
        <w:pStyle w:val="ListParagraph"/>
        <w:numPr>
          <w:ilvl w:val="0"/>
          <w:numId w:val="24"/>
        </w:numPr>
      </w:pPr>
      <w:r>
        <w:rPr>
          <w:rFonts w:cstheme="majorHAnsi"/>
        </w:rPr>
        <w:t>L</w:t>
      </w:r>
      <w:r w:rsidRPr="004642AF">
        <w:rPr>
          <w:rFonts w:cstheme="majorHAnsi"/>
        </w:rPr>
        <w:t>ogos</w:t>
      </w:r>
      <w:r w:rsidRPr="0047693A">
        <w:rPr>
          <w:rFonts w:cstheme="majorHAnsi"/>
          <w:lang w:val="en-US"/>
        </w:rPr>
        <w:t>/</w:t>
      </w:r>
      <w:r>
        <w:rPr>
          <w:rFonts w:cstheme="majorHAnsi"/>
          <w:lang w:val="en-US"/>
        </w:rPr>
        <w:t>addresses</w:t>
      </w:r>
      <w:r w:rsidRPr="004642AF">
        <w:rPr>
          <w:rFonts w:cstheme="majorHAnsi"/>
        </w:rPr>
        <w:t xml:space="preserve"> of the </w:t>
      </w:r>
      <w:r>
        <w:rPr>
          <w:rFonts w:cstheme="majorHAnsi"/>
        </w:rPr>
        <w:t xml:space="preserve">involved </w:t>
      </w:r>
      <w:r w:rsidRPr="004642AF">
        <w:rPr>
          <w:rFonts w:cstheme="majorHAnsi"/>
        </w:rPr>
        <w:t>firms</w:t>
      </w:r>
    </w:p>
    <w:p w14:paraId="08B05FD7" w14:textId="71921239" w:rsidR="0047693A" w:rsidRPr="0047693A" w:rsidRDefault="0047693A" w:rsidP="00F91B68">
      <w:pPr>
        <w:pStyle w:val="ListParagraph"/>
        <w:numPr>
          <w:ilvl w:val="0"/>
          <w:numId w:val="24"/>
        </w:numPr>
      </w:pPr>
      <w:r w:rsidRPr="003014DF">
        <w:rPr>
          <w:rFonts w:cstheme="majorHAnsi"/>
        </w:rPr>
        <w:t>Slang phrases that the peers used while selling the drugs</w:t>
      </w:r>
    </w:p>
    <w:p w14:paraId="0BD203FB" w14:textId="2D760300" w:rsidR="0047693A" w:rsidRPr="0047693A" w:rsidRDefault="0047693A" w:rsidP="00F91B68">
      <w:pPr>
        <w:pStyle w:val="ListParagraph"/>
        <w:numPr>
          <w:ilvl w:val="0"/>
          <w:numId w:val="24"/>
        </w:numPr>
      </w:pPr>
      <w:r w:rsidRPr="003014DF">
        <w:rPr>
          <w:rFonts w:cstheme="majorHAnsi"/>
        </w:rPr>
        <w:t>Facebook accounts of the drug dealer</w:t>
      </w:r>
      <w:r>
        <w:rPr>
          <w:rFonts w:cstheme="majorHAnsi"/>
        </w:rPr>
        <w:t>s</w:t>
      </w:r>
      <w:r w:rsidRPr="003014DF">
        <w:rPr>
          <w:rFonts w:cstheme="majorHAnsi"/>
        </w:rPr>
        <w:t xml:space="preserve"> that were arrested</w:t>
      </w:r>
    </w:p>
    <w:p w14:paraId="235DE30E" w14:textId="304E78D7" w:rsidR="0047693A" w:rsidRPr="0047693A" w:rsidRDefault="0047693A" w:rsidP="00F91B68">
      <w:pPr>
        <w:pStyle w:val="ListParagraph"/>
        <w:numPr>
          <w:ilvl w:val="0"/>
          <w:numId w:val="24"/>
        </w:numPr>
      </w:pPr>
      <w:r w:rsidRPr="003014DF">
        <w:rPr>
          <w:rFonts w:cstheme="majorHAnsi"/>
        </w:rPr>
        <w:t>Data of crypto</w:t>
      </w:r>
      <w:r>
        <w:rPr>
          <w:rFonts w:cstheme="majorHAnsi"/>
        </w:rPr>
        <w:t>-</w:t>
      </w:r>
      <w:r w:rsidRPr="003014DF">
        <w:rPr>
          <w:rFonts w:cstheme="majorHAnsi"/>
        </w:rPr>
        <w:t xml:space="preserve">currency transactions (with most of them </w:t>
      </w:r>
      <w:r>
        <w:rPr>
          <w:rFonts w:cstheme="majorHAnsi"/>
        </w:rPr>
        <w:t xml:space="preserve">being </w:t>
      </w:r>
      <w:r w:rsidRPr="003014DF">
        <w:rPr>
          <w:rFonts w:cstheme="majorHAnsi"/>
        </w:rPr>
        <w:t>Bitcoin) that</w:t>
      </w:r>
      <w:r>
        <w:rPr>
          <w:rFonts w:cstheme="majorHAnsi"/>
        </w:rPr>
        <w:t xml:space="preserve"> were</w:t>
      </w:r>
      <w:r w:rsidRPr="003014DF">
        <w:rPr>
          <w:rFonts w:cstheme="majorHAnsi"/>
        </w:rPr>
        <w:t xml:space="preserve"> found on drug dealer’s personal computer</w:t>
      </w:r>
    </w:p>
    <w:p w14:paraId="4D7E9E2E" w14:textId="0D872EE5" w:rsidR="0047693A" w:rsidRDefault="0047693A" w:rsidP="00F91B68">
      <w:pPr>
        <w:pStyle w:val="ListParagraph"/>
        <w:numPr>
          <w:ilvl w:val="0"/>
          <w:numId w:val="24"/>
        </w:numPr>
      </w:pPr>
      <w:r w:rsidRPr="003014DF">
        <w:rPr>
          <w:rFonts w:cstheme="majorHAnsi"/>
        </w:rPr>
        <w:t xml:space="preserve">Open source data that </w:t>
      </w:r>
      <w:r>
        <w:rPr>
          <w:rFonts w:cstheme="majorHAnsi"/>
        </w:rPr>
        <w:t>were</w:t>
      </w:r>
      <w:r w:rsidRPr="003014DF">
        <w:rPr>
          <w:rFonts w:cstheme="majorHAnsi"/>
        </w:rPr>
        <w:t xml:space="preserve"> obtained from online search engines such as </w:t>
      </w:r>
      <w:r>
        <w:rPr>
          <w:rFonts w:cstheme="majorHAnsi"/>
        </w:rPr>
        <w:t>“</w:t>
      </w:r>
      <w:proofErr w:type="spellStart"/>
      <w:r w:rsidRPr="003014DF">
        <w:rPr>
          <w:rFonts w:cstheme="majorHAnsi"/>
        </w:rPr>
        <w:t>Duckduckgo</w:t>
      </w:r>
      <w:proofErr w:type="spellEnd"/>
      <w:r>
        <w:rPr>
          <w:rFonts w:cstheme="majorHAnsi"/>
        </w:rPr>
        <w:t>”</w:t>
      </w:r>
      <w:r w:rsidRPr="003014DF">
        <w:rPr>
          <w:rFonts w:cstheme="majorHAnsi"/>
        </w:rPr>
        <w:t xml:space="preserve"> and </w:t>
      </w:r>
      <w:r>
        <w:rPr>
          <w:rFonts w:cstheme="majorHAnsi"/>
        </w:rPr>
        <w:t>“</w:t>
      </w:r>
      <w:r w:rsidRPr="003014DF">
        <w:rPr>
          <w:rFonts w:cstheme="majorHAnsi"/>
        </w:rPr>
        <w:t>carrot2search</w:t>
      </w:r>
      <w:r>
        <w:rPr>
          <w:rFonts w:cstheme="majorHAnsi"/>
        </w:rPr>
        <w:t>”,</w:t>
      </w:r>
      <w:r w:rsidRPr="003014DF">
        <w:rPr>
          <w:rFonts w:cstheme="majorHAnsi"/>
        </w:rPr>
        <w:t xml:space="preserve"> when given as search query terms the personal data of the drug dealer that </w:t>
      </w:r>
      <w:r>
        <w:rPr>
          <w:rFonts w:cstheme="majorHAnsi"/>
        </w:rPr>
        <w:t>were</w:t>
      </w:r>
      <w:r w:rsidRPr="003014DF">
        <w:rPr>
          <w:rFonts w:cstheme="majorHAnsi"/>
        </w:rPr>
        <w:t xml:space="preserve"> collected during his house research.</w:t>
      </w:r>
    </w:p>
    <w:p w14:paraId="5FCAB0CD" w14:textId="2C9DFF75" w:rsidR="002F520D" w:rsidRDefault="00AB77C4" w:rsidP="005F1C72">
      <w:r>
        <w:t>L</w:t>
      </w:r>
      <w:r w:rsidRPr="00AB77C4">
        <w:t>arge-scale information that has been collected form Dark and Shallow Web</w:t>
      </w:r>
      <w:r w:rsidR="00275ED7">
        <w:t xml:space="preserve">, using </w:t>
      </w:r>
      <w:r w:rsidR="00275ED7" w:rsidRPr="00275ED7">
        <w:rPr>
          <w:i/>
        </w:rPr>
        <w:t>Black markets discovery and monitoring</w:t>
      </w:r>
      <w:r w:rsidR="00275ED7">
        <w:rPr>
          <w:i/>
        </w:rPr>
        <w:t xml:space="preserve"> </w:t>
      </w:r>
      <w:r w:rsidR="00275ED7">
        <w:t xml:space="preserve">and </w:t>
      </w:r>
      <w:r w:rsidR="00275ED7" w:rsidRPr="00275ED7">
        <w:rPr>
          <w:i/>
        </w:rPr>
        <w:t>Content acquisition from Surface Web</w:t>
      </w:r>
      <w:r w:rsidR="00275ED7">
        <w:t xml:space="preserve"> modules, after a </w:t>
      </w:r>
      <w:r w:rsidR="00275ED7" w:rsidRPr="00275ED7">
        <w:rPr>
          <w:i/>
        </w:rPr>
        <w:t>Data source risk assessment</w:t>
      </w:r>
      <w:r w:rsidR="00275ED7">
        <w:t xml:space="preserve"> step, is further analysed using visual (</w:t>
      </w:r>
      <w:r w:rsidR="00275ED7" w:rsidRPr="00275ED7">
        <w:rPr>
          <w:i/>
        </w:rPr>
        <w:t xml:space="preserve">Image analysis </w:t>
      </w:r>
      <w:r w:rsidR="00275ED7" w:rsidRPr="00275ED7">
        <w:t>and</w:t>
      </w:r>
      <w:r w:rsidR="00275ED7" w:rsidRPr="00275ED7">
        <w:rPr>
          <w:i/>
        </w:rPr>
        <w:t xml:space="preserve"> </w:t>
      </w:r>
      <w:r w:rsidR="00275ED7">
        <w:rPr>
          <w:i/>
        </w:rPr>
        <w:t>V</w:t>
      </w:r>
      <w:r w:rsidR="00275ED7" w:rsidRPr="00275ED7">
        <w:rPr>
          <w:i/>
        </w:rPr>
        <w:t>isual indexing</w:t>
      </w:r>
      <w:r w:rsidR="00275ED7">
        <w:t>) and textual (</w:t>
      </w:r>
      <w:r w:rsidR="00275ED7" w:rsidRPr="00275ED7">
        <w:rPr>
          <w:i/>
        </w:rPr>
        <w:t>Multilingual automated translation</w:t>
      </w:r>
      <w:r w:rsidR="00275ED7">
        <w:t xml:space="preserve"> and </w:t>
      </w:r>
      <w:r w:rsidR="00275ED7" w:rsidRPr="00275ED7">
        <w:rPr>
          <w:i/>
        </w:rPr>
        <w:t>Multilingual text analysis</w:t>
      </w:r>
      <w:r w:rsidR="00275ED7">
        <w:t>) processing modules</w:t>
      </w:r>
      <w:r w:rsidR="001B4104">
        <w:t xml:space="preserve">. </w:t>
      </w:r>
      <w:r w:rsidR="001B4104" w:rsidRPr="001B4104">
        <w:rPr>
          <w:i/>
        </w:rPr>
        <w:t>Illegal trafficking and trend analysis</w:t>
      </w:r>
      <w:r w:rsidR="001B4104">
        <w:t xml:space="preserve"> may also be performed in the data.</w:t>
      </w:r>
      <w:r w:rsidR="003C06E8" w:rsidRPr="003C06E8">
        <w:rPr>
          <w:i/>
        </w:rPr>
        <w:t xml:space="preserve"> </w:t>
      </w:r>
      <w:r w:rsidR="003C06E8">
        <w:rPr>
          <w:i/>
        </w:rPr>
        <w:t>V</w:t>
      </w:r>
      <w:r w:rsidR="003C06E8" w:rsidRPr="00275ED7">
        <w:rPr>
          <w:i/>
        </w:rPr>
        <w:t>isual indexing</w:t>
      </w:r>
      <w:r w:rsidR="003C06E8">
        <w:rPr>
          <w:i/>
        </w:rPr>
        <w:t xml:space="preserve"> </w:t>
      </w:r>
      <w:r w:rsidR="003C06E8" w:rsidRPr="003C06E8">
        <w:t>module</w:t>
      </w:r>
      <w:r w:rsidR="003C06E8">
        <w:rPr>
          <w:i/>
        </w:rPr>
        <w:t xml:space="preserve"> </w:t>
      </w:r>
      <w:r w:rsidR="003C06E8">
        <w:t xml:space="preserve">will enable </w:t>
      </w:r>
      <w:r w:rsidR="003C06E8" w:rsidRPr="003C06E8">
        <w:t>fast retrieval of relevant visual content, such as detection of fake advertisements in large scale databases</w:t>
      </w:r>
      <w:r w:rsidR="003C06E8">
        <w:t xml:space="preserve"> as well as </w:t>
      </w:r>
      <w:r w:rsidR="003C06E8" w:rsidRPr="003C06E8">
        <w:t>detecting wallet addresses that are hidden from large-scale visual content</w:t>
      </w:r>
      <w:r w:rsidR="003C06E8">
        <w:t xml:space="preserve">. </w:t>
      </w:r>
      <w:r w:rsidR="002F520D">
        <w:t xml:space="preserve">The role of </w:t>
      </w:r>
      <w:r w:rsidR="002F520D" w:rsidRPr="002F520D">
        <w:rPr>
          <w:i/>
        </w:rPr>
        <w:t>Knowledge Base</w:t>
      </w:r>
      <w:r w:rsidR="002F520D">
        <w:t xml:space="preserve"> is to </w:t>
      </w:r>
      <w:r w:rsidR="002F520D" w:rsidRPr="002F520D">
        <w:t>provide a set of ontologies to model all crime aspects, including events, suspicious and illegal activities, threats, persons and organisations.</w:t>
      </w:r>
      <w:r w:rsidR="00403657">
        <w:t xml:space="preserve"> The </w:t>
      </w:r>
      <w:r w:rsidR="00403657" w:rsidRPr="00403657">
        <w:rPr>
          <w:i/>
        </w:rPr>
        <w:t>Knowledge base</w:t>
      </w:r>
      <w:r w:rsidR="00403657">
        <w:t xml:space="preserve"> will </w:t>
      </w:r>
      <w:r w:rsidR="00071834">
        <w:t>provide services such as</w:t>
      </w:r>
      <w:r w:rsidR="00403657">
        <w:t xml:space="preserve"> </w:t>
      </w:r>
      <w:r w:rsidR="00403657" w:rsidRPr="00071834">
        <w:rPr>
          <w:i/>
        </w:rPr>
        <w:t>Knowledge browsing search and retrieval</w:t>
      </w:r>
      <w:r w:rsidR="00403657">
        <w:t xml:space="preserve"> </w:t>
      </w:r>
      <w:r w:rsidR="00071834">
        <w:t xml:space="preserve">that allows </w:t>
      </w:r>
      <w:r w:rsidR="00071834" w:rsidRPr="00071834">
        <w:t>searching for similar visual and textual content that has been uploaded on social media accounts, emails and personal sites</w:t>
      </w:r>
      <w:r w:rsidR="00071834">
        <w:t xml:space="preserve"> in order to identify </w:t>
      </w:r>
      <w:r w:rsidR="00071834" w:rsidRPr="00071834">
        <w:t>other persons or organisations, which are relevant to a specific case</w:t>
      </w:r>
      <w:r w:rsidR="00071834">
        <w:t xml:space="preserve">. The Knowledge base can be continuously updated by exploiting the results of the analysis modules, through </w:t>
      </w:r>
      <w:r w:rsidR="00071834" w:rsidRPr="00071834">
        <w:rPr>
          <w:i/>
        </w:rPr>
        <w:t>Extraction of evolving knowledge</w:t>
      </w:r>
      <w:r w:rsidR="00071834">
        <w:t xml:space="preserve"> and </w:t>
      </w:r>
      <w:r w:rsidR="00071834" w:rsidRPr="00071834">
        <w:rPr>
          <w:i/>
        </w:rPr>
        <w:t>Knowledge modelling</w:t>
      </w:r>
      <w:r w:rsidR="00071834">
        <w:t xml:space="preserve"> modules.</w:t>
      </w:r>
      <w:r w:rsidR="00CF6141">
        <w:t xml:space="preserve"> </w:t>
      </w:r>
    </w:p>
    <w:p w14:paraId="445DF529" w14:textId="3C692BF5" w:rsidR="00CF6141" w:rsidRDefault="00CF6141" w:rsidP="005F1C72">
      <w:r>
        <w:t xml:space="preserve">An important part of the process is the role of user feedback, which can be added to the system either explicitly or implicitly (capturing user’s interaction with the system), through the </w:t>
      </w:r>
      <w:r w:rsidRPr="00CF6141">
        <w:rPr>
          <w:i/>
        </w:rPr>
        <w:t>Implicit and explicit user feedback capturing</w:t>
      </w:r>
      <w:r>
        <w:t xml:space="preserve"> module.</w:t>
      </w:r>
      <w:r w:rsidR="00AB1F8A">
        <w:t xml:space="preserve"> This user feedback will be used in several ways: i) to improve the existing analysis modules through the Incorporation of user feedback in deep learning representations; ii) to transfer knowledge to new officers (</w:t>
      </w:r>
      <w:r w:rsidR="00AB1F8A" w:rsidRPr="00AB1F8A">
        <w:rPr>
          <w:i/>
        </w:rPr>
        <w:t xml:space="preserve">Knowledge transfer to new </w:t>
      </w:r>
      <w:proofErr w:type="gramStart"/>
      <w:r w:rsidR="00AB1F8A" w:rsidRPr="00AB1F8A">
        <w:rPr>
          <w:i/>
        </w:rPr>
        <w:t>officers</w:t>
      </w:r>
      <w:proofErr w:type="gramEnd"/>
      <w:r w:rsidR="00AB1F8A">
        <w:t xml:space="preserve"> module)</w:t>
      </w:r>
      <w:r w:rsidR="00E95024">
        <w:t xml:space="preserve">. </w:t>
      </w:r>
    </w:p>
    <w:p w14:paraId="0E5AA74A" w14:textId="46D06ACB" w:rsidR="00B53E33" w:rsidRPr="00E4499D" w:rsidRDefault="00B53E33" w:rsidP="00DE089A"/>
    <w:p w14:paraId="449DCE54" w14:textId="0D7189B4" w:rsidR="00B53E33" w:rsidRPr="00E4499D" w:rsidRDefault="00F44195" w:rsidP="00DE089A">
      <w:commentRangeStart w:id="29"/>
      <w:r w:rsidRPr="00E4499D">
        <w:rPr>
          <w:noProof/>
          <w:lang w:eastAsia="en-US"/>
        </w:rPr>
        <w:lastRenderedPageBreak/>
        <w:drawing>
          <wp:inline distT="0" distB="0" distL="0" distR="0" wp14:anchorId="57BC8233" wp14:editId="32B7DD41">
            <wp:extent cx="6120130" cy="3626858"/>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626858"/>
                    </a:xfrm>
                    <a:prstGeom prst="rect">
                      <a:avLst/>
                    </a:prstGeom>
                    <a:noFill/>
                  </pic:spPr>
                </pic:pic>
              </a:graphicData>
            </a:graphic>
          </wp:inline>
        </w:drawing>
      </w:r>
      <w:commentRangeEnd w:id="29"/>
      <w:r w:rsidR="00350CA1">
        <w:rPr>
          <w:rStyle w:val="CommentReference"/>
          <w:rFonts w:ascii="Calibri" w:eastAsia="Calibri" w:hAnsi="Calibri" w:cs="Times New Roman"/>
          <w:lang w:val="it-IT" w:eastAsia="en-US"/>
        </w:rPr>
        <w:commentReference w:id="29"/>
      </w:r>
    </w:p>
    <w:p w14:paraId="4DBB39CE" w14:textId="22A583DB" w:rsidR="00B53E33" w:rsidRPr="00E4499D" w:rsidRDefault="00B53E33" w:rsidP="00DE089A"/>
    <w:p w14:paraId="42C0313D" w14:textId="77777777" w:rsidR="00B53E33" w:rsidRPr="00E4499D" w:rsidRDefault="00B53E33" w:rsidP="00DE089A"/>
    <w:p w14:paraId="38456F81" w14:textId="54CAE843" w:rsidR="00F16E46" w:rsidRPr="00E4499D" w:rsidRDefault="00F16E46" w:rsidP="00DE089A">
      <w:r w:rsidRPr="00E4499D">
        <w:rPr>
          <w:noProof/>
          <w:lang w:eastAsia="en-US"/>
        </w:rPr>
        <w:drawing>
          <wp:inline distT="0" distB="0" distL="0" distR="0" wp14:anchorId="011D9239" wp14:editId="3FF835F5">
            <wp:extent cx="5907888" cy="3769689"/>
            <wp:effectExtent l="0" t="0" r="0" b="254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6399" cy="3775119"/>
                    </a:xfrm>
                    <a:prstGeom prst="rect">
                      <a:avLst/>
                    </a:prstGeom>
                    <a:noFill/>
                  </pic:spPr>
                </pic:pic>
              </a:graphicData>
            </a:graphic>
          </wp:inline>
        </w:drawing>
      </w:r>
    </w:p>
    <w:p w14:paraId="7B7D7217" w14:textId="303AD870" w:rsidR="00F16E46" w:rsidRPr="00E4499D" w:rsidRDefault="00F16E46" w:rsidP="00DE089A"/>
    <w:p w14:paraId="7B8E531A" w14:textId="77777777" w:rsidR="00F16E46" w:rsidRPr="00E4499D" w:rsidRDefault="00F16E46" w:rsidP="00DE089A"/>
    <w:p w14:paraId="5C56C8B2" w14:textId="108EDD93" w:rsidR="00F16E46" w:rsidRPr="00E4499D" w:rsidRDefault="00F16E46" w:rsidP="00F16E46">
      <w:pPr>
        <w:pStyle w:val="Heading3"/>
      </w:pPr>
      <w:r w:rsidRPr="00E4499D">
        <w:lastRenderedPageBreak/>
        <w:t>Use Case 2</w:t>
      </w:r>
      <w:ins w:id="30" w:author="Peter Crommert" w:date="2019-01-21T00:35:00Z">
        <w:r w:rsidR="00350CA1">
          <w:t>: Weapons</w:t>
        </w:r>
      </w:ins>
    </w:p>
    <w:p w14:paraId="71AF5A97" w14:textId="241F4292" w:rsidR="008C5B2D" w:rsidRDefault="00735B1D" w:rsidP="00DE089A">
      <w:r w:rsidRPr="00E4499D">
        <w:t xml:space="preserve">In </w:t>
      </w:r>
      <w:r w:rsidRPr="00E4499D">
        <w:rPr>
          <w:highlight w:val="yellow"/>
        </w:rPr>
        <w:t>Figure X</w:t>
      </w:r>
      <w:r>
        <w:t xml:space="preserve"> and </w:t>
      </w:r>
      <w:r w:rsidRPr="00735B1D">
        <w:rPr>
          <w:highlight w:val="yellow"/>
        </w:rPr>
        <w:t>Figure X</w:t>
      </w:r>
      <w:r w:rsidRPr="00E4499D">
        <w:t>, the flow diagram of UC</w:t>
      </w:r>
      <w:r>
        <w:t>2</w:t>
      </w:r>
      <w:r w:rsidRPr="00E4499D">
        <w:t xml:space="preserve"> is depicted</w:t>
      </w:r>
      <w:r w:rsidR="008C5B2D">
        <w:t>, either with or without showing the “</w:t>
      </w:r>
      <w:r w:rsidR="008C5B2D" w:rsidRPr="008C5B2D">
        <w:rPr>
          <w:i/>
        </w:rPr>
        <w:t>Novel applications</w:t>
      </w:r>
      <w:r w:rsidR="008C5B2D">
        <w:t>” panel, respectively</w:t>
      </w:r>
      <w:r w:rsidRPr="00E4499D">
        <w:t xml:space="preserve">. </w:t>
      </w:r>
      <w:r w:rsidR="008C5B2D">
        <w:t xml:space="preserve">Apart from some slight differences (e.g. some modules may be more useful in UC1 than in UC2), UC2 workflow is similar to UC1, in terms of modules interaction. </w:t>
      </w:r>
    </w:p>
    <w:p w14:paraId="34294CCD" w14:textId="39C7BD30" w:rsidR="00D861DD" w:rsidRPr="00E4499D" w:rsidRDefault="00D861DD" w:rsidP="00D861DD">
      <w:r w:rsidRPr="00E4499D">
        <w:t>UC</w:t>
      </w:r>
      <w:r>
        <w:t>2</w:t>
      </w:r>
      <w:r w:rsidRPr="00E4499D">
        <w:t xml:space="preserve"> deals with </w:t>
      </w:r>
      <w:r>
        <w:t>weapons trafficking</w:t>
      </w:r>
      <w:r w:rsidRPr="00E4499D">
        <w:t>. According to the description in Section 2.</w:t>
      </w:r>
      <w:r w:rsidR="00C3071C">
        <w:t>3</w:t>
      </w:r>
      <w:r w:rsidRPr="00E4499D">
        <w:t xml:space="preserve"> of Deliverable D4.1, this case covers </w:t>
      </w:r>
      <w:r w:rsidR="00C3071C">
        <w:t xml:space="preserve">several scenarios related to cyberspace weapon trafficking and online arms/weapons commerce. </w:t>
      </w:r>
      <w:r w:rsidRPr="00E4499D">
        <w:t xml:space="preserve"> </w:t>
      </w:r>
    </w:p>
    <w:p w14:paraId="63C339C1" w14:textId="55F10E0C" w:rsidR="00C3071C" w:rsidRDefault="00D861DD" w:rsidP="00D861DD">
      <w:r>
        <w:t>T</w:t>
      </w:r>
      <w:r w:rsidRPr="00E4499D">
        <w:t>he objectives of police are focused on</w:t>
      </w:r>
      <w:r w:rsidR="00C3071C">
        <w:t xml:space="preserve"> </w:t>
      </w:r>
      <w:r w:rsidR="00C3071C" w:rsidRPr="00C3071C">
        <w:t>finding influencers and searching for political and other people related to weapon trafficking crimes.</w:t>
      </w:r>
      <w:r w:rsidR="00C3071C">
        <w:t xml:space="preserve"> </w:t>
      </w:r>
      <w:r w:rsidR="00C3071C" w:rsidRPr="00C3071C">
        <w:t>To address this, the investigators perform multi-modal (audio, video, text) analysis, in order to find weapon explanation speeches and online markets of Dark Web sites that sell weapons. In particular, the officers aim at identifying people or objects from images, finding similar images or textual information, and extracting correlations among them, in order to create a profile of a team or an individual that sells weapons and firearms.</w:t>
      </w:r>
      <w:r w:rsidR="00E548C6">
        <w:t xml:space="preserve"> Moreover, police aim to </w:t>
      </w:r>
      <w:r w:rsidR="00E548C6" w:rsidRPr="00E548C6">
        <w:t>detect similar content that is published on the Web, in order to spot similar sites that sell parts of weapons.</w:t>
      </w:r>
      <w:r w:rsidR="00E548C6">
        <w:t xml:space="preserve"> </w:t>
      </w:r>
      <w:r w:rsidR="00E548C6" w:rsidRPr="00E548C6">
        <w:t>In particular, the detection of parts of guns is needed. Additionally, detection of visual content that could be suspicious (e.g. a picture of a gun in a personal computer) could also be helpful. On the other hand, the detection of concealed objects would be helpful. Frauds, were mock-ups are presented as legal objects, need to be detected (e.g. bullets can be presented as shells).</w:t>
      </w:r>
    </w:p>
    <w:p w14:paraId="4B7544B2" w14:textId="77777777" w:rsidR="00C3071C" w:rsidRDefault="00C3071C" w:rsidP="00C3071C">
      <w:r>
        <w:t>The input to the system may include the following data:</w:t>
      </w:r>
    </w:p>
    <w:p w14:paraId="7D14E1BD" w14:textId="1B59CCA8" w:rsidR="00C3071C" w:rsidRPr="00795BB4" w:rsidRDefault="00795BB4" w:rsidP="00C3071C">
      <w:pPr>
        <w:pStyle w:val="ListParagraph"/>
        <w:numPr>
          <w:ilvl w:val="0"/>
          <w:numId w:val="24"/>
        </w:numPr>
      </w:pPr>
      <w:r w:rsidRPr="003014DF">
        <w:rPr>
          <w:rFonts w:cstheme="majorHAnsi"/>
        </w:rPr>
        <w:t>IP addresses of websites that advertis</w:t>
      </w:r>
      <w:r>
        <w:rPr>
          <w:rFonts w:cstheme="majorHAnsi"/>
        </w:rPr>
        <w:t>e</w:t>
      </w:r>
      <w:r w:rsidRPr="003014DF">
        <w:rPr>
          <w:rFonts w:cstheme="majorHAnsi"/>
        </w:rPr>
        <w:t xml:space="preserve"> weapon commerce via Dark Web</w:t>
      </w:r>
      <w:r w:rsidR="003D55FB">
        <w:rPr>
          <w:rFonts w:cstheme="majorHAnsi"/>
        </w:rPr>
        <w:t xml:space="preserve"> or </w:t>
      </w:r>
      <w:r w:rsidR="003D55FB" w:rsidRPr="003014DF">
        <w:rPr>
          <w:rFonts w:cstheme="majorHAnsi"/>
        </w:rPr>
        <w:t>site</w:t>
      </w:r>
      <w:r w:rsidR="003D55FB">
        <w:rPr>
          <w:rFonts w:cstheme="majorHAnsi"/>
        </w:rPr>
        <w:t>s</w:t>
      </w:r>
      <w:r w:rsidR="003D55FB" w:rsidRPr="003014DF">
        <w:rPr>
          <w:rFonts w:cstheme="majorHAnsi"/>
        </w:rPr>
        <w:t xml:space="preserve"> </w:t>
      </w:r>
      <w:r w:rsidR="003D55FB">
        <w:rPr>
          <w:rFonts w:cstheme="majorHAnsi"/>
        </w:rPr>
        <w:t>where the seller</w:t>
      </w:r>
      <w:r w:rsidR="003D55FB" w:rsidRPr="003014DF">
        <w:rPr>
          <w:rFonts w:cstheme="majorHAnsi"/>
        </w:rPr>
        <w:t xml:space="preserve"> sells the weapons and the ammunition</w:t>
      </w:r>
    </w:p>
    <w:p w14:paraId="7B3FAA05" w14:textId="5D03D9AC" w:rsidR="00795BB4" w:rsidRPr="00795BB4" w:rsidRDefault="00795BB4" w:rsidP="00C3071C">
      <w:pPr>
        <w:pStyle w:val="ListParagraph"/>
        <w:numPr>
          <w:ilvl w:val="0"/>
          <w:numId w:val="24"/>
        </w:numPr>
      </w:pPr>
      <w:r w:rsidRPr="003014DF">
        <w:rPr>
          <w:rFonts w:cstheme="majorHAnsi"/>
        </w:rPr>
        <w:t>Social media profiles of the users, which post content (textual, audio, video) in order to explain the functionality of the weapons/firearms</w:t>
      </w:r>
    </w:p>
    <w:p w14:paraId="77C292EB" w14:textId="40C182BC" w:rsidR="00795BB4" w:rsidRPr="00795BB4" w:rsidRDefault="00795BB4" w:rsidP="00C3071C">
      <w:pPr>
        <w:pStyle w:val="ListParagraph"/>
        <w:numPr>
          <w:ilvl w:val="0"/>
          <w:numId w:val="24"/>
        </w:numPr>
      </w:pPr>
      <w:r w:rsidRPr="003014DF">
        <w:rPr>
          <w:rFonts w:cstheme="majorHAnsi"/>
        </w:rPr>
        <w:t>List of URLs that sell weapons and firearms on Dark Web that have been revealed from a detailed analysis of the offenders’ computers (already solved investigations)</w:t>
      </w:r>
    </w:p>
    <w:p w14:paraId="5AC14860" w14:textId="25E863A9" w:rsidR="00795BB4" w:rsidRPr="00795BB4" w:rsidRDefault="00795BB4" w:rsidP="00C3071C">
      <w:pPr>
        <w:pStyle w:val="ListParagraph"/>
        <w:numPr>
          <w:ilvl w:val="0"/>
          <w:numId w:val="24"/>
        </w:numPr>
      </w:pPr>
      <w:r w:rsidRPr="003014DF">
        <w:rPr>
          <w:rFonts w:cstheme="majorHAnsi"/>
        </w:rPr>
        <w:t xml:space="preserve">Images and phrases that </w:t>
      </w:r>
      <w:r>
        <w:rPr>
          <w:rFonts w:cstheme="majorHAnsi"/>
        </w:rPr>
        <w:t xml:space="preserve">are </w:t>
      </w:r>
      <w:r w:rsidRPr="003014DF">
        <w:rPr>
          <w:rFonts w:cstheme="majorHAnsi"/>
        </w:rPr>
        <w:t>depicted on advertisements of weapons and firearms</w:t>
      </w:r>
    </w:p>
    <w:p w14:paraId="5F44031D" w14:textId="6182EB16" w:rsidR="00795BB4" w:rsidRPr="003D55FB" w:rsidRDefault="003D55FB" w:rsidP="00C3071C">
      <w:pPr>
        <w:pStyle w:val="ListParagraph"/>
        <w:numPr>
          <w:ilvl w:val="0"/>
          <w:numId w:val="24"/>
        </w:numPr>
      </w:pPr>
      <w:r w:rsidRPr="003014DF">
        <w:rPr>
          <w:rFonts w:cstheme="majorHAnsi"/>
        </w:rPr>
        <w:t xml:space="preserve">Pictures of real weapons and ammunition that have been found </w:t>
      </w:r>
      <w:r>
        <w:rPr>
          <w:rFonts w:cstheme="majorHAnsi"/>
        </w:rPr>
        <w:t>i</w:t>
      </w:r>
      <w:r w:rsidRPr="003014DF">
        <w:rPr>
          <w:rFonts w:cstheme="majorHAnsi"/>
        </w:rPr>
        <w:t>n suspect’s computer</w:t>
      </w:r>
    </w:p>
    <w:p w14:paraId="76818ABF" w14:textId="62B4C6D5" w:rsidR="003D55FB" w:rsidRPr="003D55FB" w:rsidRDefault="003D55FB" w:rsidP="00C3071C">
      <w:pPr>
        <w:pStyle w:val="ListParagraph"/>
        <w:numPr>
          <w:ilvl w:val="0"/>
          <w:numId w:val="24"/>
        </w:numPr>
      </w:pPr>
      <w:r w:rsidRPr="003014DF">
        <w:rPr>
          <w:rFonts w:cstheme="majorHAnsi"/>
        </w:rPr>
        <w:t xml:space="preserve">Documents that have been forged </w:t>
      </w:r>
      <w:r>
        <w:rPr>
          <w:rFonts w:cstheme="majorHAnsi"/>
        </w:rPr>
        <w:t>i</w:t>
      </w:r>
      <w:r w:rsidRPr="003014DF">
        <w:rPr>
          <w:rFonts w:cstheme="majorHAnsi"/>
        </w:rPr>
        <w:t>n the buyer’s house</w:t>
      </w:r>
    </w:p>
    <w:p w14:paraId="4D945949" w14:textId="2CF6638D" w:rsidR="003D55FB" w:rsidRPr="003D55FB" w:rsidRDefault="003D55FB" w:rsidP="00C3071C">
      <w:pPr>
        <w:pStyle w:val="ListParagraph"/>
        <w:numPr>
          <w:ilvl w:val="0"/>
          <w:numId w:val="24"/>
        </w:numPr>
      </w:pPr>
      <w:r>
        <w:rPr>
          <w:rFonts w:cstheme="majorHAnsi"/>
        </w:rPr>
        <w:t>S</w:t>
      </w:r>
      <w:r w:rsidRPr="003014DF">
        <w:rPr>
          <w:rFonts w:cstheme="majorHAnsi"/>
        </w:rPr>
        <w:t>ocial media profile</w:t>
      </w:r>
      <w:r>
        <w:rPr>
          <w:rFonts w:cstheme="majorHAnsi"/>
        </w:rPr>
        <w:t>s</w:t>
      </w:r>
      <w:r w:rsidRPr="003014DF">
        <w:rPr>
          <w:rFonts w:cstheme="majorHAnsi"/>
        </w:rPr>
        <w:t xml:space="preserve"> of a person</w:t>
      </w:r>
      <w:r>
        <w:rPr>
          <w:rFonts w:cstheme="majorHAnsi"/>
        </w:rPr>
        <w:t>s</w:t>
      </w:r>
      <w:r w:rsidRPr="003014DF">
        <w:rPr>
          <w:rFonts w:cstheme="majorHAnsi"/>
        </w:rPr>
        <w:t xml:space="preserve"> posing with a gun</w:t>
      </w:r>
    </w:p>
    <w:p w14:paraId="0355EB2C" w14:textId="1FBAA343" w:rsidR="003D55FB" w:rsidRDefault="003D55FB" w:rsidP="00C3071C">
      <w:pPr>
        <w:pStyle w:val="ListParagraph"/>
        <w:numPr>
          <w:ilvl w:val="0"/>
          <w:numId w:val="24"/>
        </w:numPr>
      </w:pPr>
      <w:r w:rsidRPr="003014DF">
        <w:rPr>
          <w:rFonts w:cstheme="majorHAnsi"/>
        </w:rPr>
        <w:t>The list of the addresses that the different parts of the weapon have been delivered.</w:t>
      </w:r>
    </w:p>
    <w:p w14:paraId="3B865062" w14:textId="177F8EDC" w:rsidR="00E548C6" w:rsidRDefault="0073671A" w:rsidP="00DE089A">
      <w:r>
        <w:t xml:space="preserve">The above input is acquired in ANITA system in a similar way as in UC1. The </w:t>
      </w:r>
      <w:r w:rsidRPr="0073671A">
        <w:rPr>
          <w:i/>
        </w:rPr>
        <w:t>Image analysis</w:t>
      </w:r>
      <w:r>
        <w:t xml:space="preserve"> module will be responsible for automatically detecting </w:t>
      </w:r>
      <w:r w:rsidRPr="00C3071C">
        <w:t>potentially useful information, such as objects (weapons, firearms), concepts and events (e.g. showing how to use a weapon etc.)</w:t>
      </w:r>
      <w:r>
        <w:t xml:space="preserve">, detection of </w:t>
      </w:r>
      <w:r w:rsidRPr="00C3071C">
        <w:t>weapon advertising</w:t>
      </w:r>
      <w:r>
        <w:t xml:space="preserve"> or even detect people in photos posing with a gun in order to further search for the user profile. </w:t>
      </w:r>
      <w:r w:rsidR="00C3071C" w:rsidRPr="00C3071C">
        <w:t>Additionally, the management of huge amounts of textual information is critical.</w:t>
      </w:r>
      <w:r>
        <w:t xml:space="preserve"> </w:t>
      </w:r>
      <w:r w:rsidRPr="0073671A">
        <w:rPr>
          <w:i/>
        </w:rPr>
        <w:t>Multilingual automatic translation</w:t>
      </w:r>
      <w:r>
        <w:t xml:space="preserve"> and </w:t>
      </w:r>
      <w:r>
        <w:rPr>
          <w:i/>
        </w:rPr>
        <w:t>M</w:t>
      </w:r>
      <w:r w:rsidRPr="0073671A">
        <w:rPr>
          <w:i/>
        </w:rPr>
        <w:t>ultilingual text analysis</w:t>
      </w:r>
      <w:r>
        <w:t xml:space="preserve"> will be used for</w:t>
      </w:r>
      <w:r w:rsidR="00C3071C" w:rsidRPr="00C3071C">
        <w:t xml:space="preserve"> </w:t>
      </w:r>
      <w:r>
        <w:t xml:space="preserve">searching </w:t>
      </w:r>
      <w:r w:rsidRPr="00C3071C">
        <w:t>for phrases that are used among the sellers and buyers, and mining private messages are shared on the Dark Web</w:t>
      </w:r>
      <w:r>
        <w:t xml:space="preserve">, </w:t>
      </w:r>
      <w:r w:rsidRPr="00C3071C">
        <w:t>translation</w:t>
      </w:r>
      <w:r>
        <w:t xml:space="preserve"> into several languages (that can be used for communication). Moreover, </w:t>
      </w:r>
      <w:r w:rsidRPr="0073671A">
        <w:rPr>
          <w:i/>
        </w:rPr>
        <w:t>Multilingual speech to text</w:t>
      </w:r>
      <w:r w:rsidRPr="00E548C6">
        <w:t xml:space="preserve"> functionalit</w:t>
      </w:r>
      <w:r>
        <w:t>y</w:t>
      </w:r>
      <w:r w:rsidRPr="00E548C6">
        <w:t>, in order to make available the analysis of audio data from speech and then transcription to text supporting multiple languages, is often needed.</w:t>
      </w:r>
      <w:r>
        <w:t xml:space="preserve"> </w:t>
      </w:r>
      <w:r w:rsidR="00E548C6" w:rsidRPr="00E548C6">
        <w:t xml:space="preserve">Finally, the police aim to find the location of the photos that are uploaded on the Web. To this end, a combination of </w:t>
      </w:r>
      <w:r w:rsidRPr="0073671A">
        <w:rPr>
          <w:i/>
        </w:rPr>
        <w:t>K</w:t>
      </w:r>
      <w:r w:rsidR="00E548C6" w:rsidRPr="0073671A">
        <w:rPr>
          <w:i/>
        </w:rPr>
        <w:t>nowledge modelling</w:t>
      </w:r>
      <w:r w:rsidR="00E548C6" w:rsidRPr="00E548C6">
        <w:t xml:space="preserve"> and </w:t>
      </w:r>
      <w:r w:rsidRPr="0073671A">
        <w:rPr>
          <w:i/>
        </w:rPr>
        <w:t>I</w:t>
      </w:r>
      <w:r w:rsidR="00E548C6" w:rsidRPr="0073671A">
        <w:rPr>
          <w:i/>
        </w:rPr>
        <w:t xml:space="preserve">mage </w:t>
      </w:r>
      <w:r w:rsidRPr="0073671A">
        <w:rPr>
          <w:i/>
        </w:rPr>
        <w:t>analysis</w:t>
      </w:r>
      <w:r>
        <w:t xml:space="preserve"> modules</w:t>
      </w:r>
      <w:r w:rsidR="00E548C6" w:rsidRPr="00E548C6">
        <w:t xml:space="preserve"> could be applied, in order to recognize the exact places where a picture is captured. Therefore, </w:t>
      </w:r>
      <w:r w:rsidR="00416287" w:rsidRPr="00416287">
        <w:rPr>
          <w:i/>
        </w:rPr>
        <w:t>I</w:t>
      </w:r>
      <w:r w:rsidR="00E548C6" w:rsidRPr="00416287">
        <w:rPr>
          <w:i/>
        </w:rPr>
        <w:t>mage analysis</w:t>
      </w:r>
      <w:r w:rsidR="00E548C6" w:rsidRPr="00E548C6">
        <w:t xml:space="preserve"> could help by focusing on elements that lie in the background.</w:t>
      </w:r>
    </w:p>
    <w:p w14:paraId="7A95384D" w14:textId="43BBAE2B" w:rsidR="00E548C6" w:rsidRDefault="00416287" w:rsidP="00DE089A">
      <w:r>
        <w:t xml:space="preserve">The rest of functionalities related to knowledge modelling and browsing, </w:t>
      </w:r>
      <w:r w:rsidR="005B05E7">
        <w:t xml:space="preserve">and user feedback are similar to UC1 and have been described in the previous subsection. </w:t>
      </w:r>
    </w:p>
    <w:p w14:paraId="5645B3C8" w14:textId="61CF8E38" w:rsidR="00F94407" w:rsidRPr="00E4499D" w:rsidRDefault="008C5B2D" w:rsidP="00DE089A">
      <w:r w:rsidRPr="00E4499D">
        <w:rPr>
          <w:noProof/>
          <w:lang w:eastAsia="en-US"/>
        </w:rPr>
        <w:lastRenderedPageBreak/>
        <w:drawing>
          <wp:inline distT="0" distB="0" distL="0" distR="0" wp14:anchorId="728FE171" wp14:editId="14C8A9DC">
            <wp:extent cx="5768340" cy="3283426"/>
            <wp:effectExtent l="0" t="0" r="381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4742" cy="3292762"/>
                    </a:xfrm>
                    <a:prstGeom prst="rect">
                      <a:avLst/>
                    </a:prstGeom>
                    <a:noFill/>
                  </pic:spPr>
                </pic:pic>
              </a:graphicData>
            </a:graphic>
          </wp:inline>
        </w:drawing>
      </w:r>
    </w:p>
    <w:p w14:paraId="2D96B11A" w14:textId="0914FC2E" w:rsidR="004604C5" w:rsidRPr="00E4499D" w:rsidRDefault="004604C5" w:rsidP="00DE089A"/>
    <w:p w14:paraId="051B1A00" w14:textId="5EC7D630" w:rsidR="004604C5" w:rsidRPr="00E4499D" w:rsidRDefault="004604C5" w:rsidP="00DE089A">
      <w:r w:rsidRPr="00E4499D">
        <w:rPr>
          <w:noProof/>
          <w:lang w:eastAsia="en-US"/>
        </w:rPr>
        <w:drawing>
          <wp:inline distT="0" distB="0" distL="0" distR="0" wp14:anchorId="46613503" wp14:editId="2C41194F">
            <wp:extent cx="5632939" cy="3568904"/>
            <wp:effectExtent l="0" t="0" r="635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5913" cy="3577124"/>
                    </a:xfrm>
                    <a:prstGeom prst="rect">
                      <a:avLst/>
                    </a:prstGeom>
                    <a:noFill/>
                  </pic:spPr>
                </pic:pic>
              </a:graphicData>
            </a:graphic>
          </wp:inline>
        </w:drawing>
      </w:r>
    </w:p>
    <w:p w14:paraId="3C43256F" w14:textId="132A88D2" w:rsidR="004604C5" w:rsidRPr="00E4499D" w:rsidRDefault="004604C5" w:rsidP="00DE089A"/>
    <w:p w14:paraId="4F9C9F92" w14:textId="2FDE05EB" w:rsidR="004604C5" w:rsidRPr="00E4499D" w:rsidRDefault="004604C5" w:rsidP="00DE089A"/>
    <w:p w14:paraId="55370444" w14:textId="77777777" w:rsidR="00F16E46" w:rsidRPr="00E4499D" w:rsidRDefault="00F16E46" w:rsidP="00F16E46"/>
    <w:p w14:paraId="3AAB8D3B" w14:textId="11859995" w:rsidR="00F16E46" w:rsidRPr="00E4499D" w:rsidRDefault="00F16E46" w:rsidP="00F16E46">
      <w:pPr>
        <w:pStyle w:val="Heading3"/>
      </w:pPr>
      <w:r w:rsidRPr="00E4499D">
        <w:lastRenderedPageBreak/>
        <w:t>Use Case 3</w:t>
      </w:r>
    </w:p>
    <w:p w14:paraId="7395CF1A" w14:textId="77777777" w:rsidR="00F16E46" w:rsidRPr="00E4499D" w:rsidRDefault="00F16E46" w:rsidP="00DE089A"/>
    <w:p w14:paraId="6616CC21" w14:textId="77777777" w:rsidR="004604C5" w:rsidRPr="00E4499D" w:rsidRDefault="004604C5" w:rsidP="00DE089A"/>
    <w:p w14:paraId="600F4DE6" w14:textId="77777777" w:rsidR="00F94407" w:rsidRPr="00E4499D" w:rsidRDefault="00F94407" w:rsidP="00DE089A"/>
    <w:p w14:paraId="16E2FD12" w14:textId="2A20F7E6" w:rsidR="003F79B4" w:rsidRPr="00E4499D" w:rsidRDefault="003F79B4" w:rsidP="003F79B4">
      <w:pPr>
        <w:pStyle w:val="Heading2"/>
      </w:pPr>
      <w:bookmarkStart w:id="31" w:name="_Toc532247259"/>
      <w:r w:rsidRPr="00E4499D">
        <w:t>User requirements mapping</w:t>
      </w:r>
      <w:bookmarkEnd w:id="31"/>
      <w:r w:rsidRPr="00E4499D">
        <w:t xml:space="preserve"> </w:t>
      </w:r>
    </w:p>
    <w:p w14:paraId="1D135FBA" w14:textId="77777777" w:rsidR="003F79B4" w:rsidRPr="00E4499D" w:rsidRDefault="003F79B4" w:rsidP="003F79B4">
      <w:pPr>
        <w:spacing w:after="0"/>
      </w:pPr>
    </w:p>
    <w:p w14:paraId="1C526CDD" w14:textId="2894FDC8" w:rsidR="003F79B4" w:rsidRPr="00E4499D" w:rsidRDefault="003F79B4" w:rsidP="00586820">
      <w:r w:rsidRPr="00B468E2">
        <w:t xml:space="preserve">In </w:t>
      </w:r>
      <w:r w:rsidRPr="00B468E2">
        <w:rPr>
          <w:highlight w:val="yellow"/>
        </w:rPr>
        <w:t>Table X</w:t>
      </w:r>
      <w:r w:rsidRPr="00B468E2">
        <w:t xml:space="preserve"> below, we present the linkage between each of the </w:t>
      </w:r>
      <w:r w:rsidR="00B468E2">
        <w:t>three U</w:t>
      </w:r>
      <w:r w:rsidRPr="00B468E2">
        <w:t xml:space="preserve">se </w:t>
      </w:r>
      <w:r w:rsidR="00B468E2">
        <w:t>C</w:t>
      </w:r>
      <w:r w:rsidRPr="00B468E2">
        <w:t>ase</w:t>
      </w:r>
      <w:r w:rsidR="00B468E2">
        <w:t>s</w:t>
      </w:r>
      <w:r w:rsidRPr="00B468E2">
        <w:t xml:space="preserve"> </w:t>
      </w:r>
      <w:r w:rsidR="00B468E2">
        <w:t>described above</w:t>
      </w:r>
      <w:r w:rsidRPr="00B468E2">
        <w:t xml:space="preserve"> and the low-level functional requirements</w:t>
      </w:r>
      <w:r w:rsidR="00B468E2">
        <w:t xml:space="preserve"> (</w:t>
      </w:r>
      <w:r w:rsidR="00B468E2" w:rsidRPr="00B468E2">
        <w:rPr>
          <w:highlight w:val="yellow"/>
        </w:rPr>
        <w:t>Section 3</w:t>
      </w:r>
      <w:r w:rsidR="00B468E2">
        <w:t>)</w:t>
      </w:r>
      <w:r w:rsidRPr="00B468E2">
        <w:t>.</w:t>
      </w:r>
      <w:r w:rsidR="00B468E2">
        <w:t xml:space="preserve"> </w:t>
      </w:r>
      <w:r w:rsidR="00793BAE">
        <w:t xml:space="preserve">With ‘Y’, we indicate that the </w:t>
      </w:r>
      <w:r w:rsidR="00A17219">
        <w:t>specific functional requirement is leveraged by the Use Case</w:t>
      </w:r>
      <w:r w:rsidR="00016F7F">
        <w:t xml:space="preserve">. </w:t>
      </w:r>
    </w:p>
    <w:tbl>
      <w:tblPr>
        <w:tblStyle w:val="3-11"/>
        <w:tblW w:w="10060" w:type="dxa"/>
        <w:jc w:val="center"/>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122"/>
        <w:gridCol w:w="4536"/>
        <w:gridCol w:w="709"/>
        <w:gridCol w:w="708"/>
        <w:gridCol w:w="708"/>
        <w:gridCol w:w="708"/>
        <w:gridCol w:w="569"/>
      </w:tblGrid>
      <w:tr w:rsidR="0061165B" w:rsidRPr="001F3C74" w14:paraId="1880DC20" w14:textId="60F886D7" w:rsidTr="00B83458">
        <w:trPr>
          <w:cnfStyle w:val="100000000000" w:firstRow="1" w:lastRow="0" w:firstColumn="0" w:lastColumn="0" w:oddVBand="0" w:evenVBand="0" w:oddHBand="0" w:evenHBand="0" w:firstRowFirstColumn="0" w:firstRowLastColumn="0" w:lastRowFirstColumn="0" w:lastRowLastColumn="0"/>
          <w:trHeight w:val="469"/>
          <w:jc w:val="center"/>
        </w:trPr>
        <w:tc>
          <w:tcPr>
            <w:cnfStyle w:val="001000000100" w:firstRow="0" w:lastRow="0" w:firstColumn="1" w:lastColumn="0" w:oddVBand="0" w:evenVBand="0" w:oddHBand="0" w:evenHBand="0" w:firstRowFirstColumn="1" w:firstRowLastColumn="0" w:lastRowFirstColumn="0" w:lastRowLastColumn="0"/>
            <w:tcW w:w="2122" w:type="dxa"/>
            <w:tcBorders>
              <w:bottom w:val="single" w:sz="4" w:space="0" w:color="4F81BD" w:themeColor="accent1"/>
            </w:tcBorders>
            <w:tcMar>
              <w:left w:w="29" w:type="dxa"/>
              <w:right w:w="29" w:type="dxa"/>
            </w:tcMar>
            <w:vAlign w:val="center"/>
          </w:tcPr>
          <w:p w14:paraId="395685A2" w14:textId="5ED18929" w:rsidR="0061165B" w:rsidRPr="00016F7F" w:rsidRDefault="0061165B" w:rsidP="00016F7F">
            <w:pPr>
              <w:spacing w:after="0"/>
              <w:jc w:val="center"/>
              <w:rPr>
                <w:rFonts w:cstheme="majorHAnsi"/>
              </w:rPr>
            </w:pPr>
            <w:r>
              <w:rPr>
                <w:rFonts w:cstheme="majorHAnsi"/>
              </w:rPr>
              <w:t>Module</w:t>
            </w:r>
          </w:p>
        </w:tc>
        <w:tc>
          <w:tcPr>
            <w:cnfStyle w:val="000010000000" w:firstRow="0" w:lastRow="0" w:firstColumn="0" w:lastColumn="0" w:oddVBand="1" w:evenVBand="0" w:oddHBand="0" w:evenHBand="0" w:firstRowFirstColumn="0" w:firstRowLastColumn="0" w:lastRowFirstColumn="0" w:lastRowLastColumn="0"/>
            <w:tcW w:w="4536" w:type="dxa"/>
            <w:tcBorders>
              <w:bottom w:val="single" w:sz="4" w:space="0" w:color="4F81BD" w:themeColor="accent1"/>
            </w:tcBorders>
            <w:tcMar>
              <w:left w:w="29" w:type="dxa"/>
              <w:right w:w="29" w:type="dxa"/>
            </w:tcMar>
            <w:vAlign w:val="center"/>
          </w:tcPr>
          <w:p w14:paraId="47516447" w14:textId="69E9B7DC" w:rsidR="0061165B" w:rsidRPr="00016F7F" w:rsidRDefault="0061165B" w:rsidP="00016F7F">
            <w:pPr>
              <w:spacing w:after="0"/>
              <w:jc w:val="center"/>
              <w:rPr>
                <w:rFonts w:eastAsia="Times New Roman" w:cstheme="majorHAnsi"/>
                <w:bCs w:val="0"/>
              </w:rPr>
            </w:pPr>
            <w:r w:rsidRPr="00016F7F">
              <w:t>Functional Requirement</w:t>
            </w:r>
          </w:p>
        </w:tc>
        <w:tc>
          <w:tcPr>
            <w:tcW w:w="709" w:type="dxa"/>
            <w:tcBorders>
              <w:bottom w:val="single" w:sz="4" w:space="0" w:color="4F81BD" w:themeColor="accent1"/>
            </w:tcBorders>
            <w:vAlign w:val="center"/>
          </w:tcPr>
          <w:p w14:paraId="297E45E1" w14:textId="748E3E45" w:rsidR="0061165B" w:rsidRPr="00016F7F" w:rsidRDefault="0061165B" w:rsidP="00016F7F">
            <w:pPr>
              <w:spacing w:after="0"/>
              <w:jc w:val="center"/>
              <w:cnfStyle w:val="100000000000" w:firstRow="1" w:lastRow="0" w:firstColumn="0" w:lastColumn="0" w:oddVBand="0" w:evenVBand="0" w:oddHBand="0" w:evenHBand="0" w:firstRowFirstColumn="0" w:firstRowLastColumn="0" w:lastRowFirstColumn="0" w:lastRowLastColumn="0"/>
            </w:pPr>
            <w:r w:rsidRPr="00016F7F">
              <w:t>UC1</w:t>
            </w:r>
            <w:r>
              <w:t xml:space="preserve"> SC1</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4F81BD" w:themeColor="accent1"/>
            </w:tcBorders>
          </w:tcPr>
          <w:p w14:paraId="4B54E6A2" w14:textId="41ED5EFC" w:rsidR="0061165B" w:rsidRPr="00016F7F" w:rsidRDefault="004A0F5B" w:rsidP="00016F7F">
            <w:pPr>
              <w:spacing w:after="0"/>
              <w:jc w:val="center"/>
            </w:pPr>
            <w:r w:rsidRPr="00016F7F">
              <w:t>UC2</w:t>
            </w:r>
            <w:r>
              <w:t xml:space="preserve"> SC1</w:t>
            </w:r>
          </w:p>
        </w:tc>
        <w:tc>
          <w:tcPr>
            <w:tcW w:w="708" w:type="dxa"/>
            <w:tcBorders>
              <w:bottom w:val="single" w:sz="4" w:space="0" w:color="4F81BD" w:themeColor="accent1"/>
            </w:tcBorders>
          </w:tcPr>
          <w:p w14:paraId="3D35A999" w14:textId="623A2528" w:rsidR="0061165B" w:rsidRPr="00016F7F" w:rsidRDefault="004A0F5B" w:rsidP="00016F7F">
            <w:pPr>
              <w:spacing w:after="0"/>
              <w:jc w:val="center"/>
              <w:cnfStyle w:val="100000000000" w:firstRow="1" w:lastRow="0" w:firstColumn="0" w:lastColumn="0" w:oddVBand="0" w:evenVBand="0" w:oddHBand="0" w:evenHBand="0" w:firstRowFirstColumn="0" w:firstRowLastColumn="0" w:lastRowFirstColumn="0" w:lastRowLastColumn="0"/>
            </w:pPr>
            <w:r w:rsidRPr="00016F7F">
              <w:t>UC2</w:t>
            </w:r>
            <w:r>
              <w:t xml:space="preserve"> SC2</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4F81BD" w:themeColor="accent1"/>
            </w:tcBorders>
            <w:vAlign w:val="center"/>
          </w:tcPr>
          <w:p w14:paraId="3E4E27FA" w14:textId="44E32637" w:rsidR="0061165B" w:rsidRPr="00016F7F" w:rsidRDefault="0061165B" w:rsidP="00016F7F">
            <w:pPr>
              <w:spacing w:after="0"/>
              <w:jc w:val="center"/>
            </w:pPr>
            <w:r w:rsidRPr="00016F7F">
              <w:t>UC</w:t>
            </w:r>
            <w:r w:rsidR="004A0F5B">
              <w:t>3 SC1</w:t>
            </w:r>
          </w:p>
        </w:tc>
        <w:tc>
          <w:tcPr>
            <w:tcW w:w="569" w:type="dxa"/>
            <w:tcBorders>
              <w:bottom w:val="single" w:sz="4" w:space="0" w:color="4F81BD" w:themeColor="accent1"/>
            </w:tcBorders>
            <w:vAlign w:val="center"/>
          </w:tcPr>
          <w:p w14:paraId="3959CF61" w14:textId="2D40EFA2" w:rsidR="0061165B" w:rsidRPr="00016F7F" w:rsidRDefault="0061165B" w:rsidP="004A0F5B">
            <w:pPr>
              <w:spacing w:after="0"/>
              <w:ind w:right="-113"/>
              <w:jc w:val="center"/>
              <w:cnfStyle w:val="100000000000" w:firstRow="1" w:lastRow="0" w:firstColumn="0" w:lastColumn="0" w:oddVBand="0" w:evenVBand="0" w:oddHBand="0" w:evenHBand="0" w:firstRowFirstColumn="0" w:firstRowLastColumn="0" w:lastRowFirstColumn="0" w:lastRowLastColumn="0"/>
            </w:pPr>
            <w:r w:rsidRPr="00016F7F">
              <w:t>UC3</w:t>
            </w:r>
            <w:r w:rsidR="004A0F5B">
              <w:t xml:space="preserve"> SC2</w:t>
            </w:r>
          </w:p>
        </w:tc>
      </w:tr>
      <w:tr w:rsidR="00D164C9" w:rsidRPr="001F3C74" w14:paraId="29558DA5" w14:textId="77777777" w:rsidTr="00B83458">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0060" w:type="dxa"/>
            <w:gridSpan w:val="7"/>
            <w:tcBorders>
              <w:right w:val="single" w:sz="4" w:space="0" w:color="auto"/>
            </w:tcBorders>
            <w:shd w:val="clear" w:color="auto" w:fill="D9D9D9" w:themeFill="background1" w:themeFillShade="D9"/>
            <w:tcMar>
              <w:left w:w="29" w:type="dxa"/>
              <w:right w:w="29" w:type="dxa"/>
            </w:tcMar>
            <w:vAlign w:val="center"/>
          </w:tcPr>
          <w:p w14:paraId="19B75571" w14:textId="7D7AAF74" w:rsidR="00D164C9" w:rsidRPr="00016F7F" w:rsidRDefault="00D164C9" w:rsidP="0076303E">
            <w:pPr>
              <w:spacing w:after="0"/>
              <w:jc w:val="center"/>
            </w:pPr>
            <w:r w:rsidRPr="00D164C9">
              <w:t>Data sources and stream analysis</w:t>
            </w:r>
          </w:p>
        </w:tc>
      </w:tr>
      <w:tr w:rsidR="0061165B" w:rsidRPr="001F3C74" w14:paraId="3338E6BE" w14:textId="46C19519" w:rsidTr="0076303E">
        <w:trPr>
          <w:trHeight w:val="469"/>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09C5375C" w14:textId="13FE2AFA" w:rsidR="0061165B" w:rsidRPr="00016F7F" w:rsidRDefault="0061165B" w:rsidP="00362364">
            <w:pPr>
              <w:spacing w:after="0"/>
              <w:jc w:val="left"/>
              <w:rPr>
                <w:rFonts w:cstheme="majorHAnsi"/>
              </w:rPr>
            </w:pPr>
            <w:r w:rsidRPr="0061165B">
              <w:rPr>
                <w:rFonts w:cstheme="majorHAnsi"/>
              </w:rPr>
              <w:t>Machine Learning Risk Assessment module</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DE988FB" w14:textId="59480F45" w:rsidR="0061165B" w:rsidRPr="00016F7F" w:rsidRDefault="0076303E" w:rsidP="00362364">
            <w:pPr>
              <w:spacing w:after="0"/>
              <w:jc w:val="left"/>
              <w:rPr>
                <w:rFonts w:eastAsia="Times New Roman" w:cstheme="majorHAnsi"/>
                <w:bCs/>
              </w:rPr>
            </w:pPr>
            <w:r>
              <w:rPr>
                <w:rFonts w:eastAsia="Times New Roman" w:cstheme="majorHAnsi"/>
                <w:bCs/>
              </w:rPr>
              <w:t>P</w:t>
            </w:r>
            <w:r w:rsidR="0061165B" w:rsidRPr="0061165B">
              <w:rPr>
                <w:rFonts w:eastAsia="Times New Roman" w:cstheme="majorHAnsi"/>
                <w:bCs/>
              </w:rPr>
              <w:t>redict risks and vulnerabilities</w:t>
            </w:r>
          </w:p>
        </w:tc>
        <w:tc>
          <w:tcPr>
            <w:tcW w:w="709" w:type="dxa"/>
            <w:vAlign w:val="center"/>
          </w:tcPr>
          <w:p w14:paraId="1ABDEBC6" w14:textId="7DA6F9B6" w:rsidR="0061165B" w:rsidRPr="00016F7F" w:rsidRDefault="0076303E" w:rsidP="0076303E">
            <w:pPr>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64AFFF2" w14:textId="09C6C0F1" w:rsidR="0061165B" w:rsidRPr="00016F7F" w:rsidRDefault="0076303E" w:rsidP="0076303E">
            <w:pPr>
              <w:spacing w:after="0"/>
              <w:jc w:val="center"/>
            </w:pPr>
            <w:r>
              <w:t>Y</w:t>
            </w:r>
          </w:p>
        </w:tc>
        <w:tc>
          <w:tcPr>
            <w:tcW w:w="708" w:type="dxa"/>
            <w:vAlign w:val="center"/>
          </w:tcPr>
          <w:p w14:paraId="07C13D1D" w14:textId="4ED9A1DA" w:rsidR="0061165B" w:rsidRPr="00016F7F" w:rsidRDefault="00671117" w:rsidP="0076303E">
            <w:pPr>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EA70F14" w14:textId="4EB819C3" w:rsidR="0061165B" w:rsidRPr="00016F7F" w:rsidRDefault="0061165B" w:rsidP="0076303E">
            <w:pPr>
              <w:spacing w:after="0"/>
              <w:jc w:val="center"/>
            </w:pPr>
          </w:p>
        </w:tc>
        <w:tc>
          <w:tcPr>
            <w:tcW w:w="569" w:type="dxa"/>
            <w:vAlign w:val="center"/>
          </w:tcPr>
          <w:p w14:paraId="0B81AF49" w14:textId="77777777" w:rsidR="0061165B" w:rsidRPr="00016F7F" w:rsidRDefault="0061165B" w:rsidP="0076303E">
            <w:pPr>
              <w:spacing w:after="0"/>
              <w:jc w:val="center"/>
              <w:cnfStyle w:val="000000000000" w:firstRow="0" w:lastRow="0" w:firstColumn="0" w:lastColumn="0" w:oddVBand="0" w:evenVBand="0" w:oddHBand="0" w:evenHBand="0" w:firstRowFirstColumn="0" w:firstRowLastColumn="0" w:lastRowFirstColumn="0" w:lastRowLastColumn="0"/>
            </w:pPr>
          </w:p>
        </w:tc>
      </w:tr>
      <w:tr w:rsidR="00671117" w:rsidRPr="001F3C74" w14:paraId="0EB95F63" w14:textId="092E36C6" w:rsidTr="0076303E">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28F8CDAF" w14:textId="12003B68" w:rsidR="00671117" w:rsidRPr="00016F7F" w:rsidRDefault="00671117" w:rsidP="00671117">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BF77110" w14:textId="630C39D0" w:rsidR="00671117" w:rsidRPr="00016F7F" w:rsidRDefault="00671117" w:rsidP="00671117">
            <w:pPr>
              <w:spacing w:after="0"/>
              <w:jc w:val="left"/>
              <w:rPr>
                <w:rFonts w:eastAsia="Times New Roman" w:cstheme="majorHAnsi"/>
                <w:bCs/>
              </w:rPr>
            </w:pPr>
            <w:r>
              <w:rPr>
                <w:rFonts w:eastAsia="Times New Roman" w:cstheme="majorHAnsi"/>
                <w:bCs/>
              </w:rPr>
              <w:t>I</w:t>
            </w:r>
            <w:r w:rsidRPr="0076303E">
              <w:rPr>
                <w:rFonts w:eastAsia="Times New Roman" w:cstheme="majorHAnsi"/>
                <w:bCs/>
              </w:rPr>
              <w:t>nput data sources</w:t>
            </w:r>
          </w:p>
        </w:tc>
        <w:tc>
          <w:tcPr>
            <w:tcW w:w="709" w:type="dxa"/>
            <w:vAlign w:val="center"/>
          </w:tcPr>
          <w:p w14:paraId="4FD55AD4" w14:textId="14F19A91" w:rsidR="00671117" w:rsidRPr="00016F7F" w:rsidRDefault="00671117" w:rsidP="00671117">
            <w:pPr>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BBE60E0" w14:textId="13C3572A" w:rsidR="00671117" w:rsidRPr="00016F7F" w:rsidRDefault="00671117" w:rsidP="00671117">
            <w:pPr>
              <w:spacing w:after="0"/>
              <w:jc w:val="center"/>
            </w:pPr>
            <w:r>
              <w:t>Y</w:t>
            </w:r>
          </w:p>
        </w:tc>
        <w:tc>
          <w:tcPr>
            <w:tcW w:w="708" w:type="dxa"/>
            <w:vAlign w:val="center"/>
          </w:tcPr>
          <w:p w14:paraId="3A447739" w14:textId="47F3995C" w:rsidR="00671117" w:rsidRPr="00016F7F" w:rsidRDefault="00671117" w:rsidP="00671117">
            <w:pPr>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5A4D2B0" w14:textId="1B522AE6" w:rsidR="00671117" w:rsidRPr="00016F7F" w:rsidRDefault="00671117" w:rsidP="00671117">
            <w:pPr>
              <w:spacing w:after="0"/>
              <w:jc w:val="center"/>
            </w:pPr>
          </w:p>
        </w:tc>
        <w:tc>
          <w:tcPr>
            <w:tcW w:w="569" w:type="dxa"/>
            <w:vAlign w:val="center"/>
          </w:tcPr>
          <w:p w14:paraId="4CF806B2" w14:textId="77777777" w:rsidR="00671117" w:rsidRPr="00016F7F" w:rsidRDefault="00671117" w:rsidP="00671117">
            <w:pPr>
              <w:spacing w:after="0"/>
              <w:jc w:val="center"/>
              <w:cnfStyle w:val="000000100000" w:firstRow="0" w:lastRow="0" w:firstColumn="0" w:lastColumn="0" w:oddVBand="0" w:evenVBand="0" w:oddHBand="1" w:evenHBand="0" w:firstRowFirstColumn="0" w:firstRowLastColumn="0" w:lastRowFirstColumn="0" w:lastRowLastColumn="0"/>
            </w:pPr>
          </w:p>
        </w:tc>
      </w:tr>
      <w:tr w:rsidR="00671117" w:rsidRPr="00026A50" w14:paraId="0C1FEF73" w14:textId="6225C06A" w:rsidTr="0076303E">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788D1415" w14:textId="392D9D29" w:rsidR="00671117" w:rsidRPr="00016F7F" w:rsidRDefault="00671117" w:rsidP="00671117">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7484F88" w14:textId="550A0D24" w:rsidR="00671117" w:rsidRPr="00016F7F" w:rsidRDefault="00671117" w:rsidP="00671117">
            <w:pPr>
              <w:spacing w:after="0"/>
              <w:jc w:val="left"/>
              <w:rPr>
                <w:rFonts w:cstheme="majorHAnsi"/>
              </w:rPr>
            </w:pPr>
            <w:r>
              <w:rPr>
                <w:rFonts w:cstheme="majorHAnsi"/>
              </w:rPr>
              <w:t>I</w:t>
            </w:r>
            <w:r w:rsidRPr="0076303E">
              <w:rPr>
                <w:rFonts w:cstheme="majorHAnsi"/>
              </w:rPr>
              <w:t>nput data types</w:t>
            </w:r>
          </w:p>
        </w:tc>
        <w:tc>
          <w:tcPr>
            <w:tcW w:w="709" w:type="dxa"/>
            <w:vAlign w:val="center"/>
          </w:tcPr>
          <w:p w14:paraId="74C967D4" w14:textId="2E900985" w:rsidR="00671117" w:rsidRPr="00016F7F" w:rsidRDefault="00671117" w:rsidP="00671117">
            <w:pPr>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0AF56DF" w14:textId="66CA0AE8" w:rsidR="00671117" w:rsidRPr="00016F7F" w:rsidRDefault="00671117" w:rsidP="00671117">
            <w:pPr>
              <w:spacing w:after="0"/>
              <w:jc w:val="center"/>
            </w:pPr>
            <w:r>
              <w:t>Y</w:t>
            </w:r>
          </w:p>
        </w:tc>
        <w:tc>
          <w:tcPr>
            <w:tcW w:w="708" w:type="dxa"/>
            <w:vAlign w:val="center"/>
          </w:tcPr>
          <w:p w14:paraId="306D5149" w14:textId="70114D15" w:rsidR="00671117" w:rsidRPr="00016F7F" w:rsidRDefault="00671117" w:rsidP="00671117">
            <w:pPr>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F3A8CB3" w14:textId="6F9E8BFD" w:rsidR="00671117" w:rsidRPr="00016F7F" w:rsidRDefault="00671117" w:rsidP="00671117">
            <w:pPr>
              <w:spacing w:after="0"/>
              <w:jc w:val="center"/>
            </w:pPr>
          </w:p>
        </w:tc>
        <w:tc>
          <w:tcPr>
            <w:tcW w:w="569" w:type="dxa"/>
            <w:vAlign w:val="center"/>
          </w:tcPr>
          <w:p w14:paraId="5D5395F9" w14:textId="77777777" w:rsidR="00671117" w:rsidRPr="00016F7F" w:rsidRDefault="00671117" w:rsidP="00671117">
            <w:pPr>
              <w:spacing w:after="0"/>
              <w:jc w:val="center"/>
              <w:cnfStyle w:val="000000000000" w:firstRow="0" w:lastRow="0" w:firstColumn="0" w:lastColumn="0" w:oddVBand="0" w:evenVBand="0" w:oddHBand="0" w:evenHBand="0" w:firstRowFirstColumn="0" w:firstRowLastColumn="0" w:lastRowFirstColumn="0" w:lastRowLastColumn="0"/>
            </w:pPr>
          </w:p>
        </w:tc>
      </w:tr>
      <w:tr w:rsidR="00671117" w:rsidRPr="00016F7F" w14:paraId="6BB4F941" w14:textId="77777777" w:rsidTr="007630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1A851B3A" w14:textId="5EB3A30C" w:rsidR="00671117" w:rsidRPr="00016F7F" w:rsidRDefault="001C4EF4" w:rsidP="00671117">
            <w:pPr>
              <w:spacing w:after="0"/>
              <w:jc w:val="left"/>
              <w:rPr>
                <w:rFonts w:cstheme="majorHAnsi"/>
              </w:rPr>
            </w:pPr>
            <w:r w:rsidRPr="001C4EF4">
              <w:rPr>
                <w:rFonts w:cstheme="majorHAnsi"/>
                <w:highlight w:val="yellow"/>
              </w:rPr>
              <w:t>Black markets discovery and monitoring module</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F72339E" w14:textId="77777777" w:rsidR="00671117" w:rsidRPr="00016F7F" w:rsidRDefault="00671117" w:rsidP="00671117">
            <w:pPr>
              <w:spacing w:after="0"/>
              <w:jc w:val="left"/>
              <w:rPr>
                <w:rFonts w:cstheme="majorHAnsi"/>
              </w:rPr>
            </w:pPr>
          </w:p>
        </w:tc>
        <w:tc>
          <w:tcPr>
            <w:tcW w:w="709" w:type="dxa"/>
            <w:vAlign w:val="center"/>
          </w:tcPr>
          <w:p w14:paraId="5B333367" w14:textId="77777777" w:rsidR="00671117" w:rsidRPr="00016F7F" w:rsidRDefault="00671117" w:rsidP="00671117">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1843CC3" w14:textId="77777777" w:rsidR="00671117" w:rsidRPr="00016F7F" w:rsidRDefault="00671117" w:rsidP="00671117">
            <w:pPr>
              <w:spacing w:after="0"/>
              <w:jc w:val="center"/>
            </w:pPr>
          </w:p>
        </w:tc>
        <w:tc>
          <w:tcPr>
            <w:tcW w:w="708" w:type="dxa"/>
            <w:vAlign w:val="center"/>
          </w:tcPr>
          <w:p w14:paraId="2484D449" w14:textId="77777777" w:rsidR="00671117" w:rsidRPr="00016F7F" w:rsidRDefault="00671117" w:rsidP="00671117">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647CBC3" w14:textId="6CD43868" w:rsidR="00671117" w:rsidRPr="00016F7F" w:rsidRDefault="00671117" w:rsidP="00671117">
            <w:pPr>
              <w:spacing w:after="0"/>
              <w:jc w:val="center"/>
            </w:pPr>
          </w:p>
        </w:tc>
        <w:tc>
          <w:tcPr>
            <w:tcW w:w="569" w:type="dxa"/>
            <w:vAlign w:val="center"/>
          </w:tcPr>
          <w:p w14:paraId="1B60CD69" w14:textId="77777777" w:rsidR="00671117" w:rsidRPr="00016F7F" w:rsidRDefault="00671117" w:rsidP="00671117">
            <w:pPr>
              <w:spacing w:after="0"/>
              <w:jc w:val="center"/>
              <w:cnfStyle w:val="000000100000" w:firstRow="0" w:lastRow="0" w:firstColumn="0" w:lastColumn="0" w:oddVBand="0" w:evenVBand="0" w:oddHBand="1" w:evenHBand="0" w:firstRowFirstColumn="0" w:firstRowLastColumn="0" w:lastRowFirstColumn="0" w:lastRowLastColumn="0"/>
            </w:pPr>
          </w:p>
        </w:tc>
      </w:tr>
      <w:tr w:rsidR="00671117" w:rsidRPr="00016F7F" w14:paraId="72BA89A7" w14:textId="77777777" w:rsidTr="0076303E">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1D94B618" w14:textId="77777777" w:rsidR="00671117" w:rsidRPr="00016F7F" w:rsidRDefault="00671117" w:rsidP="00671117">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D1A6EEA" w14:textId="77777777" w:rsidR="00671117" w:rsidRPr="00016F7F" w:rsidRDefault="00671117" w:rsidP="00671117">
            <w:pPr>
              <w:spacing w:after="0"/>
              <w:jc w:val="left"/>
              <w:rPr>
                <w:rFonts w:cstheme="majorHAnsi"/>
              </w:rPr>
            </w:pPr>
          </w:p>
        </w:tc>
        <w:tc>
          <w:tcPr>
            <w:tcW w:w="709" w:type="dxa"/>
            <w:vAlign w:val="center"/>
          </w:tcPr>
          <w:p w14:paraId="2A1DE9B1" w14:textId="77777777" w:rsidR="00671117" w:rsidRPr="00016F7F" w:rsidRDefault="00671117" w:rsidP="00671117">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05C86F3" w14:textId="77777777" w:rsidR="00671117" w:rsidRPr="00016F7F" w:rsidRDefault="00671117" w:rsidP="00671117">
            <w:pPr>
              <w:spacing w:after="0"/>
              <w:jc w:val="center"/>
            </w:pPr>
          </w:p>
        </w:tc>
        <w:tc>
          <w:tcPr>
            <w:tcW w:w="708" w:type="dxa"/>
            <w:vAlign w:val="center"/>
          </w:tcPr>
          <w:p w14:paraId="6092933C" w14:textId="77777777" w:rsidR="00671117" w:rsidRPr="00016F7F" w:rsidRDefault="00671117" w:rsidP="00671117">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89AE751" w14:textId="16D0BA95" w:rsidR="00671117" w:rsidRPr="00016F7F" w:rsidRDefault="00671117" w:rsidP="00671117">
            <w:pPr>
              <w:spacing w:after="0"/>
              <w:jc w:val="center"/>
            </w:pPr>
          </w:p>
        </w:tc>
        <w:tc>
          <w:tcPr>
            <w:tcW w:w="569" w:type="dxa"/>
            <w:vAlign w:val="center"/>
          </w:tcPr>
          <w:p w14:paraId="49A8FB39" w14:textId="77777777" w:rsidR="00671117" w:rsidRPr="00016F7F" w:rsidRDefault="00671117" w:rsidP="00671117">
            <w:pPr>
              <w:spacing w:after="0"/>
              <w:jc w:val="center"/>
              <w:cnfStyle w:val="000000000000" w:firstRow="0" w:lastRow="0" w:firstColumn="0" w:lastColumn="0" w:oddVBand="0" w:evenVBand="0" w:oddHBand="0" w:evenHBand="0" w:firstRowFirstColumn="0" w:firstRowLastColumn="0" w:lastRowFirstColumn="0" w:lastRowLastColumn="0"/>
            </w:pPr>
          </w:p>
        </w:tc>
      </w:tr>
      <w:tr w:rsidR="00671117" w:rsidRPr="00016F7F" w14:paraId="7818920F" w14:textId="77777777" w:rsidTr="007630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18CB10BA" w14:textId="77777777" w:rsidR="00671117" w:rsidRPr="00016F7F" w:rsidRDefault="00671117" w:rsidP="00671117">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14D6871" w14:textId="77777777" w:rsidR="00671117" w:rsidRPr="00016F7F" w:rsidRDefault="00671117" w:rsidP="00671117">
            <w:pPr>
              <w:keepNext/>
              <w:spacing w:after="0"/>
              <w:jc w:val="left"/>
              <w:rPr>
                <w:rFonts w:cstheme="majorHAnsi"/>
              </w:rPr>
            </w:pPr>
          </w:p>
        </w:tc>
        <w:tc>
          <w:tcPr>
            <w:tcW w:w="709" w:type="dxa"/>
            <w:vAlign w:val="center"/>
          </w:tcPr>
          <w:p w14:paraId="51AC8BB8" w14:textId="77777777" w:rsidR="00671117" w:rsidRPr="00016F7F" w:rsidRDefault="00671117" w:rsidP="00671117">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FD5A13A" w14:textId="77777777" w:rsidR="00671117" w:rsidRPr="00016F7F" w:rsidRDefault="00671117" w:rsidP="00671117">
            <w:pPr>
              <w:keepNext/>
              <w:spacing w:after="0"/>
              <w:jc w:val="center"/>
            </w:pPr>
          </w:p>
        </w:tc>
        <w:tc>
          <w:tcPr>
            <w:tcW w:w="708" w:type="dxa"/>
            <w:vAlign w:val="center"/>
          </w:tcPr>
          <w:p w14:paraId="689A6DDD" w14:textId="77777777" w:rsidR="00671117" w:rsidRPr="00016F7F" w:rsidRDefault="00671117" w:rsidP="00671117">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378F56C" w14:textId="72274BF8" w:rsidR="00671117" w:rsidRPr="00016F7F" w:rsidRDefault="00671117" w:rsidP="00671117">
            <w:pPr>
              <w:keepNext/>
              <w:spacing w:after="0"/>
              <w:jc w:val="center"/>
            </w:pPr>
          </w:p>
        </w:tc>
        <w:tc>
          <w:tcPr>
            <w:tcW w:w="569" w:type="dxa"/>
            <w:vAlign w:val="center"/>
          </w:tcPr>
          <w:p w14:paraId="326C196F" w14:textId="77777777" w:rsidR="00671117" w:rsidRPr="00016F7F" w:rsidRDefault="00671117" w:rsidP="00671117">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1C4EF4" w:rsidRPr="00016F7F" w14:paraId="1D34FEF5"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2FDE1129" w14:textId="38376B1D" w:rsidR="001C4EF4" w:rsidRPr="00016F7F" w:rsidRDefault="00A14EA4" w:rsidP="003B49CB">
            <w:pPr>
              <w:spacing w:after="0"/>
              <w:jc w:val="left"/>
              <w:rPr>
                <w:rFonts w:cstheme="majorHAnsi"/>
              </w:rPr>
            </w:pPr>
            <w:r w:rsidRPr="00A14EA4">
              <w:rPr>
                <w:rFonts w:cstheme="majorHAnsi"/>
              </w:rPr>
              <w:t>Crawler for Surface web</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5452523" w14:textId="77777777" w:rsidR="001C4EF4" w:rsidRPr="00016F7F" w:rsidRDefault="001C4EF4" w:rsidP="003B49CB">
            <w:pPr>
              <w:spacing w:after="0"/>
              <w:jc w:val="left"/>
              <w:rPr>
                <w:rFonts w:cstheme="majorHAnsi"/>
              </w:rPr>
            </w:pPr>
          </w:p>
        </w:tc>
        <w:tc>
          <w:tcPr>
            <w:tcW w:w="709" w:type="dxa"/>
            <w:vAlign w:val="center"/>
          </w:tcPr>
          <w:p w14:paraId="78AEA859" w14:textId="77777777" w:rsidR="001C4EF4" w:rsidRPr="00016F7F" w:rsidRDefault="001C4EF4"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F7D4941" w14:textId="77777777" w:rsidR="001C4EF4" w:rsidRPr="00016F7F" w:rsidRDefault="001C4EF4" w:rsidP="003B49CB">
            <w:pPr>
              <w:spacing w:after="0"/>
              <w:jc w:val="center"/>
            </w:pPr>
          </w:p>
        </w:tc>
        <w:tc>
          <w:tcPr>
            <w:tcW w:w="708" w:type="dxa"/>
            <w:vAlign w:val="center"/>
          </w:tcPr>
          <w:p w14:paraId="6470243E" w14:textId="77777777" w:rsidR="001C4EF4" w:rsidRPr="00016F7F" w:rsidRDefault="001C4EF4"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D2B525D" w14:textId="77777777" w:rsidR="001C4EF4" w:rsidRPr="00016F7F" w:rsidRDefault="001C4EF4" w:rsidP="003B49CB">
            <w:pPr>
              <w:spacing w:after="0"/>
              <w:jc w:val="center"/>
            </w:pPr>
          </w:p>
        </w:tc>
        <w:tc>
          <w:tcPr>
            <w:tcW w:w="569" w:type="dxa"/>
            <w:vAlign w:val="center"/>
          </w:tcPr>
          <w:p w14:paraId="42038C95" w14:textId="77777777" w:rsidR="001C4EF4" w:rsidRPr="00016F7F" w:rsidRDefault="001C4EF4" w:rsidP="003B49CB">
            <w:pPr>
              <w:spacing w:after="0"/>
              <w:jc w:val="center"/>
              <w:cnfStyle w:val="000000000000" w:firstRow="0" w:lastRow="0" w:firstColumn="0" w:lastColumn="0" w:oddVBand="0" w:evenVBand="0" w:oddHBand="0" w:evenHBand="0" w:firstRowFirstColumn="0" w:firstRowLastColumn="0" w:lastRowFirstColumn="0" w:lastRowLastColumn="0"/>
            </w:pPr>
          </w:p>
        </w:tc>
      </w:tr>
      <w:tr w:rsidR="001C4EF4" w:rsidRPr="00016F7F" w14:paraId="7CF5BF00"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1525B3C8" w14:textId="77777777" w:rsidR="001C4EF4" w:rsidRPr="00016F7F" w:rsidRDefault="001C4EF4"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26EAAAA" w14:textId="77777777" w:rsidR="001C4EF4" w:rsidRPr="00016F7F" w:rsidRDefault="001C4EF4" w:rsidP="003B49CB">
            <w:pPr>
              <w:keepNext/>
              <w:spacing w:after="0"/>
              <w:jc w:val="left"/>
              <w:rPr>
                <w:rFonts w:cstheme="majorHAnsi"/>
              </w:rPr>
            </w:pPr>
          </w:p>
        </w:tc>
        <w:tc>
          <w:tcPr>
            <w:tcW w:w="709" w:type="dxa"/>
            <w:vAlign w:val="center"/>
          </w:tcPr>
          <w:p w14:paraId="4A961FA3" w14:textId="77777777" w:rsidR="001C4EF4" w:rsidRPr="00016F7F" w:rsidRDefault="001C4EF4"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C488EEC" w14:textId="77777777" w:rsidR="001C4EF4" w:rsidRPr="00016F7F" w:rsidRDefault="001C4EF4" w:rsidP="003B49CB">
            <w:pPr>
              <w:keepNext/>
              <w:spacing w:after="0"/>
              <w:jc w:val="center"/>
            </w:pPr>
          </w:p>
        </w:tc>
        <w:tc>
          <w:tcPr>
            <w:tcW w:w="708" w:type="dxa"/>
            <w:vAlign w:val="center"/>
          </w:tcPr>
          <w:p w14:paraId="069FE45B" w14:textId="77777777" w:rsidR="001C4EF4" w:rsidRPr="00016F7F" w:rsidRDefault="001C4EF4"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F082AD6" w14:textId="77777777" w:rsidR="001C4EF4" w:rsidRPr="00016F7F" w:rsidRDefault="001C4EF4" w:rsidP="003B49CB">
            <w:pPr>
              <w:keepNext/>
              <w:spacing w:after="0"/>
              <w:jc w:val="center"/>
            </w:pPr>
          </w:p>
        </w:tc>
        <w:tc>
          <w:tcPr>
            <w:tcW w:w="569" w:type="dxa"/>
            <w:vAlign w:val="center"/>
          </w:tcPr>
          <w:p w14:paraId="37601AED" w14:textId="77777777" w:rsidR="001C4EF4" w:rsidRPr="00016F7F" w:rsidRDefault="001C4EF4"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1C4EF4" w:rsidRPr="00016F7F" w14:paraId="0CE86EF6"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7AAD5915" w14:textId="77777777" w:rsidR="001C4EF4" w:rsidRPr="00016F7F" w:rsidRDefault="001C4EF4"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73F8505" w14:textId="77777777" w:rsidR="001C4EF4" w:rsidRPr="00016F7F" w:rsidRDefault="001C4EF4" w:rsidP="003B49CB">
            <w:pPr>
              <w:keepNext/>
              <w:spacing w:after="0"/>
              <w:jc w:val="left"/>
              <w:rPr>
                <w:rFonts w:cstheme="majorHAnsi"/>
              </w:rPr>
            </w:pPr>
          </w:p>
        </w:tc>
        <w:tc>
          <w:tcPr>
            <w:tcW w:w="709" w:type="dxa"/>
            <w:vAlign w:val="center"/>
          </w:tcPr>
          <w:p w14:paraId="0ADEFD8A" w14:textId="77777777" w:rsidR="001C4EF4" w:rsidRPr="00016F7F" w:rsidRDefault="001C4EF4"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7B1601D" w14:textId="77777777" w:rsidR="001C4EF4" w:rsidRPr="00016F7F" w:rsidRDefault="001C4EF4" w:rsidP="003B49CB">
            <w:pPr>
              <w:keepNext/>
              <w:spacing w:after="0"/>
              <w:jc w:val="center"/>
            </w:pPr>
          </w:p>
        </w:tc>
        <w:tc>
          <w:tcPr>
            <w:tcW w:w="708" w:type="dxa"/>
            <w:vAlign w:val="center"/>
          </w:tcPr>
          <w:p w14:paraId="5AC10F3A" w14:textId="77777777" w:rsidR="001C4EF4" w:rsidRPr="00016F7F" w:rsidRDefault="001C4EF4"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B7203FB" w14:textId="77777777" w:rsidR="001C4EF4" w:rsidRPr="00016F7F" w:rsidRDefault="001C4EF4" w:rsidP="003B49CB">
            <w:pPr>
              <w:keepNext/>
              <w:spacing w:after="0"/>
              <w:jc w:val="center"/>
            </w:pPr>
          </w:p>
        </w:tc>
        <w:tc>
          <w:tcPr>
            <w:tcW w:w="569" w:type="dxa"/>
            <w:vAlign w:val="center"/>
          </w:tcPr>
          <w:p w14:paraId="200F7AD8" w14:textId="77777777" w:rsidR="001C4EF4" w:rsidRPr="00016F7F" w:rsidRDefault="001C4EF4"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1C4EF4" w:rsidRPr="00016F7F" w14:paraId="2AFFC3E7"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4BF59993" w14:textId="4A1F08E3" w:rsidR="001C4EF4" w:rsidRPr="00016F7F" w:rsidRDefault="008E785D" w:rsidP="003B49CB">
            <w:pPr>
              <w:spacing w:after="0"/>
              <w:jc w:val="left"/>
              <w:rPr>
                <w:rFonts w:cstheme="majorHAnsi"/>
              </w:rPr>
            </w:pPr>
            <w:r w:rsidRPr="008E785D">
              <w:rPr>
                <w:rFonts w:cstheme="majorHAnsi"/>
                <w:highlight w:val="yellow"/>
              </w:rPr>
              <w:t>Blockchain analysis</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8117DD0" w14:textId="77777777" w:rsidR="001C4EF4" w:rsidRPr="00016F7F" w:rsidRDefault="001C4EF4" w:rsidP="003B49CB">
            <w:pPr>
              <w:spacing w:after="0"/>
              <w:jc w:val="left"/>
              <w:rPr>
                <w:rFonts w:cstheme="majorHAnsi"/>
              </w:rPr>
            </w:pPr>
          </w:p>
        </w:tc>
        <w:tc>
          <w:tcPr>
            <w:tcW w:w="709" w:type="dxa"/>
            <w:vAlign w:val="center"/>
          </w:tcPr>
          <w:p w14:paraId="42144D22" w14:textId="77777777" w:rsidR="001C4EF4" w:rsidRPr="00016F7F" w:rsidRDefault="001C4EF4" w:rsidP="003B49CB">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FDFF083" w14:textId="77777777" w:rsidR="001C4EF4" w:rsidRPr="00016F7F" w:rsidRDefault="001C4EF4" w:rsidP="003B49CB">
            <w:pPr>
              <w:spacing w:after="0"/>
              <w:jc w:val="center"/>
            </w:pPr>
          </w:p>
        </w:tc>
        <w:tc>
          <w:tcPr>
            <w:tcW w:w="708" w:type="dxa"/>
            <w:vAlign w:val="center"/>
          </w:tcPr>
          <w:p w14:paraId="6D1A9F4A" w14:textId="77777777" w:rsidR="001C4EF4" w:rsidRPr="00016F7F" w:rsidRDefault="001C4EF4" w:rsidP="003B49CB">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15DC196" w14:textId="77777777" w:rsidR="001C4EF4" w:rsidRPr="00016F7F" w:rsidRDefault="001C4EF4" w:rsidP="003B49CB">
            <w:pPr>
              <w:spacing w:after="0"/>
              <w:jc w:val="center"/>
            </w:pPr>
          </w:p>
        </w:tc>
        <w:tc>
          <w:tcPr>
            <w:tcW w:w="569" w:type="dxa"/>
            <w:vAlign w:val="center"/>
          </w:tcPr>
          <w:p w14:paraId="74D859F3" w14:textId="77777777" w:rsidR="001C4EF4" w:rsidRPr="00016F7F" w:rsidRDefault="001C4EF4" w:rsidP="003B49CB">
            <w:pPr>
              <w:spacing w:after="0"/>
              <w:jc w:val="center"/>
              <w:cnfStyle w:val="000000100000" w:firstRow="0" w:lastRow="0" w:firstColumn="0" w:lastColumn="0" w:oddVBand="0" w:evenVBand="0" w:oddHBand="1" w:evenHBand="0" w:firstRowFirstColumn="0" w:firstRowLastColumn="0" w:lastRowFirstColumn="0" w:lastRowLastColumn="0"/>
            </w:pPr>
          </w:p>
        </w:tc>
      </w:tr>
      <w:tr w:rsidR="001C4EF4" w:rsidRPr="00016F7F" w14:paraId="6CBD48B2"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310B3BE0" w14:textId="77777777" w:rsidR="001C4EF4" w:rsidRPr="00016F7F" w:rsidRDefault="001C4EF4"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1704DABE" w14:textId="77777777" w:rsidR="001C4EF4" w:rsidRPr="00016F7F" w:rsidRDefault="001C4EF4" w:rsidP="003B49CB">
            <w:pPr>
              <w:keepNext/>
              <w:spacing w:after="0"/>
              <w:jc w:val="left"/>
              <w:rPr>
                <w:rFonts w:cstheme="majorHAnsi"/>
              </w:rPr>
            </w:pPr>
          </w:p>
        </w:tc>
        <w:tc>
          <w:tcPr>
            <w:tcW w:w="709" w:type="dxa"/>
            <w:vAlign w:val="center"/>
          </w:tcPr>
          <w:p w14:paraId="304860C0" w14:textId="77777777" w:rsidR="001C4EF4" w:rsidRPr="00016F7F" w:rsidRDefault="001C4EF4"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3B4624A" w14:textId="77777777" w:rsidR="001C4EF4" w:rsidRPr="00016F7F" w:rsidRDefault="001C4EF4" w:rsidP="003B49CB">
            <w:pPr>
              <w:keepNext/>
              <w:spacing w:after="0"/>
              <w:jc w:val="center"/>
            </w:pPr>
          </w:p>
        </w:tc>
        <w:tc>
          <w:tcPr>
            <w:tcW w:w="708" w:type="dxa"/>
            <w:vAlign w:val="center"/>
          </w:tcPr>
          <w:p w14:paraId="1A2BA819" w14:textId="77777777" w:rsidR="001C4EF4" w:rsidRPr="00016F7F" w:rsidRDefault="001C4EF4"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7DC7A30" w14:textId="77777777" w:rsidR="001C4EF4" w:rsidRPr="00016F7F" w:rsidRDefault="001C4EF4" w:rsidP="003B49CB">
            <w:pPr>
              <w:keepNext/>
              <w:spacing w:after="0"/>
              <w:jc w:val="center"/>
            </w:pPr>
          </w:p>
        </w:tc>
        <w:tc>
          <w:tcPr>
            <w:tcW w:w="569" w:type="dxa"/>
            <w:vAlign w:val="center"/>
          </w:tcPr>
          <w:p w14:paraId="00483246" w14:textId="77777777" w:rsidR="001C4EF4" w:rsidRPr="00016F7F" w:rsidRDefault="001C4EF4"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1C4EF4" w:rsidRPr="00016F7F" w14:paraId="72F36D44"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349AC762" w14:textId="77777777" w:rsidR="001C4EF4" w:rsidRPr="00016F7F" w:rsidRDefault="001C4EF4"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30DFC010" w14:textId="77777777" w:rsidR="001C4EF4" w:rsidRPr="00016F7F" w:rsidRDefault="001C4EF4" w:rsidP="003B49CB">
            <w:pPr>
              <w:keepNext/>
              <w:spacing w:after="0"/>
              <w:jc w:val="left"/>
              <w:rPr>
                <w:rFonts w:cstheme="majorHAnsi"/>
              </w:rPr>
            </w:pPr>
          </w:p>
        </w:tc>
        <w:tc>
          <w:tcPr>
            <w:tcW w:w="709" w:type="dxa"/>
            <w:vAlign w:val="center"/>
          </w:tcPr>
          <w:p w14:paraId="12D7E7E7" w14:textId="77777777" w:rsidR="001C4EF4" w:rsidRPr="00016F7F" w:rsidRDefault="001C4EF4"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FE84455" w14:textId="77777777" w:rsidR="001C4EF4" w:rsidRPr="00016F7F" w:rsidRDefault="001C4EF4" w:rsidP="003B49CB">
            <w:pPr>
              <w:keepNext/>
              <w:spacing w:after="0"/>
              <w:jc w:val="center"/>
            </w:pPr>
          </w:p>
        </w:tc>
        <w:tc>
          <w:tcPr>
            <w:tcW w:w="708" w:type="dxa"/>
            <w:vAlign w:val="center"/>
          </w:tcPr>
          <w:p w14:paraId="0C9272A8" w14:textId="77777777" w:rsidR="001C4EF4" w:rsidRPr="00016F7F" w:rsidRDefault="001C4EF4"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9456195" w14:textId="77777777" w:rsidR="001C4EF4" w:rsidRPr="00016F7F" w:rsidRDefault="001C4EF4" w:rsidP="003B49CB">
            <w:pPr>
              <w:keepNext/>
              <w:spacing w:after="0"/>
              <w:jc w:val="center"/>
            </w:pPr>
          </w:p>
        </w:tc>
        <w:tc>
          <w:tcPr>
            <w:tcW w:w="569" w:type="dxa"/>
            <w:vAlign w:val="center"/>
          </w:tcPr>
          <w:p w14:paraId="25BD8711" w14:textId="77777777" w:rsidR="001C4EF4" w:rsidRPr="00016F7F" w:rsidRDefault="001C4EF4"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8E785D" w:rsidRPr="00016F7F" w14:paraId="4A8ED880"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77E9ADFF" w14:textId="7F80349E" w:rsidR="008E785D" w:rsidRPr="00016F7F" w:rsidRDefault="008E785D" w:rsidP="003B49CB">
            <w:pPr>
              <w:spacing w:after="0"/>
              <w:jc w:val="left"/>
              <w:rPr>
                <w:rFonts w:cstheme="majorHAnsi"/>
              </w:rPr>
            </w:pPr>
            <w:r w:rsidRPr="008E785D">
              <w:rPr>
                <w:rFonts w:cstheme="majorHAnsi"/>
                <w:highlight w:val="yellow"/>
              </w:rPr>
              <w:t>Construction of source network and filtering</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AC4F936" w14:textId="77777777" w:rsidR="008E785D" w:rsidRPr="00016F7F" w:rsidRDefault="008E785D" w:rsidP="003B49CB">
            <w:pPr>
              <w:spacing w:after="0"/>
              <w:jc w:val="left"/>
              <w:rPr>
                <w:rFonts w:cstheme="majorHAnsi"/>
              </w:rPr>
            </w:pPr>
          </w:p>
        </w:tc>
        <w:tc>
          <w:tcPr>
            <w:tcW w:w="709" w:type="dxa"/>
            <w:vAlign w:val="center"/>
          </w:tcPr>
          <w:p w14:paraId="519963E8" w14:textId="77777777" w:rsidR="008E785D" w:rsidRPr="00016F7F" w:rsidRDefault="008E785D"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49AAC94" w14:textId="77777777" w:rsidR="008E785D" w:rsidRPr="00016F7F" w:rsidRDefault="008E785D" w:rsidP="003B49CB">
            <w:pPr>
              <w:spacing w:after="0"/>
              <w:jc w:val="center"/>
            </w:pPr>
          </w:p>
        </w:tc>
        <w:tc>
          <w:tcPr>
            <w:tcW w:w="708" w:type="dxa"/>
            <w:vAlign w:val="center"/>
          </w:tcPr>
          <w:p w14:paraId="3CDB4F75" w14:textId="77777777" w:rsidR="008E785D" w:rsidRPr="00016F7F" w:rsidRDefault="008E785D"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483FCFE" w14:textId="77777777" w:rsidR="008E785D" w:rsidRPr="00016F7F" w:rsidRDefault="008E785D" w:rsidP="003B49CB">
            <w:pPr>
              <w:spacing w:after="0"/>
              <w:jc w:val="center"/>
            </w:pPr>
          </w:p>
        </w:tc>
        <w:tc>
          <w:tcPr>
            <w:tcW w:w="569" w:type="dxa"/>
            <w:vAlign w:val="center"/>
          </w:tcPr>
          <w:p w14:paraId="168D6CAD" w14:textId="77777777" w:rsidR="008E785D" w:rsidRPr="00016F7F" w:rsidRDefault="008E785D" w:rsidP="003B49CB">
            <w:pPr>
              <w:spacing w:after="0"/>
              <w:jc w:val="center"/>
              <w:cnfStyle w:val="000000000000" w:firstRow="0" w:lastRow="0" w:firstColumn="0" w:lastColumn="0" w:oddVBand="0" w:evenVBand="0" w:oddHBand="0" w:evenHBand="0" w:firstRowFirstColumn="0" w:firstRowLastColumn="0" w:lastRowFirstColumn="0" w:lastRowLastColumn="0"/>
            </w:pPr>
          </w:p>
        </w:tc>
      </w:tr>
      <w:tr w:rsidR="008E785D" w:rsidRPr="00016F7F" w14:paraId="272294F0"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6514946B" w14:textId="77777777" w:rsidR="008E785D" w:rsidRPr="00016F7F" w:rsidRDefault="008E785D"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18EB89E" w14:textId="77777777" w:rsidR="008E785D" w:rsidRPr="00016F7F" w:rsidRDefault="008E785D" w:rsidP="003B49CB">
            <w:pPr>
              <w:keepNext/>
              <w:spacing w:after="0"/>
              <w:jc w:val="left"/>
              <w:rPr>
                <w:rFonts w:cstheme="majorHAnsi"/>
              </w:rPr>
            </w:pPr>
          </w:p>
        </w:tc>
        <w:tc>
          <w:tcPr>
            <w:tcW w:w="709" w:type="dxa"/>
            <w:vAlign w:val="center"/>
          </w:tcPr>
          <w:p w14:paraId="3B4D66E1" w14:textId="77777777" w:rsidR="008E785D" w:rsidRPr="00016F7F" w:rsidRDefault="008E785D"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370ABA5" w14:textId="77777777" w:rsidR="008E785D" w:rsidRPr="00016F7F" w:rsidRDefault="008E785D" w:rsidP="003B49CB">
            <w:pPr>
              <w:keepNext/>
              <w:spacing w:after="0"/>
              <w:jc w:val="center"/>
            </w:pPr>
          </w:p>
        </w:tc>
        <w:tc>
          <w:tcPr>
            <w:tcW w:w="708" w:type="dxa"/>
            <w:vAlign w:val="center"/>
          </w:tcPr>
          <w:p w14:paraId="34758D9E" w14:textId="77777777" w:rsidR="008E785D" w:rsidRPr="00016F7F" w:rsidRDefault="008E785D"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CC6B47A" w14:textId="77777777" w:rsidR="008E785D" w:rsidRPr="00016F7F" w:rsidRDefault="008E785D" w:rsidP="003B49CB">
            <w:pPr>
              <w:keepNext/>
              <w:spacing w:after="0"/>
              <w:jc w:val="center"/>
            </w:pPr>
          </w:p>
        </w:tc>
        <w:tc>
          <w:tcPr>
            <w:tcW w:w="569" w:type="dxa"/>
            <w:vAlign w:val="center"/>
          </w:tcPr>
          <w:p w14:paraId="0E066A24" w14:textId="77777777" w:rsidR="008E785D" w:rsidRPr="00016F7F" w:rsidRDefault="008E785D"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8E785D" w:rsidRPr="00016F7F" w14:paraId="066F6499" w14:textId="77777777" w:rsidTr="00B83458">
        <w:trPr>
          <w:jc w:val="center"/>
        </w:trPr>
        <w:tc>
          <w:tcPr>
            <w:cnfStyle w:val="001000000000" w:firstRow="0" w:lastRow="0" w:firstColumn="1" w:lastColumn="0" w:oddVBand="0" w:evenVBand="0" w:oddHBand="0" w:evenHBand="0" w:firstRowFirstColumn="0" w:firstRowLastColumn="0" w:lastRowFirstColumn="0" w:lastRowLastColumn="0"/>
            <w:tcW w:w="2122" w:type="dxa"/>
            <w:vMerge/>
            <w:tcBorders>
              <w:bottom w:val="single" w:sz="4" w:space="0" w:color="4F81BD" w:themeColor="accent1"/>
            </w:tcBorders>
            <w:shd w:val="clear" w:color="auto" w:fill="auto"/>
            <w:tcMar>
              <w:left w:w="29" w:type="dxa"/>
              <w:right w:w="29" w:type="dxa"/>
            </w:tcMar>
            <w:vAlign w:val="center"/>
          </w:tcPr>
          <w:p w14:paraId="74B874F4" w14:textId="77777777" w:rsidR="008E785D" w:rsidRPr="00016F7F" w:rsidRDefault="008E785D"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tcBorders>
              <w:bottom w:val="single" w:sz="4" w:space="0" w:color="4F81BD" w:themeColor="accent1"/>
            </w:tcBorders>
            <w:shd w:val="clear" w:color="auto" w:fill="auto"/>
            <w:tcMar>
              <w:left w:w="29" w:type="dxa"/>
              <w:right w:w="29" w:type="dxa"/>
            </w:tcMar>
            <w:vAlign w:val="center"/>
          </w:tcPr>
          <w:p w14:paraId="636BB691" w14:textId="77777777" w:rsidR="008E785D" w:rsidRPr="00016F7F" w:rsidRDefault="008E785D" w:rsidP="003B49CB">
            <w:pPr>
              <w:keepNext/>
              <w:spacing w:after="0"/>
              <w:jc w:val="left"/>
              <w:rPr>
                <w:rFonts w:cstheme="majorHAnsi"/>
              </w:rPr>
            </w:pPr>
          </w:p>
        </w:tc>
        <w:tc>
          <w:tcPr>
            <w:tcW w:w="709" w:type="dxa"/>
            <w:tcBorders>
              <w:bottom w:val="single" w:sz="4" w:space="0" w:color="4F81BD" w:themeColor="accent1"/>
            </w:tcBorders>
            <w:vAlign w:val="center"/>
          </w:tcPr>
          <w:p w14:paraId="3647B151" w14:textId="77777777" w:rsidR="008E785D" w:rsidRPr="00016F7F" w:rsidRDefault="008E785D"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4F81BD" w:themeColor="accent1"/>
            </w:tcBorders>
            <w:vAlign w:val="center"/>
          </w:tcPr>
          <w:p w14:paraId="776A45B1" w14:textId="77777777" w:rsidR="008E785D" w:rsidRPr="00016F7F" w:rsidRDefault="008E785D" w:rsidP="003B49CB">
            <w:pPr>
              <w:keepNext/>
              <w:spacing w:after="0"/>
              <w:jc w:val="center"/>
            </w:pPr>
          </w:p>
        </w:tc>
        <w:tc>
          <w:tcPr>
            <w:tcW w:w="708" w:type="dxa"/>
            <w:tcBorders>
              <w:bottom w:val="single" w:sz="4" w:space="0" w:color="4F81BD" w:themeColor="accent1"/>
            </w:tcBorders>
            <w:vAlign w:val="center"/>
          </w:tcPr>
          <w:p w14:paraId="43008C44" w14:textId="77777777" w:rsidR="008E785D" w:rsidRPr="00016F7F" w:rsidRDefault="008E785D"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4F81BD" w:themeColor="accent1"/>
            </w:tcBorders>
            <w:vAlign w:val="center"/>
          </w:tcPr>
          <w:p w14:paraId="0711D503" w14:textId="77777777" w:rsidR="008E785D" w:rsidRPr="00016F7F" w:rsidRDefault="008E785D" w:rsidP="003B49CB">
            <w:pPr>
              <w:keepNext/>
              <w:spacing w:after="0"/>
              <w:jc w:val="center"/>
            </w:pPr>
          </w:p>
        </w:tc>
        <w:tc>
          <w:tcPr>
            <w:tcW w:w="569" w:type="dxa"/>
            <w:tcBorders>
              <w:bottom w:val="single" w:sz="4" w:space="0" w:color="4F81BD" w:themeColor="accent1"/>
            </w:tcBorders>
            <w:vAlign w:val="center"/>
          </w:tcPr>
          <w:p w14:paraId="5225926E" w14:textId="77777777" w:rsidR="008E785D" w:rsidRPr="00016F7F" w:rsidRDefault="008E785D"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447301" w:rsidRPr="00016F7F" w14:paraId="46A764EE" w14:textId="77777777" w:rsidTr="00B834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60" w:type="dxa"/>
            <w:gridSpan w:val="7"/>
            <w:tcBorders>
              <w:right w:val="single" w:sz="4" w:space="0" w:color="auto"/>
            </w:tcBorders>
            <w:shd w:val="clear" w:color="auto" w:fill="D9D9D9" w:themeFill="background1" w:themeFillShade="D9"/>
            <w:tcMar>
              <w:left w:w="29" w:type="dxa"/>
              <w:right w:w="29" w:type="dxa"/>
            </w:tcMar>
            <w:vAlign w:val="center"/>
          </w:tcPr>
          <w:p w14:paraId="330AF6B6" w14:textId="12CE6F9F" w:rsidR="00447301" w:rsidRPr="00016F7F" w:rsidRDefault="00447301" w:rsidP="003B49CB">
            <w:pPr>
              <w:spacing w:after="0"/>
              <w:jc w:val="center"/>
            </w:pPr>
            <w:r w:rsidRPr="00447301">
              <w:t>Big Data analysis and analytics</w:t>
            </w:r>
          </w:p>
        </w:tc>
      </w:tr>
      <w:tr w:rsidR="008E785D" w:rsidRPr="00016F7F" w14:paraId="62161C35"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7A7304DD" w14:textId="77777777" w:rsidR="008E785D" w:rsidRPr="00016F7F" w:rsidRDefault="008E785D"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98E96D6" w14:textId="77777777" w:rsidR="008E785D" w:rsidRPr="00016F7F" w:rsidRDefault="008E785D" w:rsidP="003B49CB">
            <w:pPr>
              <w:spacing w:after="0"/>
              <w:jc w:val="left"/>
              <w:rPr>
                <w:rFonts w:cstheme="majorHAnsi"/>
              </w:rPr>
            </w:pPr>
          </w:p>
        </w:tc>
        <w:tc>
          <w:tcPr>
            <w:tcW w:w="709" w:type="dxa"/>
            <w:vAlign w:val="center"/>
          </w:tcPr>
          <w:p w14:paraId="5E3D4FA8" w14:textId="77777777" w:rsidR="008E785D" w:rsidRPr="00016F7F" w:rsidRDefault="008E785D"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125B78B" w14:textId="77777777" w:rsidR="008E785D" w:rsidRPr="00016F7F" w:rsidRDefault="008E785D" w:rsidP="003B49CB">
            <w:pPr>
              <w:spacing w:after="0"/>
              <w:jc w:val="center"/>
            </w:pPr>
          </w:p>
        </w:tc>
        <w:tc>
          <w:tcPr>
            <w:tcW w:w="708" w:type="dxa"/>
            <w:vAlign w:val="center"/>
          </w:tcPr>
          <w:p w14:paraId="4EFF55B1" w14:textId="77777777" w:rsidR="008E785D" w:rsidRPr="00016F7F" w:rsidRDefault="008E785D"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4874D6E" w14:textId="77777777" w:rsidR="008E785D" w:rsidRPr="00016F7F" w:rsidRDefault="008E785D" w:rsidP="003B49CB">
            <w:pPr>
              <w:spacing w:after="0"/>
              <w:jc w:val="center"/>
            </w:pPr>
          </w:p>
        </w:tc>
        <w:tc>
          <w:tcPr>
            <w:tcW w:w="569" w:type="dxa"/>
            <w:vAlign w:val="center"/>
          </w:tcPr>
          <w:p w14:paraId="45B23E8A" w14:textId="77777777" w:rsidR="008E785D" w:rsidRPr="00016F7F" w:rsidRDefault="008E785D" w:rsidP="003B49CB">
            <w:pPr>
              <w:spacing w:after="0"/>
              <w:jc w:val="center"/>
              <w:cnfStyle w:val="000000000000" w:firstRow="0" w:lastRow="0" w:firstColumn="0" w:lastColumn="0" w:oddVBand="0" w:evenVBand="0" w:oddHBand="0" w:evenHBand="0" w:firstRowFirstColumn="0" w:firstRowLastColumn="0" w:lastRowFirstColumn="0" w:lastRowLastColumn="0"/>
            </w:pPr>
          </w:p>
        </w:tc>
      </w:tr>
      <w:tr w:rsidR="008E785D" w:rsidRPr="00016F7F" w14:paraId="5137339C"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05450290" w14:textId="77777777" w:rsidR="008E785D" w:rsidRPr="00016F7F" w:rsidRDefault="008E785D"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37FF19B" w14:textId="77777777" w:rsidR="008E785D" w:rsidRPr="00016F7F" w:rsidRDefault="008E785D" w:rsidP="003B49CB">
            <w:pPr>
              <w:keepNext/>
              <w:spacing w:after="0"/>
              <w:jc w:val="left"/>
              <w:rPr>
                <w:rFonts w:cstheme="majorHAnsi"/>
              </w:rPr>
            </w:pPr>
          </w:p>
        </w:tc>
        <w:tc>
          <w:tcPr>
            <w:tcW w:w="709" w:type="dxa"/>
            <w:vAlign w:val="center"/>
          </w:tcPr>
          <w:p w14:paraId="1E648FFE" w14:textId="77777777" w:rsidR="008E785D" w:rsidRPr="00016F7F" w:rsidRDefault="008E785D"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2F4BE18" w14:textId="77777777" w:rsidR="008E785D" w:rsidRPr="00016F7F" w:rsidRDefault="008E785D" w:rsidP="003B49CB">
            <w:pPr>
              <w:keepNext/>
              <w:spacing w:after="0"/>
              <w:jc w:val="center"/>
            </w:pPr>
          </w:p>
        </w:tc>
        <w:tc>
          <w:tcPr>
            <w:tcW w:w="708" w:type="dxa"/>
            <w:vAlign w:val="center"/>
          </w:tcPr>
          <w:p w14:paraId="522D68BF" w14:textId="77777777" w:rsidR="008E785D" w:rsidRPr="00016F7F" w:rsidRDefault="008E785D"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31852E9" w14:textId="77777777" w:rsidR="008E785D" w:rsidRPr="00016F7F" w:rsidRDefault="008E785D" w:rsidP="003B49CB">
            <w:pPr>
              <w:keepNext/>
              <w:spacing w:after="0"/>
              <w:jc w:val="center"/>
            </w:pPr>
          </w:p>
        </w:tc>
        <w:tc>
          <w:tcPr>
            <w:tcW w:w="569" w:type="dxa"/>
            <w:vAlign w:val="center"/>
          </w:tcPr>
          <w:p w14:paraId="47318139" w14:textId="77777777" w:rsidR="008E785D" w:rsidRPr="00016F7F" w:rsidRDefault="008E785D"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8E785D" w:rsidRPr="00016F7F" w14:paraId="2B462714"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4DC3C196" w14:textId="77777777" w:rsidR="008E785D" w:rsidRPr="00016F7F" w:rsidRDefault="008E785D"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9E67021" w14:textId="77777777" w:rsidR="008E785D" w:rsidRPr="00016F7F" w:rsidRDefault="008E785D" w:rsidP="003B49CB">
            <w:pPr>
              <w:keepNext/>
              <w:spacing w:after="0"/>
              <w:jc w:val="left"/>
              <w:rPr>
                <w:rFonts w:cstheme="majorHAnsi"/>
              </w:rPr>
            </w:pPr>
          </w:p>
        </w:tc>
        <w:tc>
          <w:tcPr>
            <w:tcW w:w="709" w:type="dxa"/>
            <w:vAlign w:val="center"/>
          </w:tcPr>
          <w:p w14:paraId="48689D9F" w14:textId="77777777" w:rsidR="008E785D" w:rsidRPr="00016F7F" w:rsidRDefault="008E785D"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073AB5C" w14:textId="77777777" w:rsidR="008E785D" w:rsidRPr="00016F7F" w:rsidRDefault="008E785D" w:rsidP="003B49CB">
            <w:pPr>
              <w:keepNext/>
              <w:spacing w:after="0"/>
              <w:jc w:val="center"/>
            </w:pPr>
          </w:p>
        </w:tc>
        <w:tc>
          <w:tcPr>
            <w:tcW w:w="708" w:type="dxa"/>
            <w:vAlign w:val="center"/>
          </w:tcPr>
          <w:p w14:paraId="2081D705" w14:textId="77777777" w:rsidR="008E785D" w:rsidRPr="00016F7F" w:rsidRDefault="008E785D"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0229231" w14:textId="77777777" w:rsidR="008E785D" w:rsidRPr="00016F7F" w:rsidRDefault="008E785D" w:rsidP="003B49CB">
            <w:pPr>
              <w:keepNext/>
              <w:spacing w:after="0"/>
              <w:jc w:val="center"/>
            </w:pPr>
          </w:p>
        </w:tc>
        <w:tc>
          <w:tcPr>
            <w:tcW w:w="569" w:type="dxa"/>
            <w:vAlign w:val="center"/>
          </w:tcPr>
          <w:p w14:paraId="394F1E32" w14:textId="77777777" w:rsidR="008E785D" w:rsidRPr="00016F7F" w:rsidRDefault="008E785D"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8E785D" w:rsidRPr="00016F7F" w14:paraId="77D6ECEA"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3D55E59C" w14:textId="77777777" w:rsidR="008E785D" w:rsidRPr="00016F7F" w:rsidRDefault="008E785D"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356661E" w14:textId="77777777" w:rsidR="008E785D" w:rsidRPr="00016F7F" w:rsidRDefault="008E785D" w:rsidP="003B49CB">
            <w:pPr>
              <w:spacing w:after="0"/>
              <w:jc w:val="left"/>
              <w:rPr>
                <w:rFonts w:cstheme="majorHAnsi"/>
              </w:rPr>
            </w:pPr>
          </w:p>
        </w:tc>
        <w:tc>
          <w:tcPr>
            <w:tcW w:w="709" w:type="dxa"/>
            <w:vAlign w:val="center"/>
          </w:tcPr>
          <w:p w14:paraId="44985B93" w14:textId="77777777" w:rsidR="008E785D" w:rsidRPr="00016F7F" w:rsidRDefault="008E785D" w:rsidP="003B49CB">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3FDE59B" w14:textId="77777777" w:rsidR="008E785D" w:rsidRPr="00016F7F" w:rsidRDefault="008E785D" w:rsidP="003B49CB">
            <w:pPr>
              <w:spacing w:after="0"/>
              <w:jc w:val="center"/>
            </w:pPr>
          </w:p>
        </w:tc>
        <w:tc>
          <w:tcPr>
            <w:tcW w:w="708" w:type="dxa"/>
            <w:vAlign w:val="center"/>
          </w:tcPr>
          <w:p w14:paraId="5E5E1E8F" w14:textId="77777777" w:rsidR="008E785D" w:rsidRPr="00016F7F" w:rsidRDefault="008E785D" w:rsidP="003B49CB">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BC73714" w14:textId="77777777" w:rsidR="008E785D" w:rsidRPr="00016F7F" w:rsidRDefault="008E785D" w:rsidP="003B49CB">
            <w:pPr>
              <w:spacing w:after="0"/>
              <w:jc w:val="center"/>
            </w:pPr>
          </w:p>
        </w:tc>
        <w:tc>
          <w:tcPr>
            <w:tcW w:w="569" w:type="dxa"/>
            <w:vAlign w:val="center"/>
          </w:tcPr>
          <w:p w14:paraId="0498E006" w14:textId="77777777" w:rsidR="008E785D" w:rsidRPr="00016F7F" w:rsidRDefault="008E785D" w:rsidP="003B49CB">
            <w:pPr>
              <w:spacing w:after="0"/>
              <w:jc w:val="center"/>
              <w:cnfStyle w:val="000000100000" w:firstRow="0" w:lastRow="0" w:firstColumn="0" w:lastColumn="0" w:oddVBand="0" w:evenVBand="0" w:oddHBand="1" w:evenHBand="0" w:firstRowFirstColumn="0" w:firstRowLastColumn="0" w:lastRowFirstColumn="0" w:lastRowLastColumn="0"/>
            </w:pPr>
          </w:p>
        </w:tc>
      </w:tr>
      <w:tr w:rsidR="008E785D" w:rsidRPr="00016F7F" w14:paraId="31DF7C0F"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0B4BC9B1" w14:textId="77777777" w:rsidR="008E785D" w:rsidRPr="00016F7F" w:rsidRDefault="008E785D"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585485D" w14:textId="77777777" w:rsidR="008E785D" w:rsidRPr="00016F7F" w:rsidRDefault="008E785D" w:rsidP="003B49CB">
            <w:pPr>
              <w:keepNext/>
              <w:spacing w:after="0"/>
              <w:jc w:val="left"/>
              <w:rPr>
                <w:rFonts w:cstheme="majorHAnsi"/>
              </w:rPr>
            </w:pPr>
          </w:p>
        </w:tc>
        <w:tc>
          <w:tcPr>
            <w:tcW w:w="709" w:type="dxa"/>
            <w:vAlign w:val="center"/>
          </w:tcPr>
          <w:p w14:paraId="1536196A" w14:textId="77777777" w:rsidR="008E785D" w:rsidRPr="00016F7F" w:rsidRDefault="008E785D"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779B446" w14:textId="77777777" w:rsidR="008E785D" w:rsidRPr="00016F7F" w:rsidRDefault="008E785D" w:rsidP="003B49CB">
            <w:pPr>
              <w:keepNext/>
              <w:spacing w:after="0"/>
              <w:jc w:val="center"/>
            </w:pPr>
          </w:p>
        </w:tc>
        <w:tc>
          <w:tcPr>
            <w:tcW w:w="708" w:type="dxa"/>
            <w:vAlign w:val="center"/>
          </w:tcPr>
          <w:p w14:paraId="7305C72E" w14:textId="77777777" w:rsidR="008E785D" w:rsidRPr="00016F7F" w:rsidRDefault="008E785D"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FB7232D" w14:textId="77777777" w:rsidR="008E785D" w:rsidRPr="00016F7F" w:rsidRDefault="008E785D" w:rsidP="003B49CB">
            <w:pPr>
              <w:keepNext/>
              <w:spacing w:after="0"/>
              <w:jc w:val="center"/>
            </w:pPr>
          </w:p>
        </w:tc>
        <w:tc>
          <w:tcPr>
            <w:tcW w:w="569" w:type="dxa"/>
            <w:vAlign w:val="center"/>
          </w:tcPr>
          <w:p w14:paraId="6FCD4BBD" w14:textId="77777777" w:rsidR="008E785D" w:rsidRPr="00016F7F" w:rsidRDefault="008E785D"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8E785D" w:rsidRPr="00016F7F" w14:paraId="35F3C13F"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65A72297" w14:textId="77777777" w:rsidR="008E785D" w:rsidRPr="00016F7F" w:rsidRDefault="008E785D"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7E6DE36" w14:textId="77777777" w:rsidR="008E785D" w:rsidRPr="00016F7F" w:rsidRDefault="008E785D" w:rsidP="003B49CB">
            <w:pPr>
              <w:keepNext/>
              <w:spacing w:after="0"/>
              <w:jc w:val="left"/>
              <w:rPr>
                <w:rFonts w:cstheme="majorHAnsi"/>
              </w:rPr>
            </w:pPr>
          </w:p>
        </w:tc>
        <w:tc>
          <w:tcPr>
            <w:tcW w:w="709" w:type="dxa"/>
            <w:vAlign w:val="center"/>
          </w:tcPr>
          <w:p w14:paraId="4EE791E9" w14:textId="77777777" w:rsidR="008E785D" w:rsidRPr="00016F7F" w:rsidRDefault="008E785D"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4D57EBF" w14:textId="77777777" w:rsidR="008E785D" w:rsidRPr="00016F7F" w:rsidRDefault="008E785D" w:rsidP="003B49CB">
            <w:pPr>
              <w:keepNext/>
              <w:spacing w:after="0"/>
              <w:jc w:val="center"/>
            </w:pPr>
          </w:p>
        </w:tc>
        <w:tc>
          <w:tcPr>
            <w:tcW w:w="708" w:type="dxa"/>
            <w:vAlign w:val="center"/>
          </w:tcPr>
          <w:p w14:paraId="2D6C3CD4" w14:textId="77777777" w:rsidR="008E785D" w:rsidRPr="00016F7F" w:rsidRDefault="008E785D"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C6669E2" w14:textId="77777777" w:rsidR="008E785D" w:rsidRPr="00016F7F" w:rsidRDefault="008E785D" w:rsidP="003B49CB">
            <w:pPr>
              <w:keepNext/>
              <w:spacing w:after="0"/>
              <w:jc w:val="center"/>
            </w:pPr>
          </w:p>
        </w:tc>
        <w:tc>
          <w:tcPr>
            <w:tcW w:w="569" w:type="dxa"/>
            <w:vAlign w:val="center"/>
          </w:tcPr>
          <w:p w14:paraId="6FF8C6E9" w14:textId="77777777" w:rsidR="008E785D" w:rsidRPr="00016F7F" w:rsidRDefault="008E785D"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B83458" w:rsidRPr="00016F7F" w14:paraId="1CE3339C"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565AFCF1"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BA69299" w14:textId="77777777" w:rsidR="00B83458" w:rsidRPr="00016F7F" w:rsidRDefault="00B83458" w:rsidP="003B49CB">
            <w:pPr>
              <w:spacing w:after="0"/>
              <w:jc w:val="left"/>
              <w:rPr>
                <w:rFonts w:cstheme="majorHAnsi"/>
              </w:rPr>
            </w:pPr>
          </w:p>
        </w:tc>
        <w:tc>
          <w:tcPr>
            <w:tcW w:w="709" w:type="dxa"/>
            <w:vAlign w:val="center"/>
          </w:tcPr>
          <w:p w14:paraId="4052EABF" w14:textId="77777777" w:rsidR="00B83458" w:rsidRPr="00016F7F" w:rsidRDefault="00B83458"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8048245" w14:textId="77777777" w:rsidR="00B83458" w:rsidRPr="00016F7F" w:rsidRDefault="00B83458" w:rsidP="003B49CB">
            <w:pPr>
              <w:spacing w:after="0"/>
              <w:jc w:val="center"/>
            </w:pPr>
          </w:p>
        </w:tc>
        <w:tc>
          <w:tcPr>
            <w:tcW w:w="708" w:type="dxa"/>
            <w:vAlign w:val="center"/>
          </w:tcPr>
          <w:p w14:paraId="70066595" w14:textId="77777777" w:rsidR="00B83458" w:rsidRPr="00016F7F" w:rsidRDefault="00B83458"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0740123" w14:textId="77777777" w:rsidR="00B83458" w:rsidRPr="00016F7F" w:rsidRDefault="00B83458" w:rsidP="003B49CB">
            <w:pPr>
              <w:spacing w:after="0"/>
              <w:jc w:val="center"/>
            </w:pPr>
          </w:p>
        </w:tc>
        <w:tc>
          <w:tcPr>
            <w:tcW w:w="569" w:type="dxa"/>
            <w:vAlign w:val="center"/>
          </w:tcPr>
          <w:p w14:paraId="3D5C66DE" w14:textId="77777777" w:rsidR="00B83458" w:rsidRPr="00016F7F" w:rsidRDefault="00B83458" w:rsidP="003B49CB">
            <w:pPr>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6B617DE7"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533F9CCC"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A6F0FA2" w14:textId="77777777" w:rsidR="00B83458" w:rsidRPr="00016F7F" w:rsidRDefault="00B83458" w:rsidP="003B49CB">
            <w:pPr>
              <w:keepNext/>
              <w:spacing w:after="0"/>
              <w:jc w:val="left"/>
              <w:rPr>
                <w:rFonts w:cstheme="majorHAnsi"/>
              </w:rPr>
            </w:pPr>
          </w:p>
        </w:tc>
        <w:tc>
          <w:tcPr>
            <w:tcW w:w="709" w:type="dxa"/>
            <w:vAlign w:val="center"/>
          </w:tcPr>
          <w:p w14:paraId="21B7854E"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881D7CE" w14:textId="77777777" w:rsidR="00B83458" w:rsidRPr="00016F7F" w:rsidRDefault="00B83458" w:rsidP="003B49CB">
            <w:pPr>
              <w:keepNext/>
              <w:spacing w:after="0"/>
              <w:jc w:val="center"/>
            </w:pPr>
          </w:p>
        </w:tc>
        <w:tc>
          <w:tcPr>
            <w:tcW w:w="708" w:type="dxa"/>
            <w:vAlign w:val="center"/>
          </w:tcPr>
          <w:p w14:paraId="4840C4D7"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7CC3F1F" w14:textId="77777777" w:rsidR="00B83458" w:rsidRPr="00016F7F" w:rsidRDefault="00B83458" w:rsidP="003B49CB">
            <w:pPr>
              <w:keepNext/>
              <w:spacing w:after="0"/>
              <w:jc w:val="center"/>
            </w:pPr>
          </w:p>
        </w:tc>
        <w:tc>
          <w:tcPr>
            <w:tcW w:w="569" w:type="dxa"/>
            <w:vAlign w:val="center"/>
          </w:tcPr>
          <w:p w14:paraId="719E925A"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B83458" w:rsidRPr="00016F7F" w14:paraId="5E0DB09D"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162806D3"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189A8287" w14:textId="77777777" w:rsidR="00B83458" w:rsidRPr="00016F7F" w:rsidRDefault="00B83458" w:rsidP="003B49CB">
            <w:pPr>
              <w:keepNext/>
              <w:spacing w:after="0"/>
              <w:jc w:val="left"/>
              <w:rPr>
                <w:rFonts w:cstheme="majorHAnsi"/>
              </w:rPr>
            </w:pPr>
          </w:p>
        </w:tc>
        <w:tc>
          <w:tcPr>
            <w:tcW w:w="709" w:type="dxa"/>
            <w:vAlign w:val="center"/>
          </w:tcPr>
          <w:p w14:paraId="7A8E3F85"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E27C049" w14:textId="77777777" w:rsidR="00B83458" w:rsidRPr="00016F7F" w:rsidRDefault="00B83458" w:rsidP="003B49CB">
            <w:pPr>
              <w:keepNext/>
              <w:spacing w:after="0"/>
              <w:jc w:val="center"/>
            </w:pPr>
          </w:p>
        </w:tc>
        <w:tc>
          <w:tcPr>
            <w:tcW w:w="708" w:type="dxa"/>
            <w:vAlign w:val="center"/>
          </w:tcPr>
          <w:p w14:paraId="16088AD0"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0C1FC51" w14:textId="77777777" w:rsidR="00B83458" w:rsidRPr="00016F7F" w:rsidRDefault="00B83458" w:rsidP="003B49CB">
            <w:pPr>
              <w:keepNext/>
              <w:spacing w:after="0"/>
              <w:jc w:val="center"/>
            </w:pPr>
          </w:p>
        </w:tc>
        <w:tc>
          <w:tcPr>
            <w:tcW w:w="569" w:type="dxa"/>
            <w:vAlign w:val="center"/>
          </w:tcPr>
          <w:p w14:paraId="0CF99675"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3FC5B871"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4E3D5405"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1CD2D9E" w14:textId="77777777" w:rsidR="00B83458" w:rsidRPr="00016F7F" w:rsidRDefault="00B83458" w:rsidP="003B49CB">
            <w:pPr>
              <w:spacing w:after="0"/>
              <w:jc w:val="left"/>
              <w:rPr>
                <w:rFonts w:cstheme="majorHAnsi"/>
              </w:rPr>
            </w:pPr>
          </w:p>
        </w:tc>
        <w:tc>
          <w:tcPr>
            <w:tcW w:w="709" w:type="dxa"/>
            <w:vAlign w:val="center"/>
          </w:tcPr>
          <w:p w14:paraId="575BCC28" w14:textId="77777777" w:rsidR="00B83458" w:rsidRPr="00016F7F" w:rsidRDefault="00B83458" w:rsidP="003B49CB">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7B3F87D" w14:textId="77777777" w:rsidR="00B83458" w:rsidRPr="00016F7F" w:rsidRDefault="00B83458" w:rsidP="003B49CB">
            <w:pPr>
              <w:spacing w:after="0"/>
              <w:jc w:val="center"/>
            </w:pPr>
          </w:p>
        </w:tc>
        <w:tc>
          <w:tcPr>
            <w:tcW w:w="708" w:type="dxa"/>
            <w:vAlign w:val="center"/>
          </w:tcPr>
          <w:p w14:paraId="4E50CB12" w14:textId="77777777" w:rsidR="00B83458" w:rsidRPr="00016F7F" w:rsidRDefault="00B83458" w:rsidP="003B49CB">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C8B4E87" w14:textId="77777777" w:rsidR="00B83458" w:rsidRPr="00016F7F" w:rsidRDefault="00B83458" w:rsidP="003B49CB">
            <w:pPr>
              <w:spacing w:after="0"/>
              <w:jc w:val="center"/>
            </w:pPr>
          </w:p>
        </w:tc>
        <w:tc>
          <w:tcPr>
            <w:tcW w:w="569" w:type="dxa"/>
            <w:vAlign w:val="center"/>
          </w:tcPr>
          <w:p w14:paraId="5750547A" w14:textId="77777777" w:rsidR="00B83458" w:rsidRPr="00016F7F" w:rsidRDefault="00B83458" w:rsidP="003B49CB">
            <w:pPr>
              <w:spacing w:after="0"/>
              <w:jc w:val="center"/>
              <w:cnfStyle w:val="000000100000" w:firstRow="0" w:lastRow="0" w:firstColumn="0" w:lastColumn="0" w:oddVBand="0" w:evenVBand="0" w:oddHBand="1" w:evenHBand="0" w:firstRowFirstColumn="0" w:firstRowLastColumn="0" w:lastRowFirstColumn="0" w:lastRowLastColumn="0"/>
            </w:pPr>
          </w:p>
        </w:tc>
      </w:tr>
      <w:tr w:rsidR="00B83458" w:rsidRPr="00016F7F" w14:paraId="4156E2E1"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1F41A503"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34643563" w14:textId="77777777" w:rsidR="00B83458" w:rsidRPr="00016F7F" w:rsidRDefault="00B83458" w:rsidP="003B49CB">
            <w:pPr>
              <w:keepNext/>
              <w:spacing w:after="0"/>
              <w:jc w:val="left"/>
              <w:rPr>
                <w:rFonts w:cstheme="majorHAnsi"/>
              </w:rPr>
            </w:pPr>
          </w:p>
        </w:tc>
        <w:tc>
          <w:tcPr>
            <w:tcW w:w="709" w:type="dxa"/>
            <w:vAlign w:val="center"/>
          </w:tcPr>
          <w:p w14:paraId="0360F3E1"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978BB35" w14:textId="77777777" w:rsidR="00B83458" w:rsidRPr="00016F7F" w:rsidRDefault="00B83458" w:rsidP="003B49CB">
            <w:pPr>
              <w:keepNext/>
              <w:spacing w:after="0"/>
              <w:jc w:val="center"/>
            </w:pPr>
          </w:p>
        </w:tc>
        <w:tc>
          <w:tcPr>
            <w:tcW w:w="708" w:type="dxa"/>
            <w:vAlign w:val="center"/>
          </w:tcPr>
          <w:p w14:paraId="67B2AA22"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C35B7F0" w14:textId="77777777" w:rsidR="00B83458" w:rsidRPr="00016F7F" w:rsidRDefault="00B83458" w:rsidP="003B49CB">
            <w:pPr>
              <w:keepNext/>
              <w:spacing w:after="0"/>
              <w:jc w:val="center"/>
            </w:pPr>
          </w:p>
        </w:tc>
        <w:tc>
          <w:tcPr>
            <w:tcW w:w="569" w:type="dxa"/>
            <w:vAlign w:val="center"/>
          </w:tcPr>
          <w:p w14:paraId="43DE4702"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2160EC07" w14:textId="77777777" w:rsidTr="00B834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tcBorders>
              <w:bottom w:val="single" w:sz="4" w:space="0" w:color="1F497D" w:themeColor="text2"/>
            </w:tcBorders>
            <w:shd w:val="clear" w:color="auto" w:fill="auto"/>
            <w:tcMar>
              <w:left w:w="29" w:type="dxa"/>
              <w:right w:w="29" w:type="dxa"/>
            </w:tcMar>
            <w:vAlign w:val="center"/>
          </w:tcPr>
          <w:p w14:paraId="3D4AB2B2"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tcBorders>
              <w:bottom w:val="single" w:sz="4" w:space="0" w:color="1F497D" w:themeColor="text2"/>
            </w:tcBorders>
            <w:shd w:val="clear" w:color="auto" w:fill="auto"/>
            <w:tcMar>
              <w:left w:w="29" w:type="dxa"/>
              <w:right w:w="29" w:type="dxa"/>
            </w:tcMar>
            <w:vAlign w:val="center"/>
          </w:tcPr>
          <w:p w14:paraId="75B63226" w14:textId="77777777" w:rsidR="00B83458" w:rsidRPr="00016F7F" w:rsidRDefault="00B83458" w:rsidP="003B49CB">
            <w:pPr>
              <w:keepNext/>
              <w:spacing w:after="0"/>
              <w:jc w:val="left"/>
              <w:rPr>
                <w:rFonts w:cstheme="majorHAnsi"/>
              </w:rPr>
            </w:pPr>
          </w:p>
        </w:tc>
        <w:tc>
          <w:tcPr>
            <w:tcW w:w="709" w:type="dxa"/>
            <w:tcBorders>
              <w:bottom w:val="single" w:sz="4" w:space="0" w:color="1F497D" w:themeColor="text2"/>
            </w:tcBorders>
            <w:vAlign w:val="center"/>
          </w:tcPr>
          <w:p w14:paraId="69AED3B0"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1F497D" w:themeColor="text2"/>
            </w:tcBorders>
            <w:vAlign w:val="center"/>
          </w:tcPr>
          <w:p w14:paraId="72FBF8C0" w14:textId="77777777" w:rsidR="00B83458" w:rsidRPr="00016F7F" w:rsidRDefault="00B83458" w:rsidP="003B49CB">
            <w:pPr>
              <w:keepNext/>
              <w:spacing w:after="0"/>
              <w:jc w:val="center"/>
            </w:pPr>
          </w:p>
        </w:tc>
        <w:tc>
          <w:tcPr>
            <w:tcW w:w="708" w:type="dxa"/>
            <w:tcBorders>
              <w:bottom w:val="single" w:sz="4" w:space="0" w:color="1F497D" w:themeColor="text2"/>
            </w:tcBorders>
            <w:vAlign w:val="center"/>
          </w:tcPr>
          <w:p w14:paraId="4782DA95"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1F497D" w:themeColor="text2"/>
            </w:tcBorders>
            <w:vAlign w:val="center"/>
          </w:tcPr>
          <w:p w14:paraId="02085149" w14:textId="77777777" w:rsidR="00B83458" w:rsidRPr="00016F7F" w:rsidRDefault="00B83458" w:rsidP="003B49CB">
            <w:pPr>
              <w:keepNext/>
              <w:spacing w:after="0"/>
              <w:jc w:val="center"/>
            </w:pPr>
          </w:p>
        </w:tc>
        <w:tc>
          <w:tcPr>
            <w:tcW w:w="569" w:type="dxa"/>
            <w:tcBorders>
              <w:bottom w:val="single" w:sz="4" w:space="0" w:color="1F497D" w:themeColor="text2"/>
            </w:tcBorders>
            <w:vAlign w:val="center"/>
          </w:tcPr>
          <w:p w14:paraId="1423181E"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B83458" w:rsidRPr="00016F7F" w14:paraId="4B21FAFF" w14:textId="77777777" w:rsidTr="00B83458">
        <w:trPr>
          <w:jc w:val="center"/>
        </w:trPr>
        <w:tc>
          <w:tcPr>
            <w:cnfStyle w:val="001000000000" w:firstRow="0" w:lastRow="0" w:firstColumn="1" w:lastColumn="0" w:oddVBand="0" w:evenVBand="0" w:oddHBand="0" w:evenHBand="0" w:firstRowFirstColumn="0" w:firstRowLastColumn="0" w:lastRowFirstColumn="0" w:lastRowLastColumn="0"/>
            <w:tcW w:w="10060" w:type="dxa"/>
            <w:gridSpan w:val="7"/>
            <w:tcBorders>
              <w:right w:val="single" w:sz="4" w:space="0" w:color="auto"/>
            </w:tcBorders>
            <w:shd w:val="clear" w:color="auto" w:fill="D9D9D9" w:themeFill="background1" w:themeFillShade="D9"/>
            <w:tcMar>
              <w:left w:w="29" w:type="dxa"/>
              <w:right w:w="29" w:type="dxa"/>
            </w:tcMar>
            <w:vAlign w:val="center"/>
          </w:tcPr>
          <w:p w14:paraId="5580D96D" w14:textId="40E05E32" w:rsidR="00B83458" w:rsidRPr="00016F7F" w:rsidRDefault="00B83458" w:rsidP="003B49CB">
            <w:pPr>
              <w:spacing w:after="0"/>
              <w:jc w:val="center"/>
            </w:pPr>
            <w:r w:rsidRPr="00B83458">
              <w:t>Knowledge generation and reasoning</w:t>
            </w:r>
          </w:p>
        </w:tc>
      </w:tr>
      <w:tr w:rsidR="00B83458" w:rsidRPr="00016F7F" w14:paraId="68E749BE"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1E4B8AB5"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3150424" w14:textId="77777777" w:rsidR="00B83458" w:rsidRPr="00016F7F" w:rsidRDefault="00B83458" w:rsidP="003B49CB">
            <w:pPr>
              <w:spacing w:after="0"/>
              <w:jc w:val="left"/>
              <w:rPr>
                <w:rFonts w:cstheme="majorHAnsi"/>
              </w:rPr>
            </w:pPr>
          </w:p>
        </w:tc>
        <w:tc>
          <w:tcPr>
            <w:tcW w:w="709" w:type="dxa"/>
            <w:vAlign w:val="center"/>
          </w:tcPr>
          <w:p w14:paraId="684CB05E" w14:textId="77777777" w:rsidR="00B83458" w:rsidRPr="00016F7F" w:rsidRDefault="00B83458" w:rsidP="003B49CB">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116F770" w14:textId="77777777" w:rsidR="00B83458" w:rsidRPr="00016F7F" w:rsidRDefault="00B83458" w:rsidP="003B49CB">
            <w:pPr>
              <w:spacing w:after="0"/>
              <w:jc w:val="center"/>
            </w:pPr>
          </w:p>
        </w:tc>
        <w:tc>
          <w:tcPr>
            <w:tcW w:w="708" w:type="dxa"/>
            <w:vAlign w:val="center"/>
          </w:tcPr>
          <w:p w14:paraId="491F761A" w14:textId="77777777" w:rsidR="00B83458" w:rsidRPr="00016F7F" w:rsidRDefault="00B83458" w:rsidP="003B49CB">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702AB4B" w14:textId="77777777" w:rsidR="00B83458" w:rsidRPr="00016F7F" w:rsidRDefault="00B83458" w:rsidP="003B49CB">
            <w:pPr>
              <w:spacing w:after="0"/>
              <w:jc w:val="center"/>
            </w:pPr>
          </w:p>
        </w:tc>
        <w:tc>
          <w:tcPr>
            <w:tcW w:w="569" w:type="dxa"/>
            <w:vAlign w:val="center"/>
          </w:tcPr>
          <w:p w14:paraId="1C725303" w14:textId="77777777" w:rsidR="00B83458" w:rsidRPr="00016F7F" w:rsidRDefault="00B83458" w:rsidP="003B49CB">
            <w:pPr>
              <w:spacing w:after="0"/>
              <w:jc w:val="center"/>
              <w:cnfStyle w:val="000000100000" w:firstRow="0" w:lastRow="0" w:firstColumn="0" w:lastColumn="0" w:oddVBand="0" w:evenVBand="0" w:oddHBand="1" w:evenHBand="0" w:firstRowFirstColumn="0" w:firstRowLastColumn="0" w:lastRowFirstColumn="0" w:lastRowLastColumn="0"/>
            </w:pPr>
          </w:p>
        </w:tc>
      </w:tr>
      <w:tr w:rsidR="00B83458" w:rsidRPr="00016F7F" w14:paraId="3CE1DCAB"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0C04EBF2"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33DC684C" w14:textId="77777777" w:rsidR="00B83458" w:rsidRPr="00016F7F" w:rsidRDefault="00B83458" w:rsidP="003B49CB">
            <w:pPr>
              <w:keepNext/>
              <w:spacing w:after="0"/>
              <w:jc w:val="left"/>
              <w:rPr>
                <w:rFonts w:cstheme="majorHAnsi"/>
              </w:rPr>
            </w:pPr>
          </w:p>
        </w:tc>
        <w:tc>
          <w:tcPr>
            <w:tcW w:w="709" w:type="dxa"/>
            <w:vAlign w:val="center"/>
          </w:tcPr>
          <w:p w14:paraId="299A0D18"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5F51143" w14:textId="77777777" w:rsidR="00B83458" w:rsidRPr="00016F7F" w:rsidRDefault="00B83458" w:rsidP="003B49CB">
            <w:pPr>
              <w:keepNext/>
              <w:spacing w:after="0"/>
              <w:jc w:val="center"/>
            </w:pPr>
          </w:p>
        </w:tc>
        <w:tc>
          <w:tcPr>
            <w:tcW w:w="708" w:type="dxa"/>
            <w:vAlign w:val="center"/>
          </w:tcPr>
          <w:p w14:paraId="75A3EC03"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CA22388" w14:textId="77777777" w:rsidR="00B83458" w:rsidRPr="00016F7F" w:rsidRDefault="00B83458" w:rsidP="003B49CB">
            <w:pPr>
              <w:keepNext/>
              <w:spacing w:after="0"/>
              <w:jc w:val="center"/>
            </w:pPr>
          </w:p>
        </w:tc>
        <w:tc>
          <w:tcPr>
            <w:tcW w:w="569" w:type="dxa"/>
            <w:vAlign w:val="center"/>
          </w:tcPr>
          <w:p w14:paraId="6339D65F"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0CCEE497"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3FDB6403"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E98A366" w14:textId="77777777" w:rsidR="00B83458" w:rsidRPr="00016F7F" w:rsidRDefault="00B83458" w:rsidP="003B49CB">
            <w:pPr>
              <w:keepNext/>
              <w:spacing w:after="0"/>
              <w:jc w:val="left"/>
              <w:rPr>
                <w:rFonts w:cstheme="majorHAnsi"/>
              </w:rPr>
            </w:pPr>
          </w:p>
        </w:tc>
        <w:tc>
          <w:tcPr>
            <w:tcW w:w="709" w:type="dxa"/>
            <w:vAlign w:val="center"/>
          </w:tcPr>
          <w:p w14:paraId="20C177DE"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9204422" w14:textId="77777777" w:rsidR="00B83458" w:rsidRPr="00016F7F" w:rsidRDefault="00B83458" w:rsidP="003B49CB">
            <w:pPr>
              <w:keepNext/>
              <w:spacing w:after="0"/>
              <w:jc w:val="center"/>
            </w:pPr>
          </w:p>
        </w:tc>
        <w:tc>
          <w:tcPr>
            <w:tcW w:w="708" w:type="dxa"/>
            <w:vAlign w:val="center"/>
          </w:tcPr>
          <w:p w14:paraId="25E2A6F1"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32B362F" w14:textId="77777777" w:rsidR="00B83458" w:rsidRPr="00016F7F" w:rsidRDefault="00B83458" w:rsidP="003B49CB">
            <w:pPr>
              <w:keepNext/>
              <w:spacing w:after="0"/>
              <w:jc w:val="center"/>
            </w:pPr>
          </w:p>
        </w:tc>
        <w:tc>
          <w:tcPr>
            <w:tcW w:w="569" w:type="dxa"/>
            <w:vAlign w:val="center"/>
          </w:tcPr>
          <w:p w14:paraId="2BCA5941"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8E785D" w:rsidRPr="00016F7F" w14:paraId="4DA761C0"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6349573D" w14:textId="77777777" w:rsidR="008E785D" w:rsidRPr="00016F7F" w:rsidRDefault="008E785D"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0FA4B8B2" w14:textId="77777777" w:rsidR="008E785D" w:rsidRPr="00016F7F" w:rsidRDefault="008E785D" w:rsidP="003B49CB">
            <w:pPr>
              <w:spacing w:after="0"/>
              <w:jc w:val="left"/>
              <w:rPr>
                <w:rFonts w:cstheme="majorHAnsi"/>
              </w:rPr>
            </w:pPr>
          </w:p>
        </w:tc>
        <w:tc>
          <w:tcPr>
            <w:tcW w:w="709" w:type="dxa"/>
            <w:vAlign w:val="center"/>
          </w:tcPr>
          <w:p w14:paraId="3D4E4FF8" w14:textId="77777777" w:rsidR="008E785D" w:rsidRPr="00016F7F" w:rsidRDefault="008E785D"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05EA5A1" w14:textId="77777777" w:rsidR="008E785D" w:rsidRPr="00016F7F" w:rsidRDefault="008E785D" w:rsidP="003B49CB">
            <w:pPr>
              <w:spacing w:after="0"/>
              <w:jc w:val="center"/>
            </w:pPr>
          </w:p>
        </w:tc>
        <w:tc>
          <w:tcPr>
            <w:tcW w:w="708" w:type="dxa"/>
            <w:vAlign w:val="center"/>
          </w:tcPr>
          <w:p w14:paraId="4A04BE5F" w14:textId="77777777" w:rsidR="008E785D" w:rsidRPr="00016F7F" w:rsidRDefault="008E785D"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30814C9" w14:textId="77777777" w:rsidR="008E785D" w:rsidRPr="00016F7F" w:rsidRDefault="008E785D" w:rsidP="003B49CB">
            <w:pPr>
              <w:spacing w:after="0"/>
              <w:jc w:val="center"/>
            </w:pPr>
          </w:p>
        </w:tc>
        <w:tc>
          <w:tcPr>
            <w:tcW w:w="569" w:type="dxa"/>
            <w:vAlign w:val="center"/>
          </w:tcPr>
          <w:p w14:paraId="581235D0" w14:textId="77777777" w:rsidR="008E785D" w:rsidRPr="00016F7F" w:rsidRDefault="008E785D" w:rsidP="003B49CB">
            <w:pPr>
              <w:spacing w:after="0"/>
              <w:jc w:val="center"/>
              <w:cnfStyle w:val="000000000000" w:firstRow="0" w:lastRow="0" w:firstColumn="0" w:lastColumn="0" w:oddVBand="0" w:evenVBand="0" w:oddHBand="0" w:evenHBand="0" w:firstRowFirstColumn="0" w:firstRowLastColumn="0" w:lastRowFirstColumn="0" w:lastRowLastColumn="0"/>
            </w:pPr>
          </w:p>
        </w:tc>
      </w:tr>
      <w:tr w:rsidR="008E785D" w:rsidRPr="00016F7F" w14:paraId="052E014E"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295DDFE3" w14:textId="77777777" w:rsidR="008E785D" w:rsidRPr="00016F7F" w:rsidRDefault="008E785D"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1162D8D7" w14:textId="77777777" w:rsidR="008E785D" w:rsidRPr="00016F7F" w:rsidRDefault="008E785D" w:rsidP="003B49CB">
            <w:pPr>
              <w:keepNext/>
              <w:spacing w:after="0"/>
              <w:jc w:val="left"/>
              <w:rPr>
                <w:rFonts w:cstheme="majorHAnsi"/>
              </w:rPr>
            </w:pPr>
          </w:p>
        </w:tc>
        <w:tc>
          <w:tcPr>
            <w:tcW w:w="709" w:type="dxa"/>
            <w:vAlign w:val="center"/>
          </w:tcPr>
          <w:p w14:paraId="18256DA0" w14:textId="77777777" w:rsidR="008E785D" w:rsidRPr="00016F7F" w:rsidRDefault="008E785D"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EEB4B78" w14:textId="77777777" w:rsidR="008E785D" w:rsidRPr="00016F7F" w:rsidRDefault="008E785D" w:rsidP="003B49CB">
            <w:pPr>
              <w:keepNext/>
              <w:spacing w:after="0"/>
              <w:jc w:val="center"/>
            </w:pPr>
          </w:p>
        </w:tc>
        <w:tc>
          <w:tcPr>
            <w:tcW w:w="708" w:type="dxa"/>
            <w:vAlign w:val="center"/>
          </w:tcPr>
          <w:p w14:paraId="53BB2B36" w14:textId="77777777" w:rsidR="008E785D" w:rsidRPr="00016F7F" w:rsidRDefault="008E785D"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E7590C1" w14:textId="77777777" w:rsidR="008E785D" w:rsidRPr="00016F7F" w:rsidRDefault="008E785D" w:rsidP="003B49CB">
            <w:pPr>
              <w:keepNext/>
              <w:spacing w:after="0"/>
              <w:jc w:val="center"/>
            </w:pPr>
          </w:p>
        </w:tc>
        <w:tc>
          <w:tcPr>
            <w:tcW w:w="569" w:type="dxa"/>
            <w:vAlign w:val="center"/>
          </w:tcPr>
          <w:p w14:paraId="0F3F29A9" w14:textId="77777777" w:rsidR="008E785D" w:rsidRPr="00016F7F" w:rsidRDefault="008E785D"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8E785D" w:rsidRPr="00016F7F" w14:paraId="283FFDDA"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50F4B6B2" w14:textId="77777777" w:rsidR="008E785D" w:rsidRPr="00016F7F" w:rsidRDefault="008E785D"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711AEB1" w14:textId="77777777" w:rsidR="008E785D" w:rsidRPr="00016F7F" w:rsidRDefault="008E785D" w:rsidP="003B49CB">
            <w:pPr>
              <w:keepNext/>
              <w:spacing w:after="0"/>
              <w:jc w:val="left"/>
              <w:rPr>
                <w:rFonts w:cstheme="majorHAnsi"/>
              </w:rPr>
            </w:pPr>
          </w:p>
        </w:tc>
        <w:tc>
          <w:tcPr>
            <w:tcW w:w="709" w:type="dxa"/>
            <w:vAlign w:val="center"/>
          </w:tcPr>
          <w:p w14:paraId="5C67A8F2" w14:textId="77777777" w:rsidR="008E785D" w:rsidRPr="00016F7F" w:rsidRDefault="008E785D"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FC9344B" w14:textId="77777777" w:rsidR="008E785D" w:rsidRPr="00016F7F" w:rsidRDefault="008E785D" w:rsidP="003B49CB">
            <w:pPr>
              <w:keepNext/>
              <w:spacing w:after="0"/>
              <w:jc w:val="center"/>
            </w:pPr>
          </w:p>
        </w:tc>
        <w:tc>
          <w:tcPr>
            <w:tcW w:w="708" w:type="dxa"/>
            <w:vAlign w:val="center"/>
          </w:tcPr>
          <w:p w14:paraId="34E7D5B2" w14:textId="77777777" w:rsidR="008E785D" w:rsidRPr="00016F7F" w:rsidRDefault="008E785D"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CFDED33" w14:textId="77777777" w:rsidR="008E785D" w:rsidRPr="00016F7F" w:rsidRDefault="008E785D" w:rsidP="003B49CB">
            <w:pPr>
              <w:keepNext/>
              <w:spacing w:after="0"/>
              <w:jc w:val="center"/>
            </w:pPr>
          </w:p>
        </w:tc>
        <w:tc>
          <w:tcPr>
            <w:tcW w:w="569" w:type="dxa"/>
            <w:vAlign w:val="center"/>
          </w:tcPr>
          <w:p w14:paraId="748187B4" w14:textId="77777777" w:rsidR="008E785D" w:rsidRPr="00016F7F" w:rsidRDefault="008E785D"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027BFC34"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3242DFBF"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A8E67EC" w14:textId="77777777" w:rsidR="00B83458" w:rsidRPr="00016F7F" w:rsidRDefault="00B83458" w:rsidP="003B49CB">
            <w:pPr>
              <w:spacing w:after="0"/>
              <w:jc w:val="left"/>
              <w:rPr>
                <w:rFonts w:cstheme="majorHAnsi"/>
              </w:rPr>
            </w:pPr>
          </w:p>
        </w:tc>
        <w:tc>
          <w:tcPr>
            <w:tcW w:w="709" w:type="dxa"/>
            <w:vAlign w:val="center"/>
          </w:tcPr>
          <w:p w14:paraId="5435A8CB" w14:textId="77777777" w:rsidR="00B83458" w:rsidRPr="00016F7F" w:rsidRDefault="00B83458" w:rsidP="003B49CB">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9994858" w14:textId="77777777" w:rsidR="00B83458" w:rsidRPr="00016F7F" w:rsidRDefault="00B83458" w:rsidP="003B49CB">
            <w:pPr>
              <w:spacing w:after="0"/>
              <w:jc w:val="center"/>
            </w:pPr>
          </w:p>
        </w:tc>
        <w:tc>
          <w:tcPr>
            <w:tcW w:w="708" w:type="dxa"/>
            <w:vAlign w:val="center"/>
          </w:tcPr>
          <w:p w14:paraId="78790E37" w14:textId="77777777" w:rsidR="00B83458" w:rsidRPr="00016F7F" w:rsidRDefault="00B83458" w:rsidP="003B49CB">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723414D" w14:textId="77777777" w:rsidR="00B83458" w:rsidRPr="00016F7F" w:rsidRDefault="00B83458" w:rsidP="003B49CB">
            <w:pPr>
              <w:spacing w:after="0"/>
              <w:jc w:val="center"/>
            </w:pPr>
          </w:p>
        </w:tc>
        <w:tc>
          <w:tcPr>
            <w:tcW w:w="569" w:type="dxa"/>
            <w:vAlign w:val="center"/>
          </w:tcPr>
          <w:p w14:paraId="7E8D0168" w14:textId="77777777" w:rsidR="00B83458" w:rsidRPr="00016F7F" w:rsidRDefault="00B83458" w:rsidP="003B49CB">
            <w:pPr>
              <w:spacing w:after="0"/>
              <w:jc w:val="center"/>
              <w:cnfStyle w:val="000000100000" w:firstRow="0" w:lastRow="0" w:firstColumn="0" w:lastColumn="0" w:oddVBand="0" w:evenVBand="0" w:oddHBand="1" w:evenHBand="0" w:firstRowFirstColumn="0" w:firstRowLastColumn="0" w:lastRowFirstColumn="0" w:lastRowLastColumn="0"/>
            </w:pPr>
          </w:p>
        </w:tc>
      </w:tr>
      <w:tr w:rsidR="00B83458" w:rsidRPr="00016F7F" w14:paraId="2E03342B"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69870F76"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D690106" w14:textId="77777777" w:rsidR="00B83458" w:rsidRPr="00016F7F" w:rsidRDefault="00B83458" w:rsidP="003B49CB">
            <w:pPr>
              <w:keepNext/>
              <w:spacing w:after="0"/>
              <w:jc w:val="left"/>
              <w:rPr>
                <w:rFonts w:cstheme="majorHAnsi"/>
              </w:rPr>
            </w:pPr>
          </w:p>
        </w:tc>
        <w:tc>
          <w:tcPr>
            <w:tcW w:w="709" w:type="dxa"/>
            <w:vAlign w:val="center"/>
          </w:tcPr>
          <w:p w14:paraId="40594E3F"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D1BA586" w14:textId="77777777" w:rsidR="00B83458" w:rsidRPr="00016F7F" w:rsidRDefault="00B83458" w:rsidP="003B49CB">
            <w:pPr>
              <w:keepNext/>
              <w:spacing w:after="0"/>
              <w:jc w:val="center"/>
            </w:pPr>
          </w:p>
        </w:tc>
        <w:tc>
          <w:tcPr>
            <w:tcW w:w="708" w:type="dxa"/>
            <w:vAlign w:val="center"/>
          </w:tcPr>
          <w:p w14:paraId="68A9C8F7"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48F89EA" w14:textId="77777777" w:rsidR="00B83458" w:rsidRPr="00016F7F" w:rsidRDefault="00B83458" w:rsidP="003B49CB">
            <w:pPr>
              <w:keepNext/>
              <w:spacing w:after="0"/>
              <w:jc w:val="center"/>
            </w:pPr>
          </w:p>
        </w:tc>
        <w:tc>
          <w:tcPr>
            <w:tcW w:w="569" w:type="dxa"/>
            <w:vAlign w:val="center"/>
          </w:tcPr>
          <w:p w14:paraId="21AABC36"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559CD413"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4BF51336"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13EEE44C" w14:textId="77777777" w:rsidR="00B83458" w:rsidRPr="00016F7F" w:rsidRDefault="00B83458" w:rsidP="003B49CB">
            <w:pPr>
              <w:keepNext/>
              <w:spacing w:after="0"/>
              <w:jc w:val="left"/>
              <w:rPr>
                <w:rFonts w:cstheme="majorHAnsi"/>
              </w:rPr>
            </w:pPr>
          </w:p>
        </w:tc>
        <w:tc>
          <w:tcPr>
            <w:tcW w:w="709" w:type="dxa"/>
            <w:vAlign w:val="center"/>
          </w:tcPr>
          <w:p w14:paraId="4EB8FDBE"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9EB3C77" w14:textId="77777777" w:rsidR="00B83458" w:rsidRPr="00016F7F" w:rsidRDefault="00B83458" w:rsidP="003B49CB">
            <w:pPr>
              <w:keepNext/>
              <w:spacing w:after="0"/>
              <w:jc w:val="center"/>
            </w:pPr>
          </w:p>
        </w:tc>
        <w:tc>
          <w:tcPr>
            <w:tcW w:w="708" w:type="dxa"/>
            <w:vAlign w:val="center"/>
          </w:tcPr>
          <w:p w14:paraId="407B5DEC"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7CF0584" w14:textId="77777777" w:rsidR="00B83458" w:rsidRPr="00016F7F" w:rsidRDefault="00B83458" w:rsidP="003B49CB">
            <w:pPr>
              <w:keepNext/>
              <w:spacing w:after="0"/>
              <w:jc w:val="center"/>
            </w:pPr>
          </w:p>
        </w:tc>
        <w:tc>
          <w:tcPr>
            <w:tcW w:w="569" w:type="dxa"/>
            <w:vAlign w:val="center"/>
          </w:tcPr>
          <w:p w14:paraId="3C13908A"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B83458" w:rsidRPr="00016F7F" w14:paraId="34A21CD0"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7C80C3DA"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2E6720F" w14:textId="77777777" w:rsidR="00B83458" w:rsidRPr="00016F7F" w:rsidRDefault="00B83458" w:rsidP="003B49CB">
            <w:pPr>
              <w:spacing w:after="0"/>
              <w:jc w:val="left"/>
              <w:rPr>
                <w:rFonts w:cstheme="majorHAnsi"/>
              </w:rPr>
            </w:pPr>
          </w:p>
        </w:tc>
        <w:tc>
          <w:tcPr>
            <w:tcW w:w="709" w:type="dxa"/>
            <w:vAlign w:val="center"/>
          </w:tcPr>
          <w:p w14:paraId="0DB2B0FF" w14:textId="77777777" w:rsidR="00B83458" w:rsidRPr="00016F7F" w:rsidRDefault="00B83458"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B3CF0BE" w14:textId="77777777" w:rsidR="00B83458" w:rsidRPr="00016F7F" w:rsidRDefault="00B83458" w:rsidP="003B49CB">
            <w:pPr>
              <w:spacing w:after="0"/>
              <w:jc w:val="center"/>
            </w:pPr>
          </w:p>
        </w:tc>
        <w:tc>
          <w:tcPr>
            <w:tcW w:w="708" w:type="dxa"/>
            <w:vAlign w:val="center"/>
          </w:tcPr>
          <w:p w14:paraId="0BEC7527" w14:textId="77777777" w:rsidR="00B83458" w:rsidRPr="00016F7F" w:rsidRDefault="00B83458"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95721A1" w14:textId="77777777" w:rsidR="00B83458" w:rsidRPr="00016F7F" w:rsidRDefault="00B83458" w:rsidP="003B49CB">
            <w:pPr>
              <w:spacing w:after="0"/>
              <w:jc w:val="center"/>
            </w:pPr>
          </w:p>
        </w:tc>
        <w:tc>
          <w:tcPr>
            <w:tcW w:w="569" w:type="dxa"/>
            <w:vAlign w:val="center"/>
          </w:tcPr>
          <w:p w14:paraId="6EB1C366" w14:textId="77777777" w:rsidR="00B83458" w:rsidRPr="00016F7F" w:rsidRDefault="00B83458" w:rsidP="003B49CB">
            <w:pPr>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60CF8A0B"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4A381BAC"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58A7398" w14:textId="77777777" w:rsidR="00B83458" w:rsidRPr="00016F7F" w:rsidRDefault="00B83458" w:rsidP="003B49CB">
            <w:pPr>
              <w:keepNext/>
              <w:spacing w:after="0"/>
              <w:jc w:val="left"/>
              <w:rPr>
                <w:rFonts w:cstheme="majorHAnsi"/>
              </w:rPr>
            </w:pPr>
          </w:p>
        </w:tc>
        <w:tc>
          <w:tcPr>
            <w:tcW w:w="709" w:type="dxa"/>
            <w:vAlign w:val="center"/>
          </w:tcPr>
          <w:p w14:paraId="0B816D75"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F50CFCE" w14:textId="77777777" w:rsidR="00B83458" w:rsidRPr="00016F7F" w:rsidRDefault="00B83458" w:rsidP="003B49CB">
            <w:pPr>
              <w:keepNext/>
              <w:spacing w:after="0"/>
              <w:jc w:val="center"/>
            </w:pPr>
          </w:p>
        </w:tc>
        <w:tc>
          <w:tcPr>
            <w:tcW w:w="708" w:type="dxa"/>
            <w:vAlign w:val="center"/>
          </w:tcPr>
          <w:p w14:paraId="5A411BC7"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ED38A92" w14:textId="77777777" w:rsidR="00B83458" w:rsidRPr="00016F7F" w:rsidRDefault="00B83458" w:rsidP="003B49CB">
            <w:pPr>
              <w:keepNext/>
              <w:spacing w:after="0"/>
              <w:jc w:val="center"/>
            </w:pPr>
          </w:p>
        </w:tc>
        <w:tc>
          <w:tcPr>
            <w:tcW w:w="569" w:type="dxa"/>
            <w:vAlign w:val="center"/>
          </w:tcPr>
          <w:p w14:paraId="6477BE61"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B83458" w:rsidRPr="00016F7F" w14:paraId="28100140" w14:textId="77777777" w:rsidTr="00B83458">
        <w:trPr>
          <w:jc w:val="center"/>
        </w:trPr>
        <w:tc>
          <w:tcPr>
            <w:cnfStyle w:val="001000000000" w:firstRow="0" w:lastRow="0" w:firstColumn="1" w:lastColumn="0" w:oddVBand="0" w:evenVBand="0" w:oddHBand="0" w:evenHBand="0" w:firstRowFirstColumn="0" w:firstRowLastColumn="0" w:lastRowFirstColumn="0" w:lastRowLastColumn="0"/>
            <w:tcW w:w="2122" w:type="dxa"/>
            <w:vMerge/>
            <w:tcBorders>
              <w:bottom w:val="single" w:sz="4" w:space="0" w:color="4F81BD" w:themeColor="accent1"/>
            </w:tcBorders>
            <w:shd w:val="clear" w:color="auto" w:fill="auto"/>
            <w:tcMar>
              <w:left w:w="29" w:type="dxa"/>
              <w:right w:w="29" w:type="dxa"/>
            </w:tcMar>
            <w:vAlign w:val="center"/>
          </w:tcPr>
          <w:p w14:paraId="14EFBD09"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tcBorders>
              <w:bottom w:val="single" w:sz="4" w:space="0" w:color="4F81BD" w:themeColor="accent1"/>
            </w:tcBorders>
            <w:shd w:val="clear" w:color="auto" w:fill="auto"/>
            <w:tcMar>
              <w:left w:w="29" w:type="dxa"/>
              <w:right w:w="29" w:type="dxa"/>
            </w:tcMar>
            <w:vAlign w:val="center"/>
          </w:tcPr>
          <w:p w14:paraId="4C33D178" w14:textId="77777777" w:rsidR="00B83458" w:rsidRPr="00016F7F" w:rsidRDefault="00B83458" w:rsidP="003B49CB">
            <w:pPr>
              <w:keepNext/>
              <w:spacing w:after="0"/>
              <w:jc w:val="left"/>
              <w:rPr>
                <w:rFonts w:cstheme="majorHAnsi"/>
              </w:rPr>
            </w:pPr>
          </w:p>
        </w:tc>
        <w:tc>
          <w:tcPr>
            <w:tcW w:w="709" w:type="dxa"/>
            <w:tcBorders>
              <w:bottom w:val="single" w:sz="4" w:space="0" w:color="4F81BD" w:themeColor="accent1"/>
            </w:tcBorders>
            <w:vAlign w:val="center"/>
          </w:tcPr>
          <w:p w14:paraId="7AF7C234"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4F81BD" w:themeColor="accent1"/>
            </w:tcBorders>
            <w:vAlign w:val="center"/>
          </w:tcPr>
          <w:p w14:paraId="0DE24E63" w14:textId="77777777" w:rsidR="00B83458" w:rsidRPr="00016F7F" w:rsidRDefault="00B83458" w:rsidP="003B49CB">
            <w:pPr>
              <w:keepNext/>
              <w:spacing w:after="0"/>
              <w:jc w:val="center"/>
            </w:pPr>
          </w:p>
        </w:tc>
        <w:tc>
          <w:tcPr>
            <w:tcW w:w="708" w:type="dxa"/>
            <w:tcBorders>
              <w:bottom w:val="single" w:sz="4" w:space="0" w:color="4F81BD" w:themeColor="accent1"/>
            </w:tcBorders>
            <w:vAlign w:val="center"/>
          </w:tcPr>
          <w:p w14:paraId="3DE5EB6E"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4F81BD" w:themeColor="accent1"/>
            </w:tcBorders>
            <w:vAlign w:val="center"/>
          </w:tcPr>
          <w:p w14:paraId="3885AF08" w14:textId="77777777" w:rsidR="00B83458" w:rsidRPr="00016F7F" w:rsidRDefault="00B83458" w:rsidP="003B49CB">
            <w:pPr>
              <w:keepNext/>
              <w:spacing w:after="0"/>
              <w:jc w:val="center"/>
            </w:pPr>
          </w:p>
        </w:tc>
        <w:tc>
          <w:tcPr>
            <w:tcW w:w="569" w:type="dxa"/>
            <w:tcBorders>
              <w:bottom w:val="single" w:sz="4" w:space="0" w:color="4F81BD" w:themeColor="accent1"/>
            </w:tcBorders>
            <w:vAlign w:val="center"/>
          </w:tcPr>
          <w:p w14:paraId="7B989819"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1E397AC3" w14:textId="77777777" w:rsidTr="00B834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60" w:type="dxa"/>
            <w:gridSpan w:val="7"/>
            <w:tcBorders>
              <w:right w:val="single" w:sz="4" w:space="0" w:color="auto"/>
            </w:tcBorders>
            <w:shd w:val="clear" w:color="auto" w:fill="D9D9D9" w:themeFill="background1" w:themeFillShade="D9"/>
            <w:tcMar>
              <w:left w:w="29" w:type="dxa"/>
              <w:right w:w="29" w:type="dxa"/>
            </w:tcMar>
            <w:vAlign w:val="center"/>
          </w:tcPr>
          <w:p w14:paraId="4256FD20" w14:textId="0851D8A7" w:rsidR="00B83458" w:rsidRPr="00016F7F" w:rsidRDefault="00B83458" w:rsidP="003B49CB">
            <w:pPr>
              <w:spacing w:after="0"/>
              <w:jc w:val="center"/>
            </w:pPr>
            <w:r w:rsidRPr="00B83458">
              <w:t>Integration of human factor in the analysis loop</w:t>
            </w:r>
          </w:p>
        </w:tc>
      </w:tr>
      <w:tr w:rsidR="00B83458" w:rsidRPr="00016F7F" w14:paraId="105F4473"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090CCBFF"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AFA9DA6" w14:textId="77777777" w:rsidR="00B83458" w:rsidRPr="00016F7F" w:rsidRDefault="00B83458" w:rsidP="003B49CB">
            <w:pPr>
              <w:spacing w:after="0"/>
              <w:jc w:val="left"/>
              <w:rPr>
                <w:rFonts w:cstheme="majorHAnsi"/>
              </w:rPr>
            </w:pPr>
          </w:p>
        </w:tc>
        <w:tc>
          <w:tcPr>
            <w:tcW w:w="709" w:type="dxa"/>
            <w:vAlign w:val="center"/>
          </w:tcPr>
          <w:p w14:paraId="0B7EC2FF" w14:textId="77777777" w:rsidR="00B83458" w:rsidRPr="00016F7F" w:rsidRDefault="00B83458"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90B7460" w14:textId="77777777" w:rsidR="00B83458" w:rsidRPr="00016F7F" w:rsidRDefault="00B83458" w:rsidP="003B49CB">
            <w:pPr>
              <w:spacing w:after="0"/>
              <w:jc w:val="center"/>
            </w:pPr>
          </w:p>
        </w:tc>
        <w:tc>
          <w:tcPr>
            <w:tcW w:w="708" w:type="dxa"/>
            <w:vAlign w:val="center"/>
          </w:tcPr>
          <w:p w14:paraId="677C4224" w14:textId="77777777" w:rsidR="00B83458" w:rsidRPr="00016F7F" w:rsidRDefault="00B83458"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50252EB" w14:textId="77777777" w:rsidR="00B83458" w:rsidRPr="00016F7F" w:rsidRDefault="00B83458" w:rsidP="003B49CB">
            <w:pPr>
              <w:spacing w:after="0"/>
              <w:jc w:val="center"/>
            </w:pPr>
          </w:p>
        </w:tc>
        <w:tc>
          <w:tcPr>
            <w:tcW w:w="569" w:type="dxa"/>
            <w:vAlign w:val="center"/>
          </w:tcPr>
          <w:p w14:paraId="6533D42A" w14:textId="77777777" w:rsidR="00B83458" w:rsidRPr="00016F7F" w:rsidRDefault="00B83458" w:rsidP="003B49CB">
            <w:pPr>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11B5595C"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31D1A68D"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2EF4098" w14:textId="77777777" w:rsidR="00B83458" w:rsidRPr="00016F7F" w:rsidRDefault="00B83458" w:rsidP="003B49CB">
            <w:pPr>
              <w:keepNext/>
              <w:spacing w:after="0"/>
              <w:jc w:val="left"/>
              <w:rPr>
                <w:rFonts w:cstheme="majorHAnsi"/>
              </w:rPr>
            </w:pPr>
          </w:p>
        </w:tc>
        <w:tc>
          <w:tcPr>
            <w:tcW w:w="709" w:type="dxa"/>
            <w:vAlign w:val="center"/>
          </w:tcPr>
          <w:p w14:paraId="3F8DEB19"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280FCCB" w14:textId="77777777" w:rsidR="00B83458" w:rsidRPr="00016F7F" w:rsidRDefault="00B83458" w:rsidP="003B49CB">
            <w:pPr>
              <w:keepNext/>
              <w:spacing w:after="0"/>
              <w:jc w:val="center"/>
            </w:pPr>
          </w:p>
        </w:tc>
        <w:tc>
          <w:tcPr>
            <w:tcW w:w="708" w:type="dxa"/>
            <w:vAlign w:val="center"/>
          </w:tcPr>
          <w:p w14:paraId="696EC1FF"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9155410" w14:textId="77777777" w:rsidR="00B83458" w:rsidRPr="00016F7F" w:rsidRDefault="00B83458" w:rsidP="003B49CB">
            <w:pPr>
              <w:keepNext/>
              <w:spacing w:after="0"/>
              <w:jc w:val="center"/>
            </w:pPr>
          </w:p>
        </w:tc>
        <w:tc>
          <w:tcPr>
            <w:tcW w:w="569" w:type="dxa"/>
            <w:vAlign w:val="center"/>
          </w:tcPr>
          <w:p w14:paraId="2246D064"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B83458" w:rsidRPr="00016F7F" w14:paraId="2A9EF455"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7531C768"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11BBC856" w14:textId="77777777" w:rsidR="00B83458" w:rsidRPr="00016F7F" w:rsidRDefault="00B83458" w:rsidP="003B49CB">
            <w:pPr>
              <w:keepNext/>
              <w:spacing w:after="0"/>
              <w:jc w:val="left"/>
              <w:rPr>
                <w:rFonts w:cstheme="majorHAnsi"/>
              </w:rPr>
            </w:pPr>
          </w:p>
        </w:tc>
        <w:tc>
          <w:tcPr>
            <w:tcW w:w="709" w:type="dxa"/>
            <w:vAlign w:val="center"/>
          </w:tcPr>
          <w:p w14:paraId="6C013FEA"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6FDE873" w14:textId="77777777" w:rsidR="00B83458" w:rsidRPr="00016F7F" w:rsidRDefault="00B83458" w:rsidP="003B49CB">
            <w:pPr>
              <w:keepNext/>
              <w:spacing w:after="0"/>
              <w:jc w:val="center"/>
            </w:pPr>
          </w:p>
        </w:tc>
        <w:tc>
          <w:tcPr>
            <w:tcW w:w="708" w:type="dxa"/>
            <w:vAlign w:val="center"/>
          </w:tcPr>
          <w:p w14:paraId="55CB41BE"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1A5F82D" w14:textId="77777777" w:rsidR="00B83458" w:rsidRPr="00016F7F" w:rsidRDefault="00B83458" w:rsidP="003B49CB">
            <w:pPr>
              <w:keepNext/>
              <w:spacing w:after="0"/>
              <w:jc w:val="center"/>
            </w:pPr>
          </w:p>
        </w:tc>
        <w:tc>
          <w:tcPr>
            <w:tcW w:w="569" w:type="dxa"/>
            <w:vAlign w:val="center"/>
          </w:tcPr>
          <w:p w14:paraId="072ED49B"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7D864129"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2F10394C"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1C72D8FA" w14:textId="77777777" w:rsidR="00B83458" w:rsidRPr="00016F7F" w:rsidRDefault="00B83458" w:rsidP="003B49CB">
            <w:pPr>
              <w:spacing w:after="0"/>
              <w:jc w:val="left"/>
              <w:rPr>
                <w:rFonts w:cstheme="majorHAnsi"/>
              </w:rPr>
            </w:pPr>
          </w:p>
        </w:tc>
        <w:tc>
          <w:tcPr>
            <w:tcW w:w="709" w:type="dxa"/>
            <w:vAlign w:val="center"/>
          </w:tcPr>
          <w:p w14:paraId="7CFAA36B" w14:textId="77777777" w:rsidR="00B83458" w:rsidRPr="00016F7F" w:rsidRDefault="00B83458" w:rsidP="003B49CB">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65C2D58" w14:textId="77777777" w:rsidR="00B83458" w:rsidRPr="00016F7F" w:rsidRDefault="00B83458" w:rsidP="003B49CB">
            <w:pPr>
              <w:spacing w:after="0"/>
              <w:jc w:val="center"/>
            </w:pPr>
          </w:p>
        </w:tc>
        <w:tc>
          <w:tcPr>
            <w:tcW w:w="708" w:type="dxa"/>
            <w:vAlign w:val="center"/>
          </w:tcPr>
          <w:p w14:paraId="09444AFC" w14:textId="77777777" w:rsidR="00B83458" w:rsidRPr="00016F7F" w:rsidRDefault="00B83458" w:rsidP="003B49CB">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BFD5A00" w14:textId="77777777" w:rsidR="00B83458" w:rsidRPr="00016F7F" w:rsidRDefault="00B83458" w:rsidP="003B49CB">
            <w:pPr>
              <w:spacing w:after="0"/>
              <w:jc w:val="center"/>
            </w:pPr>
          </w:p>
        </w:tc>
        <w:tc>
          <w:tcPr>
            <w:tcW w:w="569" w:type="dxa"/>
            <w:vAlign w:val="center"/>
          </w:tcPr>
          <w:p w14:paraId="61726B2B" w14:textId="77777777" w:rsidR="00B83458" w:rsidRPr="00016F7F" w:rsidRDefault="00B83458" w:rsidP="003B49CB">
            <w:pPr>
              <w:spacing w:after="0"/>
              <w:jc w:val="center"/>
              <w:cnfStyle w:val="000000100000" w:firstRow="0" w:lastRow="0" w:firstColumn="0" w:lastColumn="0" w:oddVBand="0" w:evenVBand="0" w:oddHBand="1" w:evenHBand="0" w:firstRowFirstColumn="0" w:firstRowLastColumn="0" w:lastRowFirstColumn="0" w:lastRowLastColumn="0"/>
            </w:pPr>
          </w:p>
        </w:tc>
      </w:tr>
      <w:tr w:rsidR="00B83458" w:rsidRPr="00016F7F" w14:paraId="4DDA9950"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227EBB5B"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2E65677" w14:textId="77777777" w:rsidR="00B83458" w:rsidRPr="00016F7F" w:rsidRDefault="00B83458" w:rsidP="003B49CB">
            <w:pPr>
              <w:keepNext/>
              <w:spacing w:after="0"/>
              <w:jc w:val="left"/>
              <w:rPr>
                <w:rFonts w:cstheme="majorHAnsi"/>
              </w:rPr>
            </w:pPr>
          </w:p>
        </w:tc>
        <w:tc>
          <w:tcPr>
            <w:tcW w:w="709" w:type="dxa"/>
            <w:vAlign w:val="center"/>
          </w:tcPr>
          <w:p w14:paraId="09900D38"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657C5BA" w14:textId="77777777" w:rsidR="00B83458" w:rsidRPr="00016F7F" w:rsidRDefault="00B83458" w:rsidP="003B49CB">
            <w:pPr>
              <w:keepNext/>
              <w:spacing w:after="0"/>
              <w:jc w:val="center"/>
            </w:pPr>
          </w:p>
        </w:tc>
        <w:tc>
          <w:tcPr>
            <w:tcW w:w="708" w:type="dxa"/>
            <w:vAlign w:val="center"/>
          </w:tcPr>
          <w:p w14:paraId="20496D1A"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BEB5417" w14:textId="77777777" w:rsidR="00B83458" w:rsidRPr="00016F7F" w:rsidRDefault="00B83458" w:rsidP="003B49CB">
            <w:pPr>
              <w:keepNext/>
              <w:spacing w:after="0"/>
              <w:jc w:val="center"/>
            </w:pPr>
          </w:p>
        </w:tc>
        <w:tc>
          <w:tcPr>
            <w:tcW w:w="569" w:type="dxa"/>
            <w:vAlign w:val="center"/>
          </w:tcPr>
          <w:p w14:paraId="4E05C16F"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5C14536F"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563871AC"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E6DA4A2" w14:textId="77777777" w:rsidR="00B83458" w:rsidRPr="00016F7F" w:rsidRDefault="00B83458" w:rsidP="003B49CB">
            <w:pPr>
              <w:keepNext/>
              <w:spacing w:after="0"/>
              <w:jc w:val="left"/>
              <w:rPr>
                <w:rFonts w:cstheme="majorHAnsi"/>
              </w:rPr>
            </w:pPr>
          </w:p>
        </w:tc>
        <w:tc>
          <w:tcPr>
            <w:tcW w:w="709" w:type="dxa"/>
            <w:vAlign w:val="center"/>
          </w:tcPr>
          <w:p w14:paraId="5F51A9D3"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AECEEB9" w14:textId="77777777" w:rsidR="00B83458" w:rsidRPr="00016F7F" w:rsidRDefault="00B83458" w:rsidP="003B49CB">
            <w:pPr>
              <w:keepNext/>
              <w:spacing w:after="0"/>
              <w:jc w:val="center"/>
            </w:pPr>
          </w:p>
        </w:tc>
        <w:tc>
          <w:tcPr>
            <w:tcW w:w="708" w:type="dxa"/>
            <w:vAlign w:val="center"/>
          </w:tcPr>
          <w:p w14:paraId="4E8F1EB3"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3999DA7" w14:textId="77777777" w:rsidR="00B83458" w:rsidRPr="00016F7F" w:rsidRDefault="00B83458" w:rsidP="003B49CB">
            <w:pPr>
              <w:keepNext/>
              <w:spacing w:after="0"/>
              <w:jc w:val="center"/>
            </w:pPr>
          </w:p>
        </w:tc>
        <w:tc>
          <w:tcPr>
            <w:tcW w:w="569" w:type="dxa"/>
            <w:vAlign w:val="center"/>
          </w:tcPr>
          <w:p w14:paraId="17420DB3"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B83458" w:rsidRPr="00016F7F" w14:paraId="6FAF09FE"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166F7361"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CA9FE52" w14:textId="77777777" w:rsidR="00B83458" w:rsidRPr="00016F7F" w:rsidRDefault="00B83458" w:rsidP="003B49CB">
            <w:pPr>
              <w:spacing w:after="0"/>
              <w:jc w:val="left"/>
              <w:rPr>
                <w:rFonts w:cstheme="majorHAnsi"/>
              </w:rPr>
            </w:pPr>
          </w:p>
        </w:tc>
        <w:tc>
          <w:tcPr>
            <w:tcW w:w="709" w:type="dxa"/>
            <w:vAlign w:val="center"/>
          </w:tcPr>
          <w:p w14:paraId="308E5E77" w14:textId="77777777" w:rsidR="00B83458" w:rsidRPr="00016F7F" w:rsidRDefault="00B83458"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0CACA6E" w14:textId="77777777" w:rsidR="00B83458" w:rsidRPr="00016F7F" w:rsidRDefault="00B83458" w:rsidP="003B49CB">
            <w:pPr>
              <w:spacing w:after="0"/>
              <w:jc w:val="center"/>
            </w:pPr>
          </w:p>
        </w:tc>
        <w:tc>
          <w:tcPr>
            <w:tcW w:w="708" w:type="dxa"/>
            <w:vAlign w:val="center"/>
          </w:tcPr>
          <w:p w14:paraId="5EC4B793" w14:textId="77777777" w:rsidR="00B83458" w:rsidRPr="00016F7F" w:rsidRDefault="00B83458"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BC36588" w14:textId="77777777" w:rsidR="00B83458" w:rsidRPr="00016F7F" w:rsidRDefault="00B83458" w:rsidP="003B49CB">
            <w:pPr>
              <w:spacing w:after="0"/>
              <w:jc w:val="center"/>
            </w:pPr>
          </w:p>
        </w:tc>
        <w:tc>
          <w:tcPr>
            <w:tcW w:w="569" w:type="dxa"/>
            <w:vAlign w:val="center"/>
          </w:tcPr>
          <w:p w14:paraId="521AF828" w14:textId="77777777" w:rsidR="00B83458" w:rsidRPr="00016F7F" w:rsidRDefault="00B83458" w:rsidP="003B49CB">
            <w:pPr>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6404F6E6"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291F51F5"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3197E112" w14:textId="77777777" w:rsidR="00B83458" w:rsidRPr="00016F7F" w:rsidRDefault="00B83458" w:rsidP="003B49CB">
            <w:pPr>
              <w:keepNext/>
              <w:spacing w:after="0"/>
              <w:jc w:val="left"/>
              <w:rPr>
                <w:rFonts w:cstheme="majorHAnsi"/>
              </w:rPr>
            </w:pPr>
          </w:p>
        </w:tc>
        <w:tc>
          <w:tcPr>
            <w:tcW w:w="709" w:type="dxa"/>
            <w:vAlign w:val="center"/>
          </w:tcPr>
          <w:p w14:paraId="2AA24ACE"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F1C7D74" w14:textId="77777777" w:rsidR="00B83458" w:rsidRPr="00016F7F" w:rsidRDefault="00B83458" w:rsidP="003B49CB">
            <w:pPr>
              <w:keepNext/>
              <w:spacing w:after="0"/>
              <w:jc w:val="center"/>
            </w:pPr>
          </w:p>
        </w:tc>
        <w:tc>
          <w:tcPr>
            <w:tcW w:w="708" w:type="dxa"/>
            <w:vAlign w:val="center"/>
          </w:tcPr>
          <w:p w14:paraId="7305A2F4"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A496659" w14:textId="77777777" w:rsidR="00B83458" w:rsidRPr="00016F7F" w:rsidRDefault="00B83458" w:rsidP="003B49CB">
            <w:pPr>
              <w:keepNext/>
              <w:spacing w:after="0"/>
              <w:jc w:val="center"/>
            </w:pPr>
          </w:p>
        </w:tc>
        <w:tc>
          <w:tcPr>
            <w:tcW w:w="569" w:type="dxa"/>
            <w:vAlign w:val="center"/>
          </w:tcPr>
          <w:p w14:paraId="2CE839FA"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B83458" w:rsidRPr="00016F7F" w14:paraId="413E158A" w14:textId="77777777" w:rsidTr="00B83458">
        <w:trPr>
          <w:jc w:val="center"/>
        </w:trPr>
        <w:tc>
          <w:tcPr>
            <w:cnfStyle w:val="001000000000" w:firstRow="0" w:lastRow="0" w:firstColumn="1" w:lastColumn="0" w:oddVBand="0" w:evenVBand="0" w:oddHBand="0" w:evenHBand="0" w:firstRowFirstColumn="0" w:firstRowLastColumn="0" w:lastRowFirstColumn="0" w:lastRowLastColumn="0"/>
            <w:tcW w:w="2122" w:type="dxa"/>
            <w:vMerge/>
            <w:tcBorders>
              <w:bottom w:val="single" w:sz="4" w:space="0" w:color="4F81BD" w:themeColor="accent1"/>
            </w:tcBorders>
            <w:shd w:val="clear" w:color="auto" w:fill="auto"/>
            <w:tcMar>
              <w:left w:w="29" w:type="dxa"/>
              <w:right w:w="29" w:type="dxa"/>
            </w:tcMar>
            <w:vAlign w:val="center"/>
          </w:tcPr>
          <w:p w14:paraId="2D80AF8C"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tcBorders>
              <w:bottom w:val="single" w:sz="4" w:space="0" w:color="4F81BD" w:themeColor="accent1"/>
            </w:tcBorders>
            <w:shd w:val="clear" w:color="auto" w:fill="auto"/>
            <w:tcMar>
              <w:left w:w="29" w:type="dxa"/>
              <w:right w:w="29" w:type="dxa"/>
            </w:tcMar>
            <w:vAlign w:val="center"/>
          </w:tcPr>
          <w:p w14:paraId="3CDB471B" w14:textId="77777777" w:rsidR="00B83458" w:rsidRPr="00016F7F" w:rsidRDefault="00B83458" w:rsidP="003B49CB">
            <w:pPr>
              <w:keepNext/>
              <w:spacing w:after="0"/>
              <w:jc w:val="left"/>
              <w:rPr>
                <w:rFonts w:cstheme="majorHAnsi"/>
              </w:rPr>
            </w:pPr>
          </w:p>
        </w:tc>
        <w:tc>
          <w:tcPr>
            <w:tcW w:w="709" w:type="dxa"/>
            <w:tcBorders>
              <w:bottom w:val="single" w:sz="4" w:space="0" w:color="4F81BD" w:themeColor="accent1"/>
            </w:tcBorders>
            <w:vAlign w:val="center"/>
          </w:tcPr>
          <w:p w14:paraId="4343A7F5"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4F81BD" w:themeColor="accent1"/>
            </w:tcBorders>
            <w:vAlign w:val="center"/>
          </w:tcPr>
          <w:p w14:paraId="158F30FB" w14:textId="77777777" w:rsidR="00B83458" w:rsidRPr="00016F7F" w:rsidRDefault="00B83458" w:rsidP="003B49CB">
            <w:pPr>
              <w:keepNext/>
              <w:spacing w:after="0"/>
              <w:jc w:val="center"/>
            </w:pPr>
          </w:p>
        </w:tc>
        <w:tc>
          <w:tcPr>
            <w:tcW w:w="708" w:type="dxa"/>
            <w:tcBorders>
              <w:bottom w:val="single" w:sz="4" w:space="0" w:color="4F81BD" w:themeColor="accent1"/>
            </w:tcBorders>
            <w:vAlign w:val="center"/>
          </w:tcPr>
          <w:p w14:paraId="3156D1E5"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4F81BD" w:themeColor="accent1"/>
            </w:tcBorders>
            <w:vAlign w:val="center"/>
          </w:tcPr>
          <w:p w14:paraId="6ABF0752" w14:textId="77777777" w:rsidR="00B83458" w:rsidRPr="00016F7F" w:rsidRDefault="00B83458" w:rsidP="003B49CB">
            <w:pPr>
              <w:keepNext/>
              <w:spacing w:after="0"/>
              <w:jc w:val="center"/>
            </w:pPr>
          </w:p>
        </w:tc>
        <w:tc>
          <w:tcPr>
            <w:tcW w:w="569" w:type="dxa"/>
            <w:tcBorders>
              <w:bottom w:val="single" w:sz="4" w:space="0" w:color="4F81BD" w:themeColor="accent1"/>
            </w:tcBorders>
            <w:vAlign w:val="center"/>
          </w:tcPr>
          <w:p w14:paraId="3D88B96B"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35E47816" w14:textId="77777777" w:rsidTr="00B834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60" w:type="dxa"/>
            <w:gridSpan w:val="7"/>
            <w:tcBorders>
              <w:right w:val="single" w:sz="4" w:space="0" w:color="auto"/>
            </w:tcBorders>
            <w:shd w:val="clear" w:color="auto" w:fill="D9D9D9" w:themeFill="background1" w:themeFillShade="D9"/>
            <w:tcMar>
              <w:left w:w="29" w:type="dxa"/>
              <w:right w:w="29" w:type="dxa"/>
            </w:tcMar>
            <w:vAlign w:val="center"/>
          </w:tcPr>
          <w:p w14:paraId="3E49F262" w14:textId="06DA90DC" w:rsidR="00B83458" w:rsidRPr="00016F7F" w:rsidRDefault="00B83458" w:rsidP="003B49CB">
            <w:pPr>
              <w:spacing w:after="0"/>
              <w:jc w:val="center"/>
            </w:pPr>
            <w:r w:rsidRPr="00B83458">
              <w:t>Applications, visualisation and evidence export</w:t>
            </w:r>
          </w:p>
        </w:tc>
      </w:tr>
      <w:tr w:rsidR="00B83458" w:rsidRPr="00016F7F" w14:paraId="6193E1D5"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05CD168B"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7E689F2" w14:textId="77777777" w:rsidR="00B83458" w:rsidRPr="00016F7F" w:rsidRDefault="00B83458" w:rsidP="003B49CB">
            <w:pPr>
              <w:spacing w:after="0"/>
              <w:jc w:val="left"/>
              <w:rPr>
                <w:rFonts w:cstheme="majorHAnsi"/>
              </w:rPr>
            </w:pPr>
          </w:p>
        </w:tc>
        <w:tc>
          <w:tcPr>
            <w:tcW w:w="709" w:type="dxa"/>
            <w:vAlign w:val="center"/>
          </w:tcPr>
          <w:p w14:paraId="5246CC46" w14:textId="77777777" w:rsidR="00B83458" w:rsidRPr="00016F7F" w:rsidRDefault="00B83458"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1177E96" w14:textId="77777777" w:rsidR="00B83458" w:rsidRPr="00016F7F" w:rsidRDefault="00B83458" w:rsidP="003B49CB">
            <w:pPr>
              <w:spacing w:after="0"/>
              <w:jc w:val="center"/>
            </w:pPr>
          </w:p>
        </w:tc>
        <w:tc>
          <w:tcPr>
            <w:tcW w:w="708" w:type="dxa"/>
            <w:vAlign w:val="center"/>
          </w:tcPr>
          <w:p w14:paraId="7D5FFC35" w14:textId="77777777" w:rsidR="00B83458" w:rsidRPr="00016F7F" w:rsidRDefault="00B83458"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65B748A" w14:textId="77777777" w:rsidR="00B83458" w:rsidRPr="00016F7F" w:rsidRDefault="00B83458" w:rsidP="003B49CB">
            <w:pPr>
              <w:spacing w:after="0"/>
              <w:jc w:val="center"/>
            </w:pPr>
          </w:p>
        </w:tc>
        <w:tc>
          <w:tcPr>
            <w:tcW w:w="569" w:type="dxa"/>
            <w:vAlign w:val="center"/>
          </w:tcPr>
          <w:p w14:paraId="5D92BE1A" w14:textId="77777777" w:rsidR="00B83458" w:rsidRPr="00016F7F" w:rsidRDefault="00B83458" w:rsidP="003B49CB">
            <w:pPr>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203327C4"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014B81EC"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8C3F088" w14:textId="77777777" w:rsidR="00B83458" w:rsidRPr="00016F7F" w:rsidRDefault="00B83458" w:rsidP="003B49CB">
            <w:pPr>
              <w:keepNext/>
              <w:spacing w:after="0"/>
              <w:jc w:val="left"/>
              <w:rPr>
                <w:rFonts w:cstheme="majorHAnsi"/>
              </w:rPr>
            </w:pPr>
          </w:p>
        </w:tc>
        <w:tc>
          <w:tcPr>
            <w:tcW w:w="709" w:type="dxa"/>
            <w:vAlign w:val="center"/>
          </w:tcPr>
          <w:p w14:paraId="1FEF7B49"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1595159" w14:textId="77777777" w:rsidR="00B83458" w:rsidRPr="00016F7F" w:rsidRDefault="00B83458" w:rsidP="003B49CB">
            <w:pPr>
              <w:keepNext/>
              <w:spacing w:after="0"/>
              <w:jc w:val="center"/>
            </w:pPr>
          </w:p>
        </w:tc>
        <w:tc>
          <w:tcPr>
            <w:tcW w:w="708" w:type="dxa"/>
            <w:vAlign w:val="center"/>
          </w:tcPr>
          <w:p w14:paraId="1A929528"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470E07F" w14:textId="77777777" w:rsidR="00B83458" w:rsidRPr="00016F7F" w:rsidRDefault="00B83458" w:rsidP="003B49CB">
            <w:pPr>
              <w:keepNext/>
              <w:spacing w:after="0"/>
              <w:jc w:val="center"/>
            </w:pPr>
          </w:p>
        </w:tc>
        <w:tc>
          <w:tcPr>
            <w:tcW w:w="569" w:type="dxa"/>
            <w:vAlign w:val="center"/>
          </w:tcPr>
          <w:p w14:paraId="79612E1E"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B83458" w:rsidRPr="00016F7F" w14:paraId="598EFEC2"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65894F36"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FB0AF9E" w14:textId="77777777" w:rsidR="00B83458" w:rsidRPr="00016F7F" w:rsidRDefault="00B83458" w:rsidP="003B49CB">
            <w:pPr>
              <w:keepNext/>
              <w:spacing w:after="0"/>
              <w:jc w:val="left"/>
              <w:rPr>
                <w:rFonts w:cstheme="majorHAnsi"/>
              </w:rPr>
            </w:pPr>
          </w:p>
        </w:tc>
        <w:tc>
          <w:tcPr>
            <w:tcW w:w="709" w:type="dxa"/>
            <w:vAlign w:val="center"/>
          </w:tcPr>
          <w:p w14:paraId="184E3AE9"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C36AF73" w14:textId="77777777" w:rsidR="00B83458" w:rsidRPr="00016F7F" w:rsidRDefault="00B83458" w:rsidP="003B49CB">
            <w:pPr>
              <w:keepNext/>
              <w:spacing w:after="0"/>
              <w:jc w:val="center"/>
            </w:pPr>
          </w:p>
        </w:tc>
        <w:tc>
          <w:tcPr>
            <w:tcW w:w="708" w:type="dxa"/>
            <w:vAlign w:val="center"/>
          </w:tcPr>
          <w:p w14:paraId="28F58819"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E72FF32" w14:textId="77777777" w:rsidR="00B83458" w:rsidRPr="00016F7F" w:rsidRDefault="00B83458" w:rsidP="003B49CB">
            <w:pPr>
              <w:keepNext/>
              <w:spacing w:after="0"/>
              <w:jc w:val="center"/>
            </w:pPr>
          </w:p>
        </w:tc>
        <w:tc>
          <w:tcPr>
            <w:tcW w:w="569" w:type="dxa"/>
            <w:vAlign w:val="center"/>
          </w:tcPr>
          <w:p w14:paraId="4CB51261"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268E964B"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5DD04B6A"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1AEA13C7" w14:textId="77777777" w:rsidR="00B83458" w:rsidRPr="00016F7F" w:rsidRDefault="00B83458" w:rsidP="003B49CB">
            <w:pPr>
              <w:spacing w:after="0"/>
              <w:jc w:val="left"/>
              <w:rPr>
                <w:rFonts w:cstheme="majorHAnsi"/>
              </w:rPr>
            </w:pPr>
          </w:p>
        </w:tc>
        <w:tc>
          <w:tcPr>
            <w:tcW w:w="709" w:type="dxa"/>
            <w:vAlign w:val="center"/>
          </w:tcPr>
          <w:p w14:paraId="21056CD9" w14:textId="77777777" w:rsidR="00B83458" w:rsidRPr="00016F7F" w:rsidRDefault="00B83458" w:rsidP="003B49CB">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82D731B" w14:textId="77777777" w:rsidR="00B83458" w:rsidRPr="00016F7F" w:rsidRDefault="00B83458" w:rsidP="003B49CB">
            <w:pPr>
              <w:spacing w:after="0"/>
              <w:jc w:val="center"/>
            </w:pPr>
          </w:p>
        </w:tc>
        <w:tc>
          <w:tcPr>
            <w:tcW w:w="708" w:type="dxa"/>
            <w:vAlign w:val="center"/>
          </w:tcPr>
          <w:p w14:paraId="32A5CE71" w14:textId="77777777" w:rsidR="00B83458" w:rsidRPr="00016F7F" w:rsidRDefault="00B83458" w:rsidP="003B49CB">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DED93A7" w14:textId="77777777" w:rsidR="00B83458" w:rsidRPr="00016F7F" w:rsidRDefault="00B83458" w:rsidP="003B49CB">
            <w:pPr>
              <w:spacing w:after="0"/>
              <w:jc w:val="center"/>
            </w:pPr>
          </w:p>
        </w:tc>
        <w:tc>
          <w:tcPr>
            <w:tcW w:w="569" w:type="dxa"/>
            <w:vAlign w:val="center"/>
          </w:tcPr>
          <w:p w14:paraId="3E4635E6" w14:textId="77777777" w:rsidR="00B83458" w:rsidRPr="00016F7F" w:rsidRDefault="00B83458" w:rsidP="003B49CB">
            <w:pPr>
              <w:spacing w:after="0"/>
              <w:jc w:val="center"/>
              <w:cnfStyle w:val="000000100000" w:firstRow="0" w:lastRow="0" w:firstColumn="0" w:lastColumn="0" w:oddVBand="0" w:evenVBand="0" w:oddHBand="1" w:evenHBand="0" w:firstRowFirstColumn="0" w:firstRowLastColumn="0" w:lastRowFirstColumn="0" w:lastRowLastColumn="0"/>
            </w:pPr>
          </w:p>
        </w:tc>
      </w:tr>
      <w:tr w:rsidR="00B83458" w:rsidRPr="00016F7F" w14:paraId="0C35BB6F"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472877A3"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682917C" w14:textId="77777777" w:rsidR="00B83458" w:rsidRPr="00016F7F" w:rsidRDefault="00B83458" w:rsidP="003B49CB">
            <w:pPr>
              <w:keepNext/>
              <w:spacing w:after="0"/>
              <w:jc w:val="left"/>
              <w:rPr>
                <w:rFonts w:cstheme="majorHAnsi"/>
              </w:rPr>
            </w:pPr>
          </w:p>
        </w:tc>
        <w:tc>
          <w:tcPr>
            <w:tcW w:w="709" w:type="dxa"/>
            <w:vAlign w:val="center"/>
          </w:tcPr>
          <w:p w14:paraId="0A144A1F"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76C3558" w14:textId="77777777" w:rsidR="00B83458" w:rsidRPr="00016F7F" w:rsidRDefault="00B83458" w:rsidP="003B49CB">
            <w:pPr>
              <w:keepNext/>
              <w:spacing w:after="0"/>
              <w:jc w:val="center"/>
            </w:pPr>
          </w:p>
        </w:tc>
        <w:tc>
          <w:tcPr>
            <w:tcW w:w="708" w:type="dxa"/>
            <w:vAlign w:val="center"/>
          </w:tcPr>
          <w:p w14:paraId="1D473FA5"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1616C24" w14:textId="77777777" w:rsidR="00B83458" w:rsidRPr="00016F7F" w:rsidRDefault="00B83458" w:rsidP="003B49CB">
            <w:pPr>
              <w:keepNext/>
              <w:spacing w:after="0"/>
              <w:jc w:val="center"/>
            </w:pPr>
          </w:p>
        </w:tc>
        <w:tc>
          <w:tcPr>
            <w:tcW w:w="569" w:type="dxa"/>
            <w:vAlign w:val="center"/>
          </w:tcPr>
          <w:p w14:paraId="217E7AB2"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01A17C00"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046450B8"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17794996" w14:textId="77777777" w:rsidR="00B83458" w:rsidRPr="00016F7F" w:rsidRDefault="00B83458" w:rsidP="003B49CB">
            <w:pPr>
              <w:keepNext/>
              <w:spacing w:after="0"/>
              <w:jc w:val="left"/>
              <w:rPr>
                <w:rFonts w:cstheme="majorHAnsi"/>
              </w:rPr>
            </w:pPr>
          </w:p>
        </w:tc>
        <w:tc>
          <w:tcPr>
            <w:tcW w:w="709" w:type="dxa"/>
            <w:vAlign w:val="center"/>
          </w:tcPr>
          <w:p w14:paraId="2308AF73"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F3F8BD9" w14:textId="77777777" w:rsidR="00B83458" w:rsidRPr="00016F7F" w:rsidRDefault="00B83458" w:rsidP="003B49CB">
            <w:pPr>
              <w:keepNext/>
              <w:spacing w:after="0"/>
              <w:jc w:val="center"/>
            </w:pPr>
          </w:p>
        </w:tc>
        <w:tc>
          <w:tcPr>
            <w:tcW w:w="708" w:type="dxa"/>
            <w:vAlign w:val="center"/>
          </w:tcPr>
          <w:p w14:paraId="63E4B8BB"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88FC0EA" w14:textId="77777777" w:rsidR="00B83458" w:rsidRPr="00016F7F" w:rsidRDefault="00B83458" w:rsidP="003B49CB">
            <w:pPr>
              <w:keepNext/>
              <w:spacing w:after="0"/>
              <w:jc w:val="center"/>
            </w:pPr>
          </w:p>
        </w:tc>
        <w:tc>
          <w:tcPr>
            <w:tcW w:w="569" w:type="dxa"/>
            <w:vAlign w:val="center"/>
          </w:tcPr>
          <w:p w14:paraId="1DE8A8D4"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B83458" w:rsidRPr="00016F7F" w14:paraId="5A85126B"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2B1EBB35"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500A45D" w14:textId="77777777" w:rsidR="00B83458" w:rsidRPr="00016F7F" w:rsidRDefault="00B83458" w:rsidP="003B49CB">
            <w:pPr>
              <w:spacing w:after="0"/>
              <w:jc w:val="left"/>
              <w:rPr>
                <w:rFonts w:cstheme="majorHAnsi"/>
              </w:rPr>
            </w:pPr>
          </w:p>
        </w:tc>
        <w:tc>
          <w:tcPr>
            <w:tcW w:w="709" w:type="dxa"/>
            <w:vAlign w:val="center"/>
          </w:tcPr>
          <w:p w14:paraId="14AE6D66" w14:textId="77777777" w:rsidR="00B83458" w:rsidRPr="00016F7F" w:rsidRDefault="00B83458"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2A7A98A" w14:textId="77777777" w:rsidR="00B83458" w:rsidRPr="00016F7F" w:rsidRDefault="00B83458" w:rsidP="003B49CB">
            <w:pPr>
              <w:spacing w:after="0"/>
              <w:jc w:val="center"/>
            </w:pPr>
          </w:p>
        </w:tc>
        <w:tc>
          <w:tcPr>
            <w:tcW w:w="708" w:type="dxa"/>
            <w:vAlign w:val="center"/>
          </w:tcPr>
          <w:p w14:paraId="751FD18C" w14:textId="77777777" w:rsidR="00B83458" w:rsidRPr="00016F7F" w:rsidRDefault="00B83458" w:rsidP="003B49CB">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0B6CD76" w14:textId="77777777" w:rsidR="00B83458" w:rsidRPr="00016F7F" w:rsidRDefault="00B83458" w:rsidP="003B49CB">
            <w:pPr>
              <w:spacing w:after="0"/>
              <w:jc w:val="center"/>
            </w:pPr>
          </w:p>
        </w:tc>
        <w:tc>
          <w:tcPr>
            <w:tcW w:w="569" w:type="dxa"/>
            <w:vAlign w:val="center"/>
          </w:tcPr>
          <w:p w14:paraId="5FF52479" w14:textId="77777777" w:rsidR="00B83458" w:rsidRPr="00016F7F" w:rsidRDefault="00B83458" w:rsidP="003B49CB">
            <w:pPr>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0ADAE9CD"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3E207241"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DCC0A37" w14:textId="77777777" w:rsidR="00B83458" w:rsidRPr="00016F7F" w:rsidRDefault="00B83458" w:rsidP="003B49CB">
            <w:pPr>
              <w:keepNext/>
              <w:spacing w:after="0"/>
              <w:jc w:val="left"/>
              <w:rPr>
                <w:rFonts w:cstheme="majorHAnsi"/>
              </w:rPr>
            </w:pPr>
          </w:p>
        </w:tc>
        <w:tc>
          <w:tcPr>
            <w:tcW w:w="709" w:type="dxa"/>
            <w:vAlign w:val="center"/>
          </w:tcPr>
          <w:p w14:paraId="17B0E1AF"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7CEBA3B" w14:textId="77777777" w:rsidR="00B83458" w:rsidRPr="00016F7F" w:rsidRDefault="00B83458" w:rsidP="003B49CB">
            <w:pPr>
              <w:keepNext/>
              <w:spacing w:after="0"/>
              <w:jc w:val="center"/>
            </w:pPr>
          </w:p>
        </w:tc>
        <w:tc>
          <w:tcPr>
            <w:tcW w:w="708" w:type="dxa"/>
            <w:vAlign w:val="center"/>
          </w:tcPr>
          <w:p w14:paraId="50CB6A76"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6C0029E" w14:textId="77777777" w:rsidR="00B83458" w:rsidRPr="00016F7F" w:rsidRDefault="00B83458" w:rsidP="003B49CB">
            <w:pPr>
              <w:keepNext/>
              <w:spacing w:after="0"/>
              <w:jc w:val="center"/>
            </w:pPr>
          </w:p>
        </w:tc>
        <w:tc>
          <w:tcPr>
            <w:tcW w:w="569" w:type="dxa"/>
            <w:vAlign w:val="center"/>
          </w:tcPr>
          <w:p w14:paraId="2F312165"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B83458" w:rsidRPr="00016F7F" w14:paraId="43AC419D"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0B48033D"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4B1039D" w14:textId="77777777" w:rsidR="00B83458" w:rsidRPr="00016F7F" w:rsidRDefault="00B83458" w:rsidP="003B49CB">
            <w:pPr>
              <w:keepNext/>
              <w:spacing w:after="0"/>
              <w:jc w:val="left"/>
              <w:rPr>
                <w:rFonts w:cstheme="majorHAnsi"/>
              </w:rPr>
            </w:pPr>
          </w:p>
        </w:tc>
        <w:tc>
          <w:tcPr>
            <w:tcW w:w="709" w:type="dxa"/>
            <w:vAlign w:val="center"/>
          </w:tcPr>
          <w:p w14:paraId="75E490AC"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C8F133D" w14:textId="77777777" w:rsidR="00B83458" w:rsidRPr="00016F7F" w:rsidRDefault="00B83458" w:rsidP="003B49CB">
            <w:pPr>
              <w:keepNext/>
              <w:spacing w:after="0"/>
              <w:jc w:val="center"/>
            </w:pPr>
          </w:p>
        </w:tc>
        <w:tc>
          <w:tcPr>
            <w:tcW w:w="708" w:type="dxa"/>
            <w:vAlign w:val="center"/>
          </w:tcPr>
          <w:p w14:paraId="77E1F5A1"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29925F6" w14:textId="77777777" w:rsidR="00B83458" w:rsidRPr="00016F7F" w:rsidRDefault="00B83458" w:rsidP="003B49CB">
            <w:pPr>
              <w:keepNext/>
              <w:spacing w:after="0"/>
              <w:jc w:val="center"/>
            </w:pPr>
          </w:p>
        </w:tc>
        <w:tc>
          <w:tcPr>
            <w:tcW w:w="569" w:type="dxa"/>
            <w:vAlign w:val="center"/>
          </w:tcPr>
          <w:p w14:paraId="38522D9A"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293A5AAD"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425E079D"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C56FB3C" w14:textId="77777777" w:rsidR="00B83458" w:rsidRPr="00016F7F" w:rsidRDefault="00B83458" w:rsidP="003B49CB">
            <w:pPr>
              <w:spacing w:after="0"/>
              <w:jc w:val="left"/>
              <w:rPr>
                <w:rFonts w:cstheme="majorHAnsi"/>
              </w:rPr>
            </w:pPr>
          </w:p>
        </w:tc>
        <w:tc>
          <w:tcPr>
            <w:tcW w:w="709" w:type="dxa"/>
            <w:vAlign w:val="center"/>
          </w:tcPr>
          <w:p w14:paraId="1FF1078A" w14:textId="77777777" w:rsidR="00B83458" w:rsidRPr="00016F7F" w:rsidRDefault="00B83458" w:rsidP="003B49CB">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CBAEB55" w14:textId="77777777" w:rsidR="00B83458" w:rsidRPr="00016F7F" w:rsidRDefault="00B83458" w:rsidP="003B49CB">
            <w:pPr>
              <w:spacing w:after="0"/>
              <w:jc w:val="center"/>
            </w:pPr>
          </w:p>
        </w:tc>
        <w:tc>
          <w:tcPr>
            <w:tcW w:w="708" w:type="dxa"/>
            <w:vAlign w:val="center"/>
          </w:tcPr>
          <w:p w14:paraId="29E3108B" w14:textId="77777777" w:rsidR="00B83458" w:rsidRPr="00016F7F" w:rsidRDefault="00B83458" w:rsidP="003B49CB">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6FE774C" w14:textId="77777777" w:rsidR="00B83458" w:rsidRPr="00016F7F" w:rsidRDefault="00B83458" w:rsidP="003B49CB">
            <w:pPr>
              <w:spacing w:after="0"/>
              <w:jc w:val="center"/>
            </w:pPr>
          </w:p>
        </w:tc>
        <w:tc>
          <w:tcPr>
            <w:tcW w:w="569" w:type="dxa"/>
            <w:vAlign w:val="center"/>
          </w:tcPr>
          <w:p w14:paraId="6B334711" w14:textId="77777777" w:rsidR="00B83458" w:rsidRPr="00016F7F" w:rsidRDefault="00B83458" w:rsidP="003B49CB">
            <w:pPr>
              <w:spacing w:after="0"/>
              <w:jc w:val="center"/>
              <w:cnfStyle w:val="000000100000" w:firstRow="0" w:lastRow="0" w:firstColumn="0" w:lastColumn="0" w:oddVBand="0" w:evenVBand="0" w:oddHBand="1" w:evenHBand="0" w:firstRowFirstColumn="0" w:firstRowLastColumn="0" w:lastRowFirstColumn="0" w:lastRowLastColumn="0"/>
            </w:pPr>
          </w:p>
        </w:tc>
      </w:tr>
      <w:tr w:rsidR="00B83458" w:rsidRPr="00016F7F" w14:paraId="3035BC75"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3EB5704C"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1A1D818" w14:textId="77777777" w:rsidR="00B83458" w:rsidRPr="00016F7F" w:rsidRDefault="00B83458" w:rsidP="003B49CB">
            <w:pPr>
              <w:keepNext/>
              <w:spacing w:after="0"/>
              <w:jc w:val="left"/>
              <w:rPr>
                <w:rFonts w:cstheme="majorHAnsi"/>
              </w:rPr>
            </w:pPr>
          </w:p>
        </w:tc>
        <w:tc>
          <w:tcPr>
            <w:tcW w:w="709" w:type="dxa"/>
            <w:vAlign w:val="center"/>
          </w:tcPr>
          <w:p w14:paraId="48EBEB4F"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DAF0055" w14:textId="77777777" w:rsidR="00B83458" w:rsidRPr="00016F7F" w:rsidRDefault="00B83458" w:rsidP="003B49CB">
            <w:pPr>
              <w:keepNext/>
              <w:spacing w:after="0"/>
              <w:jc w:val="center"/>
            </w:pPr>
          </w:p>
        </w:tc>
        <w:tc>
          <w:tcPr>
            <w:tcW w:w="708" w:type="dxa"/>
            <w:vAlign w:val="center"/>
          </w:tcPr>
          <w:p w14:paraId="5DAC6D0E"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AE0AA6C" w14:textId="77777777" w:rsidR="00B83458" w:rsidRPr="00016F7F" w:rsidRDefault="00B83458" w:rsidP="003B49CB">
            <w:pPr>
              <w:keepNext/>
              <w:spacing w:after="0"/>
              <w:jc w:val="center"/>
            </w:pPr>
          </w:p>
        </w:tc>
        <w:tc>
          <w:tcPr>
            <w:tcW w:w="569" w:type="dxa"/>
            <w:vAlign w:val="center"/>
          </w:tcPr>
          <w:p w14:paraId="57F6C022" w14:textId="77777777" w:rsidR="00B83458" w:rsidRPr="00016F7F" w:rsidRDefault="00B83458" w:rsidP="003B49CB">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B83458" w:rsidRPr="00016F7F" w14:paraId="79E9279D"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188BA1C2" w14:textId="77777777" w:rsidR="00B83458" w:rsidRPr="00016F7F" w:rsidRDefault="00B83458" w:rsidP="003B49CB">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3FC94D5E" w14:textId="77777777" w:rsidR="00B83458" w:rsidRPr="00016F7F" w:rsidRDefault="00B83458" w:rsidP="003B49CB">
            <w:pPr>
              <w:keepNext/>
              <w:spacing w:after="0"/>
              <w:jc w:val="left"/>
              <w:rPr>
                <w:rFonts w:cstheme="majorHAnsi"/>
              </w:rPr>
            </w:pPr>
          </w:p>
        </w:tc>
        <w:tc>
          <w:tcPr>
            <w:tcW w:w="709" w:type="dxa"/>
            <w:vAlign w:val="center"/>
          </w:tcPr>
          <w:p w14:paraId="28A9EA57"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98FC142" w14:textId="77777777" w:rsidR="00B83458" w:rsidRPr="00016F7F" w:rsidRDefault="00B83458" w:rsidP="003B49CB">
            <w:pPr>
              <w:keepNext/>
              <w:spacing w:after="0"/>
              <w:jc w:val="center"/>
            </w:pPr>
          </w:p>
        </w:tc>
        <w:tc>
          <w:tcPr>
            <w:tcW w:w="708" w:type="dxa"/>
            <w:vAlign w:val="center"/>
          </w:tcPr>
          <w:p w14:paraId="3AF5B68D"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F691430" w14:textId="77777777" w:rsidR="00B83458" w:rsidRPr="00016F7F" w:rsidRDefault="00B83458" w:rsidP="003B49CB">
            <w:pPr>
              <w:keepNext/>
              <w:spacing w:after="0"/>
              <w:jc w:val="center"/>
            </w:pPr>
          </w:p>
        </w:tc>
        <w:tc>
          <w:tcPr>
            <w:tcW w:w="569" w:type="dxa"/>
            <w:vAlign w:val="center"/>
          </w:tcPr>
          <w:p w14:paraId="7D3874E3" w14:textId="77777777" w:rsidR="00B83458" w:rsidRPr="00016F7F" w:rsidRDefault="00B83458" w:rsidP="003B49CB">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671117" w:rsidRPr="001F3C74" w14:paraId="0BA01E14" w14:textId="6AAD47C6" w:rsidTr="0076303E">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4031B67D" w14:textId="5817C5B8" w:rsidR="00671117" w:rsidRPr="00016F7F" w:rsidRDefault="00671117" w:rsidP="00671117">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E32BD97" w14:textId="60FFD630" w:rsidR="00671117" w:rsidRPr="00016F7F" w:rsidRDefault="00671117" w:rsidP="00671117">
            <w:pPr>
              <w:spacing w:after="0"/>
              <w:jc w:val="left"/>
              <w:rPr>
                <w:rFonts w:cstheme="majorHAnsi"/>
              </w:rPr>
            </w:pPr>
          </w:p>
        </w:tc>
        <w:tc>
          <w:tcPr>
            <w:tcW w:w="709" w:type="dxa"/>
            <w:vAlign w:val="center"/>
          </w:tcPr>
          <w:p w14:paraId="5CC93A65" w14:textId="77777777" w:rsidR="00671117" w:rsidRPr="00016F7F" w:rsidRDefault="00671117" w:rsidP="00671117">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3F5CDED" w14:textId="77777777" w:rsidR="00671117" w:rsidRPr="00016F7F" w:rsidRDefault="00671117" w:rsidP="00671117">
            <w:pPr>
              <w:spacing w:after="0"/>
              <w:jc w:val="center"/>
            </w:pPr>
          </w:p>
        </w:tc>
        <w:tc>
          <w:tcPr>
            <w:tcW w:w="708" w:type="dxa"/>
            <w:vAlign w:val="center"/>
          </w:tcPr>
          <w:p w14:paraId="494990E0" w14:textId="77777777" w:rsidR="00671117" w:rsidRPr="00016F7F" w:rsidRDefault="00671117" w:rsidP="00671117">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DC70615" w14:textId="0775B265" w:rsidR="00671117" w:rsidRPr="00016F7F" w:rsidRDefault="00671117" w:rsidP="00671117">
            <w:pPr>
              <w:spacing w:after="0"/>
              <w:jc w:val="center"/>
            </w:pPr>
          </w:p>
        </w:tc>
        <w:tc>
          <w:tcPr>
            <w:tcW w:w="569" w:type="dxa"/>
            <w:vAlign w:val="center"/>
          </w:tcPr>
          <w:p w14:paraId="14A75A5D" w14:textId="77777777" w:rsidR="00671117" w:rsidRPr="00016F7F" w:rsidRDefault="00671117" w:rsidP="00671117">
            <w:pPr>
              <w:spacing w:after="0"/>
              <w:jc w:val="center"/>
              <w:cnfStyle w:val="000000000000" w:firstRow="0" w:lastRow="0" w:firstColumn="0" w:lastColumn="0" w:oddVBand="0" w:evenVBand="0" w:oddHBand="0" w:evenHBand="0" w:firstRowFirstColumn="0" w:firstRowLastColumn="0" w:lastRowFirstColumn="0" w:lastRowLastColumn="0"/>
            </w:pPr>
          </w:p>
        </w:tc>
      </w:tr>
      <w:tr w:rsidR="00671117" w:rsidRPr="001F3C74" w14:paraId="788B7EDE" w14:textId="734256AF" w:rsidTr="007630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18AE9F0A" w14:textId="53AD4DFA" w:rsidR="00671117" w:rsidRPr="00016F7F" w:rsidRDefault="00671117" w:rsidP="00671117">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E17F7D4" w14:textId="51C8DB7C" w:rsidR="00671117" w:rsidRPr="00016F7F" w:rsidRDefault="00671117" w:rsidP="00671117">
            <w:pPr>
              <w:keepNext/>
              <w:spacing w:after="0"/>
              <w:jc w:val="left"/>
              <w:rPr>
                <w:rFonts w:cstheme="majorHAnsi"/>
              </w:rPr>
            </w:pPr>
          </w:p>
        </w:tc>
        <w:tc>
          <w:tcPr>
            <w:tcW w:w="709" w:type="dxa"/>
            <w:vAlign w:val="center"/>
          </w:tcPr>
          <w:p w14:paraId="4ED722CC" w14:textId="77777777" w:rsidR="00671117" w:rsidRPr="00016F7F" w:rsidRDefault="00671117" w:rsidP="00671117">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4965C84" w14:textId="77777777" w:rsidR="00671117" w:rsidRPr="00016F7F" w:rsidRDefault="00671117" w:rsidP="00671117">
            <w:pPr>
              <w:keepNext/>
              <w:spacing w:after="0"/>
              <w:jc w:val="center"/>
            </w:pPr>
          </w:p>
        </w:tc>
        <w:tc>
          <w:tcPr>
            <w:tcW w:w="708" w:type="dxa"/>
            <w:vAlign w:val="center"/>
          </w:tcPr>
          <w:p w14:paraId="2A952B41" w14:textId="77777777" w:rsidR="00671117" w:rsidRPr="00016F7F" w:rsidRDefault="00671117" w:rsidP="00671117">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7388BC6" w14:textId="2647C675" w:rsidR="00671117" w:rsidRPr="00016F7F" w:rsidRDefault="00671117" w:rsidP="00671117">
            <w:pPr>
              <w:keepNext/>
              <w:spacing w:after="0"/>
              <w:jc w:val="center"/>
            </w:pPr>
          </w:p>
        </w:tc>
        <w:tc>
          <w:tcPr>
            <w:tcW w:w="569" w:type="dxa"/>
            <w:vAlign w:val="center"/>
          </w:tcPr>
          <w:p w14:paraId="53045A8E" w14:textId="77777777" w:rsidR="00671117" w:rsidRPr="00016F7F" w:rsidRDefault="00671117" w:rsidP="00671117">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671117" w:rsidRPr="001F3C74" w14:paraId="2E2622CF" w14:textId="6912D17A" w:rsidTr="0076303E">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1A8EF86C" w14:textId="0461851B" w:rsidR="00671117" w:rsidRPr="00016F7F" w:rsidRDefault="00671117" w:rsidP="00671117">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9DCFEC1" w14:textId="2198FB0A" w:rsidR="00671117" w:rsidRPr="00016F7F" w:rsidRDefault="00671117" w:rsidP="00671117">
            <w:pPr>
              <w:keepNext/>
              <w:spacing w:after="0"/>
              <w:jc w:val="left"/>
              <w:rPr>
                <w:rFonts w:cstheme="majorHAnsi"/>
              </w:rPr>
            </w:pPr>
          </w:p>
        </w:tc>
        <w:tc>
          <w:tcPr>
            <w:tcW w:w="709" w:type="dxa"/>
            <w:vAlign w:val="center"/>
          </w:tcPr>
          <w:p w14:paraId="05F68047" w14:textId="77777777" w:rsidR="00671117" w:rsidRPr="00016F7F" w:rsidRDefault="00671117" w:rsidP="00671117">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D871AB0" w14:textId="77777777" w:rsidR="00671117" w:rsidRPr="00016F7F" w:rsidRDefault="00671117" w:rsidP="00671117">
            <w:pPr>
              <w:keepNext/>
              <w:spacing w:after="0"/>
              <w:jc w:val="center"/>
            </w:pPr>
          </w:p>
        </w:tc>
        <w:tc>
          <w:tcPr>
            <w:tcW w:w="708" w:type="dxa"/>
            <w:vAlign w:val="center"/>
          </w:tcPr>
          <w:p w14:paraId="70E2DA16" w14:textId="77777777" w:rsidR="00671117" w:rsidRPr="00016F7F" w:rsidRDefault="00671117" w:rsidP="00671117">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36E0424" w14:textId="37A931A8" w:rsidR="00671117" w:rsidRPr="00016F7F" w:rsidRDefault="00671117" w:rsidP="00671117">
            <w:pPr>
              <w:keepNext/>
              <w:spacing w:after="0"/>
              <w:jc w:val="center"/>
            </w:pPr>
          </w:p>
        </w:tc>
        <w:tc>
          <w:tcPr>
            <w:tcW w:w="569" w:type="dxa"/>
            <w:vAlign w:val="center"/>
          </w:tcPr>
          <w:p w14:paraId="11FB11A3" w14:textId="77777777" w:rsidR="00671117" w:rsidRPr="00016F7F" w:rsidRDefault="00671117" w:rsidP="00671117">
            <w:pPr>
              <w:keepNext/>
              <w:spacing w:after="0"/>
              <w:jc w:val="center"/>
              <w:cnfStyle w:val="000000000000" w:firstRow="0" w:lastRow="0" w:firstColumn="0" w:lastColumn="0" w:oddVBand="0" w:evenVBand="0" w:oddHBand="0" w:evenHBand="0" w:firstRowFirstColumn="0" w:firstRowLastColumn="0" w:lastRowFirstColumn="0" w:lastRowLastColumn="0"/>
            </w:pPr>
          </w:p>
        </w:tc>
      </w:tr>
    </w:tbl>
    <w:p w14:paraId="7663D42D" w14:textId="77777777" w:rsidR="003F79B4" w:rsidRPr="00E4499D" w:rsidRDefault="003F79B4" w:rsidP="00586820">
      <w:pPr>
        <w:rPr>
          <w:lang w:eastAsia="it-IT"/>
        </w:rPr>
      </w:pPr>
    </w:p>
    <w:p w14:paraId="663B17A5" w14:textId="37FF1AD5" w:rsidR="00586820" w:rsidRPr="00E4499D" w:rsidRDefault="00586820" w:rsidP="00586820"/>
    <w:p w14:paraId="04070E84" w14:textId="5ED833DD" w:rsidR="00586820" w:rsidRPr="00E4499D" w:rsidRDefault="000738C3" w:rsidP="00D9392F">
      <w:pPr>
        <w:pStyle w:val="Heading1"/>
      </w:pPr>
      <w:bookmarkStart w:id="32" w:name="_Toc532247260"/>
      <w:r w:rsidRPr="00E4499D">
        <w:lastRenderedPageBreak/>
        <w:t>Functional Requirements</w:t>
      </w:r>
      <w:bookmarkEnd w:id="32"/>
    </w:p>
    <w:p w14:paraId="6DF5B40B" w14:textId="77777777" w:rsidR="000C5CCE" w:rsidRPr="00E4499D" w:rsidRDefault="00296E5F" w:rsidP="00296E5F">
      <w:pPr>
        <w:rPr>
          <w:lang w:eastAsia="el-GR"/>
        </w:rPr>
      </w:pPr>
      <w:r w:rsidRPr="00E4499D">
        <w:rPr>
          <w:lang w:eastAsia="el-GR"/>
        </w:rPr>
        <w:t xml:space="preserve">Within </w:t>
      </w:r>
      <w:proofErr w:type="gramStart"/>
      <w:r w:rsidRPr="00E4499D">
        <w:rPr>
          <w:lang w:eastAsia="el-GR"/>
        </w:rPr>
        <w:t>ANITA,</w:t>
      </w:r>
      <w:r w:rsidR="005B6C4F" w:rsidRPr="00E4499D">
        <w:rPr>
          <w:lang w:eastAsia="el-GR"/>
        </w:rPr>
        <w:t>.</w:t>
      </w:r>
      <w:proofErr w:type="gramEnd"/>
    </w:p>
    <w:p w14:paraId="02C16564" w14:textId="520F9459" w:rsidR="00296E5F" w:rsidRPr="00E4499D" w:rsidRDefault="000C5CCE" w:rsidP="00296E5F">
      <w:pPr>
        <w:rPr>
          <w:lang w:eastAsia="el-GR"/>
        </w:rPr>
      </w:pPr>
      <w:r w:rsidRPr="00E4499D">
        <w:rPr>
          <w:highlight w:val="yellow"/>
          <w:lang w:eastAsia="el-GR"/>
        </w:rPr>
        <w:t>high-level functional view of the ANITA platform with the core analysis modules</w:t>
      </w:r>
      <w:r w:rsidR="005B6C4F" w:rsidRPr="00E4499D">
        <w:rPr>
          <w:lang w:eastAsia="el-GR"/>
        </w:rPr>
        <w:t xml:space="preserve"> </w:t>
      </w:r>
    </w:p>
    <w:p w14:paraId="1DC49999" w14:textId="3F477DEA" w:rsidR="00586820" w:rsidRPr="00E4499D" w:rsidRDefault="00DF0F17" w:rsidP="0091720D">
      <w:pPr>
        <w:pStyle w:val="Heading2"/>
      </w:pPr>
      <w:bookmarkStart w:id="33" w:name="_Toc532247261"/>
      <w:r w:rsidRPr="00E4499D">
        <w:t xml:space="preserve">System </w:t>
      </w:r>
      <w:r w:rsidR="00262560" w:rsidRPr="00E4499D">
        <w:t>level r</w:t>
      </w:r>
      <w:r w:rsidRPr="00E4499D">
        <w:t>equirements</w:t>
      </w:r>
      <w:bookmarkEnd w:id="33"/>
    </w:p>
    <w:p w14:paraId="1A454C8A" w14:textId="308A81AC" w:rsidR="00586820" w:rsidRPr="00E4499D" w:rsidRDefault="00FF1BAE" w:rsidP="00586820">
      <w:pPr>
        <w:rPr>
          <w:rFonts w:cs="Arial"/>
          <w:szCs w:val="20"/>
        </w:rPr>
      </w:pPr>
      <w:r w:rsidRPr="00E4499D">
        <w:rPr>
          <w:rFonts w:cs="Arial"/>
          <w:szCs w:val="20"/>
          <w:highlight w:val="yellow"/>
        </w:rPr>
        <w:t>TBC (CERTH+ENG</w:t>
      </w:r>
      <w:r w:rsidRPr="00E4499D">
        <w:rPr>
          <w:rFonts w:cs="Arial"/>
          <w:szCs w:val="20"/>
        </w:rPr>
        <w:t>)</w:t>
      </w:r>
    </w:p>
    <w:p w14:paraId="0756A61B" w14:textId="222F1D65" w:rsidR="00FF1BAE" w:rsidRPr="00E4499D" w:rsidRDefault="00FF1BAE" w:rsidP="00165DE8">
      <w:pPr>
        <w:rPr>
          <w:rFonts w:cstheme="majorHAnsi"/>
          <w:lang w:eastAsia="it-IT"/>
        </w:rPr>
      </w:pPr>
    </w:p>
    <w:p w14:paraId="5D2ECEAE" w14:textId="104ECC5F" w:rsidR="00FF1BAE" w:rsidRPr="00E4499D" w:rsidRDefault="00F62640" w:rsidP="00FF1BAE">
      <w:pPr>
        <w:pStyle w:val="Heading2"/>
      </w:pPr>
      <w:bookmarkStart w:id="34" w:name="_Toc532247262"/>
      <w:r w:rsidRPr="00E4499D">
        <w:t>Data sources and stream analysis</w:t>
      </w:r>
      <w:bookmarkEnd w:id="34"/>
    </w:p>
    <w:p w14:paraId="67BBE19E" w14:textId="77777777" w:rsidR="00FF1BAE" w:rsidRPr="00E4499D" w:rsidRDefault="00FF1BAE" w:rsidP="00FF1BAE">
      <w:pPr>
        <w:rPr>
          <w:rFonts w:cs="Arial"/>
          <w:szCs w:val="20"/>
        </w:rPr>
      </w:pPr>
    </w:p>
    <w:p w14:paraId="2DCB66A2" w14:textId="330F4787" w:rsidR="00FF1BAE" w:rsidRPr="00E4499D" w:rsidRDefault="00D4035D" w:rsidP="00FF1BAE">
      <w:pPr>
        <w:pStyle w:val="Heading3"/>
      </w:pPr>
      <w:bookmarkStart w:id="35" w:name="_Toc532247263"/>
      <w:r w:rsidRPr="00E4499D">
        <w:t>Data source risk assessment in the Surface Web, Deep Web and Dark Nets</w:t>
      </w:r>
      <w:r w:rsidR="00FF1BAE" w:rsidRPr="00E4499D">
        <w:t xml:space="preserve"> (</w:t>
      </w:r>
      <w:r w:rsidR="003236D4" w:rsidRPr="00E4499D">
        <w:rPr>
          <w:highlight w:val="yellow"/>
        </w:rPr>
        <w:t>TIU-JADS, AIT</w:t>
      </w:r>
      <w:r w:rsidR="00FF1BAE" w:rsidRPr="00E4499D">
        <w:t>)</w:t>
      </w:r>
      <w:bookmarkEnd w:id="35"/>
    </w:p>
    <w:p w14:paraId="6F2D0E78" w14:textId="722AA0D7" w:rsidR="00FF1BAE" w:rsidRPr="00E4499D" w:rsidRDefault="003236D4" w:rsidP="00FF1BAE">
      <w:pPr>
        <w:rPr>
          <w:lang w:eastAsia="it-IT"/>
        </w:rPr>
      </w:pPr>
      <w:del w:id="36" w:author="Microsoft Office User" w:date="2019-01-23T15:58:00Z">
        <w:r w:rsidRPr="00E4499D" w:rsidDel="00B25B66">
          <w:rPr>
            <w:highlight w:val="yellow"/>
            <w:lang w:eastAsia="it-IT"/>
          </w:rPr>
          <w:delText>@TIU-JADS</w:delText>
        </w:r>
        <w:r w:rsidR="00635D78" w:rsidRPr="00E4499D" w:rsidDel="00B25B66">
          <w:rPr>
            <w:highlight w:val="yellow"/>
            <w:lang w:eastAsia="it-IT"/>
          </w:rPr>
          <w:delText>, AIT</w:delText>
        </w:r>
        <w:r w:rsidRPr="00E4499D" w:rsidDel="00B25B66">
          <w:rPr>
            <w:highlight w:val="yellow"/>
            <w:lang w:eastAsia="it-IT"/>
          </w:rPr>
          <w:delText>: define T5.1 modules (are there any modules to be developed in this task?)</w:delText>
        </w:r>
        <w:r w:rsidR="00635D78" w:rsidRPr="00E4499D" w:rsidDel="00B25B66">
          <w:rPr>
            <w:lang w:eastAsia="it-IT"/>
          </w:rPr>
          <w:delText xml:space="preserve"> </w:delText>
        </w:r>
        <w:r w:rsidR="00635D78" w:rsidRPr="00E4499D" w:rsidDel="00B25B66">
          <w:rPr>
            <w:highlight w:val="yellow"/>
            <w:lang w:eastAsia="it-IT"/>
          </w:rPr>
          <w:delText>and requirements</w:delText>
        </w:r>
      </w:del>
      <w:ins w:id="37" w:author="Microsoft Office User" w:date="2019-01-23T15:58:00Z">
        <w:r w:rsidR="00B25B66">
          <w:rPr>
            <w:highlight w:val="yellow"/>
            <w:lang w:eastAsia="it-IT"/>
          </w:rPr>
          <w:t>This task will provide guidelines and baselines for the further development, refinement, and evaluation of th</w:t>
        </w:r>
      </w:ins>
      <w:ins w:id="38" w:author="Microsoft Office User" w:date="2019-01-23T15:59:00Z">
        <w:r w:rsidR="00B25B66">
          <w:rPr>
            <w:highlight w:val="yellow"/>
            <w:lang w:eastAsia="it-IT"/>
          </w:rPr>
          <w:t>e actual data-source risk assessment module, to be worked-out in the scope of T6.5. The requirements fleshed out in the scope of the following text refer to that module.</w:t>
        </w:r>
      </w:ins>
    </w:p>
    <w:p w14:paraId="2E910596" w14:textId="7C72EAB2" w:rsidR="00FF1BAE" w:rsidRPr="00E4499D" w:rsidDel="00B25B66" w:rsidRDefault="00CA3C17" w:rsidP="00FF1BAE">
      <w:pPr>
        <w:pStyle w:val="Heading4"/>
        <w:tabs>
          <w:tab w:val="clear" w:pos="907"/>
        </w:tabs>
        <w:spacing w:line="276" w:lineRule="auto"/>
        <w:ind w:left="864" w:hanging="864"/>
        <w:rPr>
          <w:del w:id="39" w:author="Microsoft Office User" w:date="2019-01-23T15:59:00Z"/>
          <w:rFonts w:cstheme="majorHAnsi"/>
        </w:rPr>
      </w:pPr>
      <w:bookmarkStart w:id="40" w:name="_Hlk535929246"/>
      <w:r w:rsidRPr="00E4499D">
        <w:rPr>
          <w:rFonts w:cstheme="majorHAnsi"/>
        </w:rPr>
        <w:t>Machine Learning Risk Assessment</w:t>
      </w:r>
      <w:bookmarkEnd w:id="40"/>
      <w:r w:rsidR="00026A50">
        <w:rPr>
          <w:rFonts w:cstheme="majorHAnsi"/>
        </w:rPr>
        <w:t xml:space="preserve"> module</w:t>
      </w:r>
    </w:p>
    <w:p w14:paraId="45D26FE7" w14:textId="24B03473" w:rsidR="001175BC" w:rsidRPr="00B25B66" w:rsidRDefault="001175BC">
      <w:pPr>
        <w:pStyle w:val="Heading4"/>
        <w:tabs>
          <w:tab w:val="clear" w:pos="907"/>
        </w:tabs>
        <w:spacing w:line="276" w:lineRule="auto"/>
        <w:ind w:left="864" w:hanging="864"/>
        <w:rPr>
          <w:rFonts w:cstheme="majorHAnsi"/>
          <w:lang w:eastAsia="it-IT"/>
        </w:rPr>
        <w:pPrChange w:id="41" w:author="Microsoft Office User" w:date="2019-01-23T15:59:00Z">
          <w:pPr/>
        </w:pPrChange>
      </w:pPr>
    </w:p>
    <w:p w14:paraId="16D8EADC" w14:textId="5D743D99" w:rsidR="00026A50" w:rsidRPr="00026A50" w:rsidRDefault="00026A50" w:rsidP="00FF1BAE">
      <w:pPr>
        <w:rPr>
          <w:rFonts w:cstheme="majorHAnsi"/>
          <w:b/>
          <w:i/>
          <w:lang w:eastAsia="it-IT"/>
        </w:rPr>
      </w:pPr>
      <w:r w:rsidRPr="00026A50">
        <w:rPr>
          <w:rFonts w:cstheme="majorHAnsi"/>
          <w:b/>
          <w:i/>
          <w:lang w:eastAsia="it-IT"/>
        </w:rPr>
        <w:t>Machine Learning Risk Assessment</w:t>
      </w:r>
      <w:r>
        <w:rPr>
          <w:rFonts w:cstheme="majorHAnsi"/>
          <w:b/>
          <w:i/>
          <w:lang w:eastAsia="it-IT"/>
        </w:rPr>
        <w:t xml:space="preserve"> module</w:t>
      </w:r>
      <w:r w:rsidRPr="00026A50">
        <w:rPr>
          <w:rFonts w:cstheme="majorHAnsi"/>
          <w:b/>
          <w:i/>
          <w:lang w:eastAsia="it-IT"/>
        </w:rPr>
        <w:t xml:space="preserve"> - predict risks and vulnerabilities</w:t>
      </w:r>
    </w:p>
    <w:tbl>
      <w:tblPr>
        <w:tblStyle w:val="3-11"/>
        <w:tblW w:w="8995" w:type="dxa"/>
        <w:jc w:val="center"/>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335"/>
        <w:gridCol w:w="6660"/>
      </w:tblGrid>
      <w:tr w:rsidR="00167099" w:rsidRPr="001F3C74" w14:paraId="071F568F" w14:textId="77777777" w:rsidTr="00DE5ADC">
        <w:trPr>
          <w:cnfStyle w:val="100000000000" w:firstRow="1" w:lastRow="0" w:firstColumn="0" w:lastColumn="0" w:oddVBand="0" w:evenVBand="0" w:oddHBand="0" w:evenHBand="0" w:firstRowFirstColumn="0" w:firstRowLastColumn="0" w:lastRowFirstColumn="0" w:lastRowLastColumn="0"/>
          <w:trHeight w:val="469"/>
          <w:jc w:val="center"/>
        </w:trPr>
        <w:tc>
          <w:tcPr>
            <w:cnfStyle w:val="001000000100" w:firstRow="0" w:lastRow="0" w:firstColumn="1" w:lastColumn="0" w:oddVBand="0" w:evenVBand="0" w:oddHBand="0" w:evenHBand="0" w:firstRowFirstColumn="1" w:firstRowLastColumn="0" w:lastRowFirstColumn="0" w:lastRowLastColumn="0"/>
            <w:tcW w:w="2335" w:type="dxa"/>
            <w:tcMar>
              <w:left w:w="29" w:type="dxa"/>
              <w:right w:w="29" w:type="dxa"/>
            </w:tcMar>
            <w:vAlign w:val="center"/>
          </w:tcPr>
          <w:p w14:paraId="0E71A6B7" w14:textId="77777777" w:rsidR="00167099" w:rsidRPr="001F3C74" w:rsidRDefault="00167099" w:rsidP="00167099">
            <w:pPr>
              <w:spacing w:after="0"/>
              <w:jc w:val="left"/>
              <w:rPr>
                <w:rFonts w:cstheme="majorHAnsi"/>
              </w:rPr>
            </w:pPr>
            <w:r w:rsidRPr="001F3C74">
              <w:rPr>
                <w:rFonts w:cstheme="majorHAnsi"/>
              </w:rPr>
              <w:t>Requirement No</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39157467" w14:textId="44B7E210" w:rsidR="00167099" w:rsidRPr="001F3C74" w:rsidRDefault="00167099" w:rsidP="00167099">
            <w:pPr>
              <w:spacing w:after="0"/>
              <w:jc w:val="left"/>
              <w:rPr>
                <w:rFonts w:eastAsia="Times New Roman" w:cstheme="majorHAnsi"/>
                <w:b w:val="0"/>
                <w:bCs w:val="0"/>
                <w:color w:val="auto"/>
              </w:rPr>
            </w:pPr>
            <w:r w:rsidRPr="001F3C74">
              <w:rPr>
                <w:b w:val="0"/>
                <w:color w:val="auto"/>
              </w:rPr>
              <w:t>REQ-x (</w:t>
            </w:r>
            <w:r w:rsidRPr="001F3C74">
              <w:rPr>
                <w:b w:val="0"/>
                <w:color w:val="auto"/>
                <w:highlight w:val="yellow"/>
              </w:rPr>
              <w:t>leave empty; to be defined after all requirements for all modules are fixed</w:t>
            </w:r>
            <w:r w:rsidRPr="001F3C74">
              <w:rPr>
                <w:b w:val="0"/>
                <w:color w:val="auto"/>
              </w:rPr>
              <w:t>)</w:t>
            </w:r>
          </w:p>
        </w:tc>
      </w:tr>
      <w:tr w:rsidR="00167099" w:rsidRPr="001F3C74" w14:paraId="45390073" w14:textId="77777777" w:rsidTr="00DE5ADC">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584855D5" w14:textId="77777777" w:rsidR="00167099" w:rsidRPr="001F3C74" w:rsidRDefault="00167099" w:rsidP="00167099">
            <w:pPr>
              <w:spacing w:after="0"/>
              <w:jc w:val="left"/>
              <w:rPr>
                <w:rFonts w:cstheme="majorHAnsi"/>
                <w:color w:val="FFFFFF" w:themeColor="background1"/>
              </w:rPr>
            </w:pPr>
            <w:r w:rsidRPr="001F3C74">
              <w:rPr>
                <w:rFonts w:cstheme="majorHAnsi"/>
                <w:color w:val="FFFFFF" w:themeColor="background1"/>
              </w:rPr>
              <w:t>Requirement ID</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6A11BAD2" w14:textId="36DAD8AC" w:rsidR="00167099" w:rsidRPr="001F3C74" w:rsidRDefault="00167099" w:rsidP="00167099">
            <w:pPr>
              <w:spacing w:after="0"/>
              <w:jc w:val="left"/>
              <w:rPr>
                <w:rFonts w:eastAsia="Times New Roman" w:cstheme="majorHAnsi"/>
                <w:bCs/>
              </w:rPr>
            </w:pPr>
            <w:r w:rsidRPr="001F3C74">
              <w:t>REQ-</w:t>
            </w:r>
            <w:r w:rsidR="002C48D4">
              <w:t>MLRA-</w:t>
            </w:r>
            <w:r w:rsidRPr="001F3C74">
              <w:t>1</w:t>
            </w:r>
          </w:p>
        </w:tc>
      </w:tr>
      <w:tr w:rsidR="00167099" w:rsidRPr="001F3C74" w14:paraId="1464E4E5" w14:textId="77777777" w:rsidTr="00DE5ADC">
        <w:trPr>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36D326C7" w14:textId="77777777" w:rsidR="00167099" w:rsidRPr="001F3C74" w:rsidRDefault="00167099" w:rsidP="00167099">
            <w:pPr>
              <w:spacing w:after="0"/>
              <w:jc w:val="left"/>
              <w:rPr>
                <w:rFonts w:cstheme="majorHAnsi"/>
                <w:color w:val="FFFFFF" w:themeColor="background1"/>
              </w:rPr>
            </w:pPr>
            <w:r w:rsidRPr="001F3C74">
              <w:rPr>
                <w:rFonts w:cstheme="majorHAnsi"/>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5D836274" w14:textId="2DFD7233" w:rsidR="00167099" w:rsidRPr="001F3C74" w:rsidRDefault="007778C7" w:rsidP="00167099">
            <w:pPr>
              <w:spacing w:after="0"/>
              <w:jc w:val="left"/>
              <w:rPr>
                <w:rFonts w:cstheme="majorHAnsi"/>
              </w:rPr>
            </w:pPr>
            <w:r w:rsidRPr="001F3C74">
              <w:t>Α</w:t>
            </w:r>
            <w:r w:rsidR="00167099" w:rsidRPr="001F3C74">
              <w:t xml:space="preserve"> Machine-Learning</w:t>
            </w:r>
            <w:r w:rsidR="009C1EC7" w:rsidRPr="001F3C74">
              <w:t xml:space="preserve"> (ML)</w:t>
            </w:r>
            <w:r w:rsidR="00167099" w:rsidRPr="001F3C74">
              <w:t xml:space="preserve"> approach which combines classification and regression </w:t>
            </w:r>
            <w:r w:rsidRPr="001F3C74">
              <w:t xml:space="preserve">shall be used </w:t>
            </w:r>
            <w:r w:rsidR="00167099" w:rsidRPr="001F3C74">
              <w:t xml:space="preserve">in order to make a risk and vulnerability assessment. </w:t>
            </w:r>
            <w:r w:rsidR="009C1EC7" w:rsidRPr="001F3C74">
              <w:t xml:space="preserve">The ML approach </w:t>
            </w:r>
            <w:r w:rsidR="003F59AA" w:rsidRPr="001F3C74">
              <w:t xml:space="preserve">should be able to </w:t>
            </w:r>
            <w:r w:rsidR="009C1EC7" w:rsidRPr="001F3C74">
              <w:t>predict</w:t>
            </w:r>
            <w:r w:rsidR="00C86A64" w:rsidRPr="001F3C74">
              <w:t xml:space="preserve"> (using appropriate training set)</w:t>
            </w:r>
            <w:r w:rsidR="009C1EC7" w:rsidRPr="001F3C74">
              <w:t xml:space="preserve"> risks and vulnerabilities using known indicators from the state of the art.</w:t>
            </w:r>
          </w:p>
        </w:tc>
      </w:tr>
      <w:tr w:rsidR="00167099" w:rsidRPr="001F3C74" w14:paraId="3584D9DB" w14:textId="77777777" w:rsidTr="00DE5A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7DADD61E" w14:textId="77777777" w:rsidR="00167099" w:rsidRPr="001F3C74" w:rsidRDefault="00167099" w:rsidP="00167099">
            <w:pPr>
              <w:spacing w:after="0"/>
              <w:jc w:val="left"/>
              <w:rPr>
                <w:rFonts w:cstheme="majorHAnsi"/>
                <w:color w:val="FFFFFF" w:themeColor="background1"/>
              </w:rPr>
            </w:pPr>
            <w:r w:rsidRPr="001F3C74">
              <w:rPr>
                <w:rFonts w:cstheme="majorHAnsi"/>
                <w:color w:val="FFFFFF" w:themeColor="background1"/>
              </w:rPr>
              <w:t>Type</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10FC2E31" w14:textId="436F7C34" w:rsidR="00167099" w:rsidRPr="001F3C74" w:rsidRDefault="00167099" w:rsidP="00167099">
            <w:pPr>
              <w:spacing w:after="0"/>
              <w:jc w:val="left"/>
              <w:rPr>
                <w:rFonts w:cstheme="majorHAnsi"/>
              </w:rPr>
            </w:pPr>
            <w:commentRangeStart w:id="42"/>
            <w:r w:rsidRPr="001F3C74">
              <w:t>Functional</w:t>
            </w:r>
            <w:commentRangeEnd w:id="42"/>
            <w:r w:rsidR="002D17FF">
              <w:rPr>
                <w:rStyle w:val="CommentReference"/>
                <w:rFonts w:ascii="Calibri" w:eastAsia="Calibri" w:hAnsi="Calibri" w:cs="Times New Roman"/>
                <w:lang w:val="it-IT" w:eastAsia="en-US"/>
              </w:rPr>
              <w:commentReference w:id="42"/>
            </w:r>
          </w:p>
        </w:tc>
      </w:tr>
      <w:tr w:rsidR="00167099" w:rsidRPr="001F3C74" w14:paraId="74103C7E" w14:textId="77777777" w:rsidTr="00DE5ADC">
        <w:trPr>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44A6680C" w14:textId="77777777" w:rsidR="00167099" w:rsidRPr="001F3C74" w:rsidRDefault="00167099" w:rsidP="00167099">
            <w:pPr>
              <w:spacing w:after="0"/>
              <w:jc w:val="left"/>
              <w:rPr>
                <w:rFonts w:cstheme="majorHAnsi"/>
                <w:color w:val="FFFFFF" w:themeColor="background1"/>
              </w:rPr>
            </w:pPr>
            <w:r w:rsidRPr="001F3C74">
              <w:rPr>
                <w:rFonts w:cstheme="majorHAnsi"/>
                <w:color w:val="FFFFFF" w:themeColor="background1"/>
              </w:rPr>
              <w:t>Fit Criterion</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3EF264C2" w14:textId="47DB1EAF" w:rsidR="00167099" w:rsidRPr="001F3C74" w:rsidRDefault="00167099" w:rsidP="00167099">
            <w:pPr>
              <w:keepNext/>
              <w:spacing w:after="0"/>
              <w:rPr>
                <w:rFonts w:cstheme="majorHAnsi"/>
              </w:rPr>
            </w:pPr>
            <w:r w:rsidRPr="001F3C74">
              <w:t>Experimental Prototyping, Empirical Research</w:t>
            </w:r>
          </w:p>
        </w:tc>
      </w:tr>
      <w:tr w:rsidR="00167099" w:rsidRPr="001F3C74" w14:paraId="734FAAB5" w14:textId="77777777" w:rsidTr="00DE5A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2DED9BB2" w14:textId="77777777" w:rsidR="00167099" w:rsidRPr="001F3C74" w:rsidRDefault="00167099" w:rsidP="00167099">
            <w:pPr>
              <w:spacing w:after="0"/>
              <w:jc w:val="left"/>
              <w:rPr>
                <w:rFonts w:cstheme="majorHAnsi"/>
                <w:color w:val="FFFFFF" w:themeColor="background1"/>
              </w:rPr>
            </w:pPr>
            <w:r w:rsidRPr="001F3C74">
              <w:rPr>
                <w:rFonts w:cstheme="majorHAnsi"/>
                <w:color w:val="FFFFFF" w:themeColor="background1"/>
              </w:rPr>
              <w:t>Use Case &amp; Scenario</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0F7AC120" w14:textId="54E1653E" w:rsidR="00167099" w:rsidRPr="001F3C74" w:rsidRDefault="00167099" w:rsidP="00167099">
            <w:pPr>
              <w:keepNext/>
              <w:spacing w:after="0"/>
              <w:rPr>
                <w:rFonts w:cstheme="majorHAnsi"/>
              </w:rPr>
            </w:pPr>
            <w:r w:rsidRPr="001F3C74">
              <w:t>UC1-SC1, UC2-SC1 SC2</w:t>
            </w:r>
          </w:p>
        </w:tc>
      </w:tr>
      <w:tr w:rsidR="00167099" w:rsidRPr="001F3C74" w14:paraId="2D418F85" w14:textId="77777777" w:rsidTr="00DE5ADC">
        <w:trPr>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5254E9E6" w14:textId="77777777" w:rsidR="00167099" w:rsidRPr="001F3C74" w:rsidRDefault="00167099" w:rsidP="00167099">
            <w:pPr>
              <w:spacing w:after="0"/>
              <w:jc w:val="left"/>
              <w:rPr>
                <w:rFonts w:cstheme="majorHAnsi"/>
                <w:color w:val="FFFFFF" w:themeColor="background1"/>
              </w:rPr>
            </w:pPr>
            <w:r w:rsidRPr="001F3C74">
              <w:rPr>
                <w:rFonts w:cstheme="majorHAnsi"/>
                <w:color w:val="FFFFFF" w:themeColor="background1"/>
              </w:rPr>
              <w:t>Source partner</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1E9DF80B" w14:textId="24BEEEAC" w:rsidR="00167099" w:rsidRPr="001F3C74" w:rsidRDefault="00167099" w:rsidP="00167099">
            <w:pPr>
              <w:keepNext/>
              <w:spacing w:after="0"/>
              <w:rPr>
                <w:rFonts w:cstheme="majorHAnsi"/>
              </w:rPr>
            </w:pPr>
            <w:r w:rsidRPr="001F3C74">
              <w:t>TIU-JADS, AIT</w:t>
            </w:r>
          </w:p>
        </w:tc>
      </w:tr>
      <w:tr w:rsidR="003D6A64" w:rsidRPr="001F3C74" w14:paraId="365F9C46" w14:textId="77777777" w:rsidTr="00D85E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472BACC5" w14:textId="77777777" w:rsidR="003D6A64" w:rsidRPr="001F3C74" w:rsidRDefault="003D6A64" w:rsidP="00D85E46">
            <w:pPr>
              <w:spacing w:after="0"/>
              <w:jc w:val="left"/>
              <w:rPr>
                <w:rFonts w:cstheme="majorHAnsi"/>
                <w:color w:val="FFFFFF" w:themeColor="background1"/>
              </w:rPr>
            </w:pPr>
            <w:r w:rsidRPr="001F3C74">
              <w:rPr>
                <w:rFonts w:cstheme="majorHAnsi"/>
                <w:color w:val="FFFFFF" w:themeColor="background1"/>
              </w:rPr>
              <w:t>Last Update</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718FD808" w14:textId="19F72F63" w:rsidR="003D6A64" w:rsidRPr="001F3C74" w:rsidRDefault="00414912" w:rsidP="00D85E46">
            <w:pPr>
              <w:keepNext/>
              <w:spacing w:after="0"/>
              <w:rPr>
                <w:rFonts w:cstheme="majorHAnsi"/>
              </w:rPr>
            </w:pPr>
            <w:r w:rsidRPr="001F3C74">
              <w:rPr>
                <w:rFonts w:cstheme="majorHAnsi"/>
              </w:rPr>
              <w:t>12</w:t>
            </w:r>
            <w:r w:rsidR="003D6A64" w:rsidRPr="001F3C74">
              <w:rPr>
                <w:rFonts w:cstheme="majorHAnsi"/>
              </w:rPr>
              <w:t>/1</w:t>
            </w:r>
            <w:r w:rsidRPr="001F3C74">
              <w:rPr>
                <w:rFonts w:cstheme="majorHAnsi"/>
              </w:rPr>
              <w:t>2</w:t>
            </w:r>
            <w:r w:rsidR="003D6A64" w:rsidRPr="001F3C74">
              <w:rPr>
                <w:rFonts w:cstheme="majorHAnsi"/>
              </w:rPr>
              <w:t>/2018</w:t>
            </w:r>
          </w:p>
        </w:tc>
      </w:tr>
    </w:tbl>
    <w:p w14:paraId="7BC667BD" w14:textId="3A1F2279" w:rsidR="003D6A64" w:rsidRPr="00E4499D" w:rsidRDefault="003D6A64" w:rsidP="00FF1BAE">
      <w:pPr>
        <w:rPr>
          <w:rFonts w:cstheme="majorHAnsi"/>
          <w:lang w:eastAsia="it-IT"/>
        </w:rPr>
      </w:pPr>
    </w:p>
    <w:p w14:paraId="01B41608" w14:textId="0A3C6D31" w:rsidR="00026A50" w:rsidRPr="00E4499D" w:rsidRDefault="00026A50" w:rsidP="00CA3C17">
      <w:pPr>
        <w:rPr>
          <w:rFonts w:cstheme="majorHAnsi"/>
          <w:lang w:eastAsia="it-IT"/>
        </w:rPr>
      </w:pPr>
      <w:r w:rsidRPr="00026A50">
        <w:rPr>
          <w:rFonts w:cstheme="majorHAnsi"/>
          <w:b/>
          <w:i/>
          <w:lang w:eastAsia="it-IT"/>
        </w:rPr>
        <w:t>Machine Learning Risk Assessment</w:t>
      </w:r>
      <w:r>
        <w:rPr>
          <w:rFonts w:cstheme="majorHAnsi"/>
          <w:b/>
          <w:i/>
          <w:lang w:eastAsia="it-IT"/>
        </w:rPr>
        <w:t xml:space="preserve"> module</w:t>
      </w:r>
      <w:r w:rsidRPr="00026A50">
        <w:rPr>
          <w:rFonts w:cstheme="majorHAnsi"/>
          <w:b/>
          <w:i/>
          <w:lang w:eastAsia="it-IT"/>
        </w:rPr>
        <w:t xml:space="preserve"> -</w:t>
      </w:r>
      <w:r>
        <w:rPr>
          <w:rFonts w:cstheme="majorHAnsi"/>
          <w:b/>
          <w:i/>
          <w:lang w:eastAsia="it-IT"/>
        </w:rPr>
        <w:t xml:space="preserve"> </w:t>
      </w:r>
      <w:r w:rsidRPr="00026A50">
        <w:rPr>
          <w:rFonts w:cstheme="majorHAnsi"/>
          <w:b/>
          <w:i/>
          <w:lang w:eastAsia="it-IT"/>
        </w:rPr>
        <w:t>input data sources</w:t>
      </w:r>
    </w:p>
    <w:tbl>
      <w:tblPr>
        <w:tblStyle w:val="3-11"/>
        <w:tblW w:w="8995" w:type="dxa"/>
        <w:jc w:val="center"/>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335"/>
        <w:gridCol w:w="6660"/>
      </w:tblGrid>
      <w:tr w:rsidR="00414912" w:rsidRPr="001F3C74" w14:paraId="4AC42878" w14:textId="77777777" w:rsidTr="00DE5ADC">
        <w:trPr>
          <w:cnfStyle w:val="100000000000" w:firstRow="1" w:lastRow="0" w:firstColumn="0" w:lastColumn="0" w:oddVBand="0" w:evenVBand="0" w:oddHBand="0" w:evenHBand="0" w:firstRowFirstColumn="0" w:firstRowLastColumn="0" w:lastRowFirstColumn="0" w:lastRowLastColumn="0"/>
          <w:trHeight w:val="469"/>
          <w:jc w:val="center"/>
        </w:trPr>
        <w:tc>
          <w:tcPr>
            <w:cnfStyle w:val="001000000100" w:firstRow="0" w:lastRow="0" w:firstColumn="1" w:lastColumn="0" w:oddVBand="0" w:evenVBand="0" w:oddHBand="0" w:evenHBand="0" w:firstRowFirstColumn="1" w:firstRowLastColumn="0" w:lastRowFirstColumn="0" w:lastRowLastColumn="0"/>
            <w:tcW w:w="2335" w:type="dxa"/>
            <w:tcMar>
              <w:left w:w="29" w:type="dxa"/>
              <w:right w:w="29" w:type="dxa"/>
            </w:tcMar>
            <w:vAlign w:val="center"/>
          </w:tcPr>
          <w:p w14:paraId="55F5A2A7" w14:textId="77777777" w:rsidR="00414912" w:rsidRPr="001F3C74" w:rsidRDefault="00414912" w:rsidP="00DE5ADC">
            <w:pPr>
              <w:spacing w:after="0"/>
              <w:jc w:val="left"/>
              <w:rPr>
                <w:rFonts w:cstheme="majorHAnsi"/>
              </w:rPr>
            </w:pPr>
            <w:r w:rsidRPr="001F3C74">
              <w:rPr>
                <w:rFonts w:cstheme="majorHAnsi"/>
              </w:rPr>
              <w:t>Requirement No</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4B6DB4F6" w14:textId="77777777" w:rsidR="00414912" w:rsidRPr="001F3C74" w:rsidRDefault="00414912" w:rsidP="00DE5ADC">
            <w:pPr>
              <w:spacing w:after="0"/>
              <w:jc w:val="left"/>
              <w:rPr>
                <w:rFonts w:eastAsia="Times New Roman" w:cstheme="majorHAnsi"/>
                <w:b w:val="0"/>
                <w:bCs w:val="0"/>
                <w:color w:val="auto"/>
              </w:rPr>
            </w:pPr>
            <w:r w:rsidRPr="001F3C74">
              <w:rPr>
                <w:b w:val="0"/>
                <w:color w:val="auto"/>
              </w:rPr>
              <w:t>REQ-x (</w:t>
            </w:r>
            <w:r w:rsidRPr="001F3C74">
              <w:rPr>
                <w:b w:val="0"/>
                <w:color w:val="auto"/>
                <w:highlight w:val="yellow"/>
              </w:rPr>
              <w:t>leave empty; to be defined after all requirements for all modules are fixed</w:t>
            </w:r>
            <w:r w:rsidRPr="001F3C74">
              <w:rPr>
                <w:b w:val="0"/>
                <w:color w:val="auto"/>
              </w:rPr>
              <w:t>)</w:t>
            </w:r>
          </w:p>
        </w:tc>
      </w:tr>
      <w:tr w:rsidR="00414912" w:rsidRPr="001F3C74" w14:paraId="31B59F87" w14:textId="77777777" w:rsidTr="00DE5ADC">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62515B09" w14:textId="77777777" w:rsidR="00414912" w:rsidRPr="001F3C74" w:rsidRDefault="00414912" w:rsidP="00DE5ADC">
            <w:pPr>
              <w:spacing w:after="0"/>
              <w:jc w:val="left"/>
              <w:rPr>
                <w:rFonts w:cstheme="majorHAnsi"/>
                <w:color w:val="FFFFFF" w:themeColor="background1"/>
              </w:rPr>
            </w:pPr>
            <w:r w:rsidRPr="001F3C74">
              <w:rPr>
                <w:rFonts w:cstheme="majorHAnsi"/>
                <w:color w:val="FFFFFF" w:themeColor="background1"/>
              </w:rPr>
              <w:t>Requirement ID</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661E4122" w14:textId="338BA2C5" w:rsidR="00414912" w:rsidRPr="001F3C74" w:rsidRDefault="00CA3C17" w:rsidP="00DE5ADC">
            <w:pPr>
              <w:spacing w:after="0"/>
              <w:jc w:val="left"/>
              <w:rPr>
                <w:rFonts w:eastAsia="Times New Roman" w:cstheme="majorHAnsi"/>
                <w:bCs/>
              </w:rPr>
            </w:pPr>
            <w:r w:rsidRPr="001F3C74">
              <w:t>REQ-</w:t>
            </w:r>
            <w:r>
              <w:t>MLRA-</w:t>
            </w:r>
            <w:r w:rsidR="009C1EC7" w:rsidRPr="001F3C74">
              <w:t>2</w:t>
            </w:r>
          </w:p>
        </w:tc>
      </w:tr>
      <w:tr w:rsidR="00414912" w:rsidRPr="001F3C74" w14:paraId="46F69BC3" w14:textId="77777777" w:rsidTr="00DE5ADC">
        <w:trPr>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1FB5C048" w14:textId="77777777" w:rsidR="00414912" w:rsidRPr="001F3C74" w:rsidRDefault="00414912" w:rsidP="00DE5ADC">
            <w:pPr>
              <w:spacing w:after="0"/>
              <w:jc w:val="left"/>
              <w:rPr>
                <w:rFonts w:cstheme="majorHAnsi"/>
                <w:color w:val="FFFFFF" w:themeColor="background1"/>
              </w:rPr>
            </w:pPr>
            <w:r w:rsidRPr="001F3C74">
              <w:rPr>
                <w:rFonts w:cstheme="majorHAnsi"/>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1A9E5383" w14:textId="0A7DF373" w:rsidR="00414912" w:rsidRPr="001F3C74" w:rsidRDefault="0084350F" w:rsidP="00DE5ADC">
            <w:pPr>
              <w:spacing w:after="0"/>
              <w:jc w:val="left"/>
              <w:rPr>
                <w:rFonts w:cstheme="majorHAnsi"/>
              </w:rPr>
            </w:pPr>
            <w:r w:rsidRPr="001F3C74">
              <w:t xml:space="preserve">Machine Learning will receive the necessary data from the tasks 5.3 and 5.2 from the rest of ANITA technical baseline. Further data is assumed to </w:t>
            </w:r>
            <w:r w:rsidRPr="001F3C74">
              <w:lastRenderedPageBreak/>
              <w:t>be obtained from other sources of data produced or elaborated as part of remaining tasks. The data will be in CSV or JSON format.</w:t>
            </w:r>
          </w:p>
        </w:tc>
      </w:tr>
      <w:tr w:rsidR="00414912" w:rsidRPr="001F3C74" w14:paraId="4B0675B4" w14:textId="77777777" w:rsidTr="00DE5A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7DC25324" w14:textId="77777777" w:rsidR="00414912" w:rsidRPr="001F3C74" w:rsidRDefault="00414912" w:rsidP="00DE5ADC">
            <w:pPr>
              <w:spacing w:after="0"/>
              <w:jc w:val="left"/>
              <w:rPr>
                <w:rFonts w:cstheme="majorHAnsi"/>
                <w:color w:val="FFFFFF" w:themeColor="background1"/>
              </w:rPr>
            </w:pPr>
            <w:r w:rsidRPr="001F3C74">
              <w:rPr>
                <w:rFonts w:cstheme="majorHAnsi"/>
                <w:color w:val="FFFFFF" w:themeColor="background1"/>
              </w:rPr>
              <w:lastRenderedPageBreak/>
              <w:t>Type</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22FC7AF9" w14:textId="77777777" w:rsidR="00414912" w:rsidRPr="001F3C74" w:rsidRDefault="00414912" w:rsidP="00DE5ADC">
            <w:pPr>
              <w:spacing w:after="0"/>
              <w:jc w:val="left"/>
              <w:rPr>
                <w:rFonts w:cstheme="majorHAnsi"/>
              </w:rPr>
            </w:pPr>
            <w:r w:rsidRPr="001F3C74">
              <w:t>Functional</w:t>
            </w:r>
          </w:p>
        </w:tc>
      </w:tr>
      <w:tr w:rsidR="00414912" w:rsidRPr="001F3C74" w14:paraId="3ED1773E" w14:textId="77777777" w:rsidTr="00DE5ADC">
        <w:trPr>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51DE4CA9" w14:textId="77777777" w:rsidR="00414912" w:rsidRPr="001F3C74" w:rsidRDefault="00414912" w:rsidP="00DE5ADC">
            <w:pPr>
              <w:spacing w:after="0"/>
              <w:jc w:val="left"/>
              <w:rPr>
                <w:rFonts w:cstheme="majorHAnsi"/>
                <w:color w:val="FFFFFF" w:themeColor="background1"/>
              </w:rPr>
            </w:pPr>
            <w:r w:rsidRPr="001F3C74">
              <w:rPr>
                <w:rFonts w:cstheme="majorHAnsi"/>
                <w:color w:val="FFFFFF" w:themeColor="background1"/>
              </w:rPr>
              <w:t>Fit Criterion</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582FDA2B" w14:textId="1793F54E" w:rsidR="00414912" w:rsidRPr="001F3C74" w:rsidRDefault="00414912" w:rsidP="00DE5ADC">
            <w:pPr>
              <w:keepNext/>
              <w:spacing w:after="0"/>
              <w:rPr>
                <w:rFonts w:cstheme="majorHAnsi"/>
              </w:rPr>
            </w:pPr>
            <w:r w:rsidRPr="001F3C74">
              <w:t>Experimental Prototyping, Empirical Research</w:t>
            </w:r>
            <w:r w:rsidR="0084350F" w:rsidRPr="001F3C74">
              <w:t>, API Modelling</w:t>
            </w:r>
          </w:p>
        </w:tc>
      </w:tr>
      <w:tr w:rsidR="00414912" w:rsidRPr="001F3C74" w14:paraId="18CCDE14" w14:textId="77777777" w:rsidTr="00DE5A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04D85447" w14:textId="77777777" w:rsidR="00414912" w:rsidRPr="001F3C74" w:rsidRDefault="00414912" w:rsidP="00DE5ADC">
            <w:pPr>
              <w:spacing w:after="0"/>
              <w:jc w:val="left"/>
              <w:rPr>
                <w:rFonts w:cstheme="majorHAnsi"/>
                <w:color w:val="FFFFFF" w:themeColor="background1"/>
              </w:rPr>
            </w:pPr>
            <w:r w:rsidRPr="001F3C74">
              <w:rPr>
                <w:rFonts w:cstheme="majorHAnsi"/>
                <w:color w:val="FFFFFF" w:themeColor="background1"/>
              </w:rPr>
              <w:t>Use Case &amp; Scenario</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7A25D798" w14:textId="77777777" w:rsidR="00414912" w:rsidRPr="001F3C74" w:rsidRDefault="00414912" w:rsidP="00DE5ADC">
            <w:pPr>
              <w:keepNext/>
              <w:spacing w:after="0"/>
              <w:rPr>
                <w:rFonts w:cstheme="majorHAnsi"/>
              </w:rPr>
            </w:pPr>
            <w:r w:rsidRPr="001F3C74">
              <w:t>UC1-SC1, UC2-SC1 SC2</w:t>
            </w:r>
          </w:p>
        </w:tc>
      </w:tr>
      <w:tr w:rsidR="00414912" w:rsidRPr="001F3C74" w14:paraId="411245D7" w14:textId="77777777" w:rsidTr="00DE5ADC">
        <w:trPr>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0670627C" w14:textId="77777777" w:rsidR="00414912" w:rsidRPr="001F3C74" w:rsidRDefault="00414912" w:rsidP="00DE5ADC">
            <w:pPr>
              <w:spacing w:after="0"/>
              <w:jc w:val="left"/>
              <w:rPr>
                <w:rFonts w:cstheme="majorHAnsi"/>
                <w:color w:val="FFFFFF" w:themeColor="background1"/>
              </w:rPr>
            </w:pPr>
            <w:r w:rsidRPr="001F3C74">
              <w:rPr>
                <w:rFonts w:cstheme="majorHAnsi"/>
                <w:color w:val="FFFFFF" w:themeColor="background1"/>
              </w:rPr>
              <w:t>Source partner</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207EF1E3" w14:textId="77777777" w:rsidR="00414912" w:rsidRPr="001F3C74" w:rsidRDefault="00414912" w:rsidP="00DE5ADC">
            <w:pPr>
              <w:keepNext/>
              <w:spacing w:after="0"/>
              <w:rPr>
                <w:rFonts w:cstheme="majorHAnsi"/>
              </w:rPr>
            </w:pPr>
            <w:r w:rsidRPr="001F3C74">
              <w:t>TIU-JADS, AIT</w:t>
            </w:r>
          </w:p>
        </w:tc>
      </w:tr>
      <w:tr w:rsidR="00414912" w:rsidRPr="001F3C74" w14:paraId="279B9ED1" w14:textId="77777777" w:rsidTr="00DE5A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750E21AB" w14:textId="77777777" w:rsidR="00414912" w:rsidRPr="001F3C74" w:rsidRDefault="00414912" w:rsidP="00DE5ADC">
            <w:pPr>
              <w:spacing w:after="0"/>
              <w:jc w:val="left"/>
              <w:rPr>
                <w:rFonts w:cstheme="majorHAnsi"/>
                <w:color w:val="FFFFFF" w:themeColor="background1"/>
              </w:rPr>
            </w:pPr>
            <w:r w:rsidRPr="001F3C74">
              <w:rPr>
                <w:rFonts w:cstheme="majorHAnsi"/>
                <w:color w:val="FFFFFF" w:themeColor="background1"/>
              </w:rPr>
              <w:t>Last Update</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3A2E91C9" w14:textId="77777777" w:rsidR="00414912" w:rsidRPr="001F3C74" w:rsidRDefault="00414912" w:rsidP="00DE5ADC">
            <w:pPr>
              <w:keepNext/>
              <w:spacing w:after="0"/>
              <w:rPr>
                <w:rFonts w:cstheme="majorHAnsi"/>
              </w:rPr>
            </w:pPr>
            <w:r w:rsidRPr="001F3C74">
              <w:rPr>
                <w:rFonts w:cstheme="majorHAnsi"/>
              </w:rPr>
              <w:t>12/12/2018</w:t>
            </w:r>
          </w:p>
        </w:tc>
      </w:tr>
    </w:tbl>
    <w:p w14:paraId="13AFAFBD" w14:textId="3276F07A" w:rsidR="00414912" w:rsidRPr="00E4499D" w:rsidRDefault="00414912" w:rsidP="00FF1BAE">
      <w:pPr>
        <w:rPr>
          <w:rFonts w:cstheme="majorHAnsi"/>
          <w:lang w:eastAsia="it-IT"/>
        </w:rPr>
      </w:pPr>
    </w:p>
    <w:p w14:paraId="12ACD111" w14:textId="71656E8E" w:rsidR="00026A50" w:rsidRPr="00E4499D" w:rsidRDefault="00026A50" w:rsidP="00FF1BAE">
      <w:pPr>
        <w:rPr>
          <w:rFonts w:cstheme="majorHAnsi"/>
          <w:lang w:eastAsia="it-IT"/>
        </w:rPr>
      </w:pPr>
      <w:r w:rsidRPr="00026A50">
        <w:rPr>
          <w:rFonts w:cstheme="majorHAnsi"/>
          <w:b/>
          <w:i/>
          <w:lang w:eastAsia="it-IT"/>
        </w:rPr>
        <w:t>Machine Learning Risk Assessment</w:t>
      </w:r>
      <w:r>
        <w:rPr>
          <w:rFonts w:cstheme="majorHAnsi"/>
          <w:b/>
          <w:i/>
          <w:lang w:eastAsia="it-IT"/>
        </w:rPr>
        <w:t xml:space="preserve"> module</w:t>
      </w:r>
      <w:r w:rsidRPr="00026A50">
        <w:rPr>
          <w:rFonts w:cstheme="majorHAnsi"/>
          <w:b/>
          <w:i/>
          <w:lang w:eastAsia="it-IT"/>
        </w:rPr>
        <w:t xml:space="preserve"> -</w:t>
      </w:r>
      <w:r>
        <w:rPr>
          <w:rFonts w:cstheme="majorHAnsi"/>
          <w:b/>
          <w:i/>
          <w:lang w:eastAsia="it-IT"/>
        </w:rPr>
        <w:t xml:space="preserve"> </w:t>
      </w:r>
      <w:r w:rsidRPr="00026A50">
        <w:rPr>
          <w:rFonts w:cstheme="majorHAnsi"/>
          <w:b/>
          <w:i/>
          <w:lang w:eastAsia="it-IT"/>
        </w:rPr>
        <w:t xml:space="preserve">input data </w:t>
      </w:r>
      <w:r>
        <w:rPr>
          <w:rFonts w:cstheme="majorHAnsi"/>
          <w:b/>
          <w:i/>
          <w:lang w:eastAsia="it-IT"/>
        </w:rPr>
        <w:t>types</w:t>
      </w:r>
    </w:p>
    <w:tbl>
      <w:tblPr>
        <w:tblStyle w:val="3-11"/>
        <w:tblW w:w="8995" w:type="dxa"/>
        <w:jc w:val="center"/>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335"/>
        <w:gridCol w:w="6660"/>
      </w:tblGrid>
      <w:tr w:rsidR="0084350F" w:rsidRPr="001F3C74" w14:paraId="502B5090" w14:textId="77777777" w:rsidTr="00DE5ADC">
        <w:trPr>
          <w:cnfStyle w:val="100000000000" w:firstRow="1" w:lastRow="0" w:firstColumn="0" w:lastColumn="0" w:oddVBand="0" w:evenVBand="0" w:oddHBand="0" w:evenHBand="0" w:firstRowFirstColumn="0" w:firstRowLastColumn="0" w:lastRowFirstColumn="0" w:lastRowLastColumn="0"/>
          <w:trHeight w:val="469"/>
          <w:jc w:val="center"/>
        </w:trPr>
        <w:tc>
          <w:tcPr>
            <w:cnfStyle w:val="001000000100" w:firstRow="0" w:lastRow="0" w:firstColumn="1" w:lastColumn="0" w:oddVBand="0" w:evenVBand="0" w:oddHBand="0" w:evenHBand="0" w:firstRowFirstColumn="1" w:firstRowLastColumn="0" w:lastRowFirstColumn="0" w:lastRowLastColumn="0"/>
            <w:tcW w:w="2335" w:type="dxa"/>
            <w:tcMar>
              <w:left w:w="29" w:type="dxa"/>
              <w:right w:w="29" w:type="dxa"/>
            </w:tcMar>
            <w:vAlign w:val="center"/>
          </w:tcPr>
          <w:p w14:paraId="7981BC00" w14:textId="77777777" w:rsidR="0084350F" w:rsidRPr="001F3C74" w:rsidRDefault="0084350F" w:rsidP="00DE5ADC">
            <w:pPr>
              <w:spacing w:after="0"/>
              <w:jc w:val="left"/>
              <w:rPr>
                <w:rFonts w:cstheme="majorHAnsi"/>
              </w:rPr>
            </w:pPr>
            <w:r w:rsidRPr="001F3C74">
              <w:rPr>
                <w:rFonts w:cstheme="majorHAnsi"/>
              </w:rPr>
              <w:t>Requirement No</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011650ED" w14:textId="77777777" w:rsidR="0084350F" w:rsidRPr="001F3C74" w:rsidRDefault="0084350F" w:rsidP="00DE5ADC">
            <w:pPr>
              <w:spacing w:after="0"/>
              <w:jc w:val="left"/>
              <w:rPr>
                <w:rFonts w:eastAsia="Times New Roman" w:cstheme="majorHAnsi"/>
                <w:b w:val="0"/>
                <w:bCs w:val="0"/>
                <w:color w:val="auto"/>
              </w:rPr>
            </w:pPr>
            <w:r w:rsidRPr="001F3C74">
              <w:rPr>
                <w:b w:val="0"/>
                <w:color w:val="auto"/>
              </w:rPr>
              <w:t>REQ-x (</w:t>
            </w:r>
            <w:r w:rsidRPr="001F3C74">
              <w:rPr>
                <w:b w:val="0"/>
                <w:color w:val="auto"/>
                <w:highlight w:val="yellow"/>
              </w:rPr>
              <w:t>leave empty; to be defined after all requirements for all modules are fixed</w:t>
            </w:r>
            <w:r w:rsidRPr="001F3C74">
              <w:rPr>
                <w:b w:val="0"/>
                <w:color w:val="auto"/>
              </w:rPr>
              <w:t>)</w:t>
            </w:r>
          </w:p>
        </w:tc>
      </w:tr>
      <w:tr w:rsidR="0084350F" w:rsidRPr="001F3C74" w14:paraId="2696DE05" w14:textId="77777777" w:rsidTr="00DE5ADC">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28BE948F" w14:textId="77777777" w:rsidR="0084350F" w:rsidRPr="001F3C74" w:rsidRDefault="0084350F" w:rsidP="00DE5ADC">
            <w:pPr>
              <w:spacing w:after="0"/>
              <w:jc w:val="left"/>
              <w:rPr>
                <w:rFonts w:cstheme="majorHAnsi"/>
                <w:color w:val="FFFFFF" w:themeColor="background1"/>
              </w:rPr>
            </w:pPr>
            <w:r w:rsidRPr="001F3C74">
              <w:rPr>
                <w:rFonts w:cstheme="majorHAnsi"/>
                <w:color w:val="FFFFFF" w:themeColor="background1"/>
              </w:rPr>
              <w:t>Requirement ID</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3255F4A3" w14:textId="2E320FF3" w:rsidR="0084350F" w:rsidRPr="001F3C74" w:rsidRDefault="00CA3C17" w:rsidP="00DE5ADC">
            <w:pPr>
              <w:spacing w:after="0"/>
              <w:jc w:val="left"/>
              <w:rPr>
                <w:rFonts w:eastAsia="Times New Roman" w:cstheme="majorHAnsi"/>
                <w:bCs/>
              </w:rPr>
            </w:pPr>
            <w:r w:rsidRPr="001F3C74">
              <w:t>REQ-</w:t>
            </w:r>
            <w:r>
              <w:t>MLRA-</w:t>
            </w:r>
            <w:r w:rsidR="0084350F" w:rsidRPr="001F3C74">
              <w:t>3</w:t>
            </w:r>
          </w:p>
        </w:tc>
      </w:tr>
      <w:tr w:rsidR="0084350F" w:rsidRPr="001F3C74" w14:paraId="256E3F98" w14:textId="77777777" w:rsidTr="00DE5ADC">
        <w:trPr>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04D02044" w14:textId="77777777" w:rsidR="0084350F" w:rsidRPr="001F3C74" w:rsidRDefault="0084350F" w:rsidP="00DE5ADC">
            <w:pPr>
              <w:spacing w:after="0"/>
              <w:jc w:val="left"/>
              <w:rPr>
                <w:rFonts w:cstheme="majorHAnsi"/>
                <w:color w:val="FFFFFF" w:themeColor="background1"/>
              </w:rPr>
            </w:pPr>
            <w:r w:rsidRPr="001F3C74">
              <w:rPr>
                <w:rFonts w:cstheme="majorHAnsi"/>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3F7277E4" w14:textId="6A50F6B6" w:rsidR="0084350F" w:rsidRPr="001F3C74" w:rsidRDefault="0084350F" w:rsidP="00DE5ADC">
            <w:pPr>
              <w:spacing w:after="0"/>
              <w:jc w:val="left"/>
              <w:rPr>
                <w:rFonts w:cstheme="majorHAnsi"/>
              </w:rPr>
            </w:pPr>
            <w:r w:rsidRPr="001F3C74">
              <w:t>The data received from the other tasks will contain links, type of attacks, type of risks, the type of data retrieved after the attack, and all the general information in order to make the ML approach working properly, matching as much as possible all of the data specified as part of T5.1.</w:t>
            </w:r>
          </w:p>
        </w:tc>
      </w:tr>
      <w:tr w:rsidR="0084350F" w:rsidRPr="001F3C74" w14:paraId="2DB6C1BD" w14:textId="77777777" w:rsidTr="00DE5A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118A74ED" w14:textId="77777777" w:rsidR="0084350F" w:rsidRPr="001F3C74" w:rsidRDefault="0084350F" w:rsidP="00DE5ADC">
            <w:pPr>
              <w:spacing w:after="0"/>
              <w:jc w:val="left"/>
              <w:rPr>
                <w:rFonts w:cstheme="majorHAnsi"/>
                <w:color w:val="FFFFFF" w:themeColor="background1"/>
              </w:rPr>
            </w:pPr>
            <w:r w:rsidRPr="001F3C74">
              <w:rPr>
                <w:rFonts w:cstheme="majorHAnsi"/>
                <w:color w:val="FFFFFF" w:themeColor="background1"/>
              </w:rPr>
              <w:t>Type</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07B45F40" w14:textId="77777777" w:rsidR="0084350F" w:rsidRPr="001F3C74" w:rsidRDefault="0084350F" w:rsidP="00DE5ADC">
            <w:pPr>
              <w:spacing w:after="0"/>
              <w:jc w:val="left"/>
              <w:rPr>
                <w:rFonts w:cstheme="majorHAnsi"/>
              </w:rPr>
            </w:pPr>
            <w:r w:rsidRPr="001F3C74">
              <w:t>Functional</w:t>
            </w:r>
          </w:p>
        </w:tc>
      </w:tr>
      <w:tr w:rsidR="0084350F" w:rsidRPr="001F3C74" w14:paraId="44146FCA" w14:textId="77777777" w:rsidTr="00DE5ADC">
        <w:trPr>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57333EEF" w14:textId="77777777" w:rsidR="0084350F" w:rsidRPr="001F3C74" w:rsidRDefault="0084350F" w:rsidP="00DE5ADC">
            <w:pPr>
              <w:spacing w:after="0"/>
              <w:jc w:val="left"/>
              <w:rPr>
                <w:rFonts w:cstheme="majorHAnsi"/>
                <w:color w:val="FFFFFF" w:themeColor="background1"/>
              </w:rPr>
            </w:pPr>
            <w:r w:rsidRPr="001F3C74">
              <w:rPr>
                <w:rFonts w:cstheme="majorHAnsi"/>
                <w:color w:val="FFFFFF" w:themeColor="background1"/>
              </w:rPr>
              <w:t>Fit Criterion</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64023768" w14:textId="3A6AC530" w:rsidR="0084350F" w:rsidRPr="001F3C74" w:rsidRDefault="0084350F" w:rsidP="00DE5ADC">
            <w:pPr>
              <w:keepNext/>
              <w:spacing w:after="0"/>
              <w:rPr>
                <w:rFonts w:cstheme="majorHAnsi"/>
              </w:rPr>
            </w:pPr>
            <w:r w:rsidRPr="001F3C74">
              <w:t>API Modelling</w:t>
            </w:r>
          </w:p>
        </w:tc>
      </w:tr>
      <w:tr w:rsidR="0084350F" w:rsidRPr="001F3C74" w14:paraId="567E26B2" w14:textId="77777777" w:rsidTr="00DE5A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5F117E82" w14:textId="77777777" w:rsidR="0084350F" w:rsidRPr="001F3C74" w:rsidRDefault="0084350F" w:rsidP="00DE5ADC">
            <w:pPr>
              <w:spacing w:after="0"/>
              <w:jc w:val="left"/>
              <w:rPr>
                <w:rFonts w:cstheme="majorHAnsi"/>
                <w:color w:val="FFFFFF" w:themeColor="background1"/>
              </w:rPr>
            </w:pPr>
            <w:r w:rsidRPr="001F3C74">
              <w:rPr>
                <w:rFonts w:cstheme="majorHAnsi"/>
                <w:color w:val="FFFFFF" w:themeColor="background1"/>
              </w:rPr>
              <w:t>Use Case &amp; Scenario</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3D2F312C" w14:textId="77777777" w:rsidR="0084350F" w:rsidRPr="001F3C74" w:rsidRDefault="0084350F" w:rsidP="00DE5ADC">
            <w:pPr>
              <w:keepNext/>
              <w:spacing w:after="0"/>
              <w:rPr>
                <w:rFonts w:cstheme="majorHAnsi"/>
              </w:rPr>
            </w:pPr>
            <w:r w:rsidRPr="001F3C74">
              <w:t>UC1-SC1, UC2-SC1 SC2</w:t>
            </w:r>
          </w:p>
        </w:tc>
      </w:tr>
      <w:tr w:rsidR="0084350F" w:rsidRPr="001F3C74" w14:paraId="2DA56C6F" w14:textId="77777777" w:rsidTr="00DE5ADC">
        <w:trPr>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409F5FF8" w14:textId="77777777" w:rsidR="0084350F" w:rsidRPr="001F3C74" w:rsidRDefault="0084350F" w:rsidP="00DE5ADC">
            <w:pPr>
              <w:spacing w:after="0"/>
              <w:jc w:val="left"/>
              <w:rPr>
                <w:rFonts w:cstheme="majorHAnsi"/>
                <w:color w:val="FFFFFF" w:themeColor="background1"/>
              </w:rPr>
            </w:pPr>
            <w:r w:rsidRPr="001F3C74">
              <w:rPr>
                <w:rFonts w:cstheme="majorHAnsi"/>
                <w:color w:val="FFFFFF" w:themeColor="background1"/>
              </w:rPr>
              <w:t>Source partner</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tcPr>
          <w:p w14:paraId="3D3176C0" w14:textId="77777777" w:rsidR="0084350F" w:rsidRPr="001F3C74" w:rsidRDefault="0084350F" w:rsidP="00DE5ADC">
            <w:pPr>
              <w:keepNext/>
              <w:spacing w:after="0"/>
              <w:rPr>
                <w:rFonts w:cstheme="majorHAnsi"/>
              </w:rPr>
            </w:pPr>
            <w:r w:rsidRPr="001F3C74">
              <w:t>TIU-JADS, AIT</w:t>
            </w:r>
          </w:p>
        </w:tc>
      </w:tr>
      <w:tr w:rsidR="0084350F" w:rsidRPr="001F3C74" w14:paraId="28B7E91E" w14:textId="77777777" w:rsidTr="00DE5A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3E3D9925" w14:textId="77777777" w:rsidR="0084350F" w:rsidRPr="001F3C74" w:rsidRDefault="0084350F" w:rsidP="00DE5ADC">
            <w:pPr>
              <w:spacing w:after="0"/>
              <w:jc w:val="left"/>
              <w:rPr>
                <w:rFonts w:cstheme="majorHAnsi"/>
                <w:color w:val="FFFFFF" w:themeColor="background1"/>
              </w:rPr>
            </w:pPr>
            <w:r w:rsidRPr="001F3C74">
              <w:rPr>
                <w:rFonts w:cstheme="majorHAnsi"/>
                <w:color w:val="FFFFFF" w:themeColor="background1"/>
              </w:rPr>
              <w:t>Last Update</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5C28EA78" w14:textId="77777777" w:rsidR="0084350F" w:rsidRPr="001F3C74" w:rsidRDefault="0084350F" w:rsidP="00DE5ADC">
            <w:pPr>
              <w:keepNext/>
              <w:spacing w:after="0"/>
              <w:rPr>
                <w:rFonts w:cstheme="majorHAnsi"/>
              </w:rPr>
            </w:pPr>
            <w:r w:rsidRPr="001F3C74">
              <w:rPr>
                <w:rFonts w:cstheme="majorHAnsi"/>
              </w:rPr>
              <w:t>12/12/2018</w:t>
            </w:r>
          </w:p>
        </w:tc>
      </w:tr>
    </w:tbl>
    <w:p w14:paraId="3676E389" w14:textId="782D185D" w:rsidR="00FF1BAE" w:rsidRPr="00E4499D" w:rsidRDefault="00FF1BAE" w:rsidP="00FF1BAE">
      <w:pPr>
        <w:rPr>
          <w:rFonts w:cstheme="majorHAnsi"/>
          <w:lang w:eastAsia="it-IT"/>
        </w:rPr>
      </w:pPr>
    </w:p>
    <w:p w14:paraId="0A03C91A" w14:textId="77777777" w:rsidR="00FF1BAE" w:rsidRPr="00E4499D" w:rsidRDefault="00FF1BAE" w:rsidP="00FF1BAE">
      <w:pPr>
        <w:rPr>
          <w:lang w:eastAsia="it-IT"/>
        </w:rPr>
      </w:pPr>
    </w:p>
    <w:p w14:paraId="4E46A51D" w14:textId="210EA122" w:rsidR="00FF1BAE" w:rsidRPr="00E4499D" w:rsidRDefault="003B7350" w:rsidP="00FF1BAE">
      <w:pPr>
        <w:pStyle w:val="Heading3"/>
      </w:pPr>
      <w:bookmarkStart w:id="43" w:name="_Toc532247264"/>
      <w:bookmarkStart w:id="44" w:name="_Hlk534986824"/>
      <w:r w:rsidRPr="00E4499D">
        <w:t>Black markets discovery and monitoring</w:t>
      </w:r>
      <w:r w:rsidR="00FF1BAE" w:rsidRPr="00E4499D">
        <w:t xml:space="preserve"> (</w:t>
      </w:r>
      <w:r w:rsidRPr="00E4499D">
        <w:rPr>
          <w:highlight w:val="yellow"/>
        </w:rPr>
        <w:t>AIT, ENG</w:t>
      </w:r>
      <w:r w:rsidR="00FF1BAE" w:rsidRPr="00E4499D">
        <w:t>)</w:t>
      </w:r>
      <w:bookmarkEnd w:id="43"/>
    </w:p>
    <w:bookmarkEnd w:id="44"/>
    <w:p w14:paraId="489FE5D9" w14:textId="1444850E" w:rsidR="003236D4" w:rsidRPr="00E4499D" w:rsidRDefault="003B7350" w:rsidP="00FF1BAE">
      <w:pPr>
        <w:rPr>
          <w:lang w:eastAsia="it-IT"/>
        </w:rPr>
      </w:pPr>
      <w:r w:rsidRPr="00E4499D">
        <w:rPr>
          <w:highlight w:val="yellow"/>
          <w:lang w:eastAsia="it-IT"/>
        </w:rPr>
        <w:t>@AIT</w:t>
      </w:r>
      <w:r w:rsidR="00635D78" w:rsidRPr="00E4499D">
        <w:rPr>
          <w:highlight w:val="yellow"/>
          <w:lang w:eastAsia="it-IT"/>
        </w:rPr>
        <w:t>, ENG</w:t>
      </w:r>
      <w:r w:rsidRPr="00E4499D">
        <w:rPr>
          <w:highlight w:val="yellow"/>
          <w:lang w:eastAsia="it-IT"/>
        </w:rPr>
        <w:t>: define T5.2 modules</w:t>
      </w:r>
      <w:r w:rsidR="00635D78" w:rsidRPr="00E4499D">
        <w:rPr>
          <w:highlight w:val="yellow"/>
          <w:lang w:eastAsia="it-IT"/>
        </w:rPr>
        <w:t xml:space="preserve"> and requirements</w:t>
      </w:r>
    </w:p>
    <w:p w14:paraId="3941943E" w14:textId="690CC69B" w:rsidR="003236D4" w:rsidRPr="00E4499D" w:rsidRDefault="003D6A64" w:rsidP="003236D4">
      <w:pPr>
        <w:pStyle w:val="Heading4"/>
        <w:tabs>
          <w:tab w:val="clear" w:pos="907"/>
        </w:tabs>
        <w:spacing w:line="276" w:lineRule="auto"/>
        <w:ind w:left="864" w:hanging="864"/>
        <w:rPr>
          <w:rFonts w:cstheme="majorHAnsi"/>
        </w:rPr>
      </w:pPr>
      <w:r w:rsidRPr="00E4499D">
        <w:rPr>
          <w:rFonts w:cstheme="majorHAnsi"/>
          <w:highlight w:val="yellow"/>
        </w:rPr>
        <w:t>Black markets discovery and monitoring module</w:t>
      </w:r>
      <w:r w:rsidR="003236D4" w:rsidRPr="00E4499D">
        <w:rPr>
          <w:rFonts w:cstheme="majorHAnsi"/>
          <w:highlight w:val="yellow"/>
        </w:rPr>
        <w:t xml:space="preserve"> </w:t>
      </w:r>
      <w:r w:rsidRPr="00E4499D">
        <w:rPr>
          <w:rFonts w:cstheme="majorHAnsi"/>
          <w:highlight w:val="yellow"/>
        </w:rPr>
        <w:t>–</w:t>
      </w:r>
      <w:r w:rsidR="003236D4" w:rsidRPr="00E4499D">
        <w:rPr>
          <w:rFonts w:cstheme="majorHAnsi"/>
          <w:highlight w:val="yellow"/>
        </w:rPr>
        <w:t xml:space="preserve"> </w:t>
      </w:r>
      <w:r w:rsidRPr="00E4499D">
        <w:rPr>
          <w:rFonts w:cstheme="majorHAnsi"/>
          <w:highlight w:val="yellow"/>
        </w:rPr>
        <w:t>Keep updates in chronological order</w:t>
      </w:r>
      <w:r w:rsidR="003236D4" w:rsidRPr="00E4499D">
        <w:rPr>
          <w:rFonts w:cstheme="majorHAnsi"/>
        </w:rPr>
        <w:t xml:space="preserve"> </w:t>
      </w:r>
    </w:p>
    <w:p w14:paraId="671D9341" w14:textId="77777777" w:rsidR="000B1DA7" w:rsidRPr="00E4499D" w:rsidRDefault="000B1DA7" w:rsidP="003236D4">
      <w:pPr>
        <w:rPr>
          <w:rFonts w:cstheme="majorHAnsi"/>
          <w:highlight w:val="yellow"/>
          <w:lang w:eastAsia="it-IT"/>
        </w:rPr>
      </w:pPr>
      <w:r w:rsidRPr="00E4499D">
        <w:rPr>
          <w:rFonts w:cstheme="majorHAnsi"/>
          <w:highlight w:val="yellow"/>
          <w:lang w:eastAsia="it-IT"/>
        </w:rPr>
        <w:t xml:space="preserve">Requirement ID: the ID should follow the following structure: REQ-BMDM-1, </w:t>
      </w:r>
    </w:p>
    <w:p w14:paraId="422420F7" w14:textId="4134F498" w:rsidR="003D6A64" w:rsidRPr="00E4499D" w:rsidRDefault="000B1DA7" w:rsidP="003236D4">
      <w:pPr>
        <w:rPr>
          <w:rFonts w:cstheme="majorHAnsi"/>
          <w:highlight w:val="yellow"/>
          <w:lang w:eastAsia="it-IT"/>
        </w:rPr>
      </w:pPr>
      <w:r w:rsidRPr="00E4499D">
        <w:rPr>
          <w:rFonts w:cstheme="majorHAnsi"/>
          <w:highlight w:val="yellow"/>
          <w:lang w:eastAsia="it-IT"/>
        </w:rPr>
        <w:t>where “REQ” stands for requirement</w:t>
      </w:r>
    </w:p>
    <w:p w14:paraId="279849A1" w14:textId="04164172" w:rsidR="000B1DA7" w:rsidRPr="00E4499D" w:rsidRDefault="000B1DA7" w:rsidP="003236D4">
      <w:pPr>
        <w:rPr>
          <w:rFonts w:cstheme="majorHAnsi"/>
          <w:highlight w:val="yellow"/>
          <w:lang w:eastAsia="it-IT"/>
        </w:rPr>
      </w:pPr>
      <w:r w:rsidRPr="00E4499D">
        <w:rPr>
          <w:rFonts w:cstheme="majorHAnsi"/>
          <w:highlight w:val="yellow"/>
          <w:lang w:eastAsia="it-IT"/>
        </w:rPr>
        <w:t>“BMDM” stands for Black Markets Discovery and Monitoring</w:t>
      </w:r>
    </w:p>
    <w:p w14:paraId="64D96BE2" w14:textId="1C0C5D50" w:rsidR="000B1DA7" w:rsidRPr="00E4499D" w:rsidRDefault="000B1DA7" w:rsidP="003236D4">
      <w:pPr>
        <w:rPr>
          <w:rFonts w:cstheme="majorHAnsi"/>
          <w:lang w:eastAsia="it-IT"/>
        </w:rPr>
      </w:pPr>
      <w:r w:rsidRPr="00E4499D">
        <w:rPr>
          <w:rFonts w:cstheme="majorHAnsi"/>
          <w:highlight w:val="yellow"/>
          <w:lang w:eastAsia="it-IT"/>
        </w:rPr>
        <w:t>and 1 denotes that this is the first requirement of this specific module</w:t>
      </w:r>
      <w:r w:rsidRPr="00E4499D">
        <w:rPr>
          <w:rFonts w:cstheme="majorHAnsi"/>
          <w:lang w:eastAsia="it-IT"/>
        </w:rPr>
        <w:t>.</w:t>
      </w:r>
    </w:p>
    <w:p w14:paraId="12B0C5D5" w14:textId="77777777" w:rsidR="003D6A64" w:rsidRPr="00E4499D" w:rsidRDefault="003D6A64" w:rsidP="003236D4">
      <w:pPr>
        <w:rPr>
          <w:rFonts w:cstheme="majorHAnsi"/>
          <w:lang w:eastAsia="it-IT"/>
        </w:rPr>
      </w:pPr>
    </w:p>
    <w:tbl>
      <w:tblPr>
        <w:tblStyle w:val="3-11"/>
        <w:tblW w:w="8995" w:type="dxa"/>
        <w:jc w:val="center"/>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335"/>
        <w:gridCol w:w="6660"/>
      </w:tblGrid>
      <w:tr w:rsidR="003236D4" w:rsidRPr="001F3C74" w14:paraId="2A0CA552" w14:textId="77777777" w:rsidTr="00D85E46">
        <w:trPr>
          <w:cnfStyle w:val="100000000000" w:firstRow="1" w:lastRow="0" w:firstColumn="0" w:lastColumn="0" w:oddVBand="0" w:evenVBand="0" w:oddHBand="0" w:evenHBand="0" w:firstRowFirstColumn="0" w:firstRowLastColumn="0" w:lastRowFirstColumn="0" w:lastRowLastColumn="0"/>
          <w:trHeight w:val="469"/>
          <w:jc w:val="center"/>
        </w:trPr>
        <w:tc>
          <w:tcPr>
            <w:cnfStyle w:val="001000000100" w:firstRow="0" w:lastRow="0" w:firstColumn="1" w:lastColumn="0" w:oddVBand="0" w:evenVBand="0" w:oddHBand="0" w:evenHBand="0" w:firstRowFirstColumn="1" w:firstRowLastColumn="0" w:lastRowFirstColumn="0" w:lastRowLastColumn="0"/>
            <w:tcW w:w="2335" w:type="dxa"/>
            <w:tcMar>
              <w:left w:w="29" w:type="dxa"/>
              <w:right w:w="29" w:type="dxa"/>
            </w:tcMar>
            <w:vAlign w:val="center"/>
          </w:tcPr>
          <w:p w14:paraId="41F671D5" w14:textId="77777777" w:rsidR="003236D4" w:rsidRPr="001F3C74" w:rsidRDefault="003236D4" w:rsidP="00D85E46">
            <w:pPr>
              <w:spacing w:after="0"/>
              <w:jc w:val="left"/>
              <w:rPr>
                <w:rFonts w:cstheme="majorHAnsi"/>
              </w:rPr>
            </w:pPr>
            <w:r w:rsidRPr="001F3C74">
              <w:rPr>
                <w:rFonts w:cstheme="majorHAnsi"/>
              </w:rPr>
              <w:t>Requirement No</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2679CF26" w14:textId="3E22176B" w:rsidR="003236D4" w:rsidRPr="001F3C74" w:rsidRDefault="003236D4" w:rsidP="00D85E46">
            <w:pPr>
              <w:spacing w:after="0"/>
              <w:jc w:val="left"/>
              <w:rPr>
                <w:rFonts w:eastAsia="Times New Roman" w:cstheme="majorHAnsi"/>
                <w:b w:val="0"/>
                <w:bCs w:val="0"/>
                <w:color w:val="auto"/>
              </w:rPr>
            </w:pPr>
            <w:r w:rsidRPr="001F3C74">
              <w:rPr>
                <w:rFonts w:eastAsia="Times New Roman" w:cstheme="majorHAnsi"/>
                <w:b w:val="0"/>
                <w:bCs w:val="0"/>
                <w:color w:val="auto"/>
                <w:highlight w:val="yellow"/>
              </w:rPr>
              <w:t>REQ-</w:t>
            </w:r>
            <w:r w:rsidR="000B1DA7" w:rsidRPr="001F3C74">
              <w:rPr>
                <w:rFonts w:eastAsia="Times New Roman" w:cstheme="majorHAnsi"/>
                <w:b w:val="0"/>
                <w:bCs w:val="0"/>
                <w:color w:val="auto"/>
                <w:highlight w:val="yellow"/>
              </w:rPr>
              <w:t>x</w:t>
            </w:r>
          </w:p>
        </w:tc>
      </w:tr>
      <w:tr w:rsidR="003236D4" w:rsidRPr="001F3C74" w14:paraId="209AF84A" w14:textId="77777777" w:rsidTr="00D85E46">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422EFD53" w14:textId="77777777" w:rsidR="003236D4" w:rsidRPr="001F3C74" w:rsidRDefault="003236D4" w:rsidP="00D85E46">
            <w:pPr>
              <w:spacing w:after="0"/>
              <w:jc w:val="left"/>
              <w:rPr>
                <w:rFonts w:cstheme="majorHAnsi"/>
                <w:color w:val="FFFFFF" w:themeColor="background1"/>
              </w:rPr>
            </w:pPr>
            <w:r w:rsidRPr="001F3C74">
              <w:rPr>
                <w:rFonts w:cstheme="majorHAnsi"/>
                <w:color w:val="FFFFFF" w:themeColor="background1"/>
              </w:rPr>
              <w:t>Requirement ID</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1FB93E62" w14:textId="42C32540" w:rsidR="003236D4" w:rsidRPr="001F3C74" w:rsidRDefault="000B1DA7" w:rsidP="00D85E46">
            <w:pPr>
              <w:spacing w:after="0"/>
              <w:jc w:val="left"/>
              <w:rPr>
                <w:rFonts w:eastAsia="Times New Roman" w:cstheme="majorHAnsi"/>
                <w:bCs/>
              </w:rPr>
            </w:pPr>
            <w:r w:rsidRPr="001F3C74">
              <w:rPr>
                <w:rFonts w:eastAsia="Times New Roman" w:cstheme="majorHAnsi"/>
                <w:bCs/>
              </w:rPr>
              <w:t>REQ-BMDM-1</w:t>
            </w:r>
          </w:p>
        </w:tc>
      </w:tr>
      <w:tr w:rsidR="003236D4" w:rsidRPr="001F3C74" w14:paraId="284B0227" w14:textId="77777777" w:rsidTr="00D85E46">
        <w:trPr>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7433FBAE" w14:textId="77777777" w:rsidR="003236D4" w:rsidRPr="001F3C74" w:rsidRDefault="003236D4" w:rsidP="00D85E46">
            <w:pPr>
              <w:spacing w:after="0"/>
              <w:jc w:val="left"/>
              <w:rPr>
                <w:rFonts w:cstheme="majorHAnsi"/>
                <w:color w:val="FFFFFF" w:themeColor="background1"/>
              </w:rPr>
            </w:pPr>
            <w:r w:rsidRPr="001F3C74">
              <w:rPr>
                <w:rFonts w:cstheme="majorHAnsi"/>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094B4963" w14:textId="7862762C" w:rsidR="003236D4" w:rsidRPr="001F3C74" w:rsidRDefault="003D6A64" w:rsidP="00D85E46">
            <w:pPr>
              <w:spacing w:after="0"/>
              <w:jc w:val="left"/>
              <w:rPr>
                <w:rFonts w:cstheme="majorHAnsi"/>
              </w:rPr>
            </w:pPr>
            <w:r w:rsidRPr="001F3C74">
              <w:rPr>
                <w:rFonts w:cstheme="majorHAnsi"/>
              </w:rPr>
              <w:t>The module should keep updates in chronological order from the discovered content when changes are made in the online content</w:t>
            </w:r>
          </w:p>
        </w:tc>
      </w:tr>
      <w:tr w:rsidR="003236D4" w:rsidRPr="001F3C74" w14:paraId="592C6A8D" w14:textId="77777777" w:rsidTr="00D85E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609E6BEE" w14:textId="77777777" w:rsidR="003236D4" w:rsidRPr="001F3C74" w:rsidRDefault="003236D4" w:rsidP="00D85E46">
            <w:pPr>
              <w:spacing w:after="0"/>
              <w:jc w:val="left"/>
              <w:rPr>
                <w:rFonts w:cstheme="majorHAnsi"/>
                <w:color w:val="FFFFFF" w:themeColor="background1"/>
              </w:rPr>
            </w:pPr>
            <w:r w:rsidRPr="001F3C74">
              <w:rPr>
                <w:rFonts w:cstheme="majorHAnsi"/>
                <w:color w:val="FFFFFF" w:themeColor="background1"/>
              </w:rPr>
              <w:t>Type</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389F7A87" w14:textId="77777777" w:rsidR="003236D4" w:rsidRPr="001F3C74" w:rsidRDefault="003236D4" w:rsidP="00D85E46">
            <w:pPr>
              <w:spacing w:after="0"/>
              <w:jc w:val="left"/>
              <w:rPr>
                <w:rFonts w:cstheme="majorHAnsi"/>
              </w:rPr>
            </w:pPr>
            <w:r w:rsidRPr="001F3C74">
              <w:rPr>
                <w:rFonts w:cstheme="majorHAnsi"/>
              </w:rPr>
              <w:t>Functional</w:t>
            </w:r>
          </w:p>
        </w:tc>
      </w:tr>
      <w:tr w:rsidR="003236D4" w:rsidRPr="001F3C74" w14:paraId="4A4D27F3" w14:textId="77777777" w:rsidTr="00D85E46">
        <w:trPr>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18009770" w14:textId="77777777" w:rsidR="003236D4" w:rsidRPr="001F3C74" w:rsidRDefault="003236D4" w:rsidP="00D85E46">
            <w:pPr>
              <w:spacing w:after="0"/>
              <w:jc w:val="left"/>
              <w:rPr>
                <w:rFonts w:cstheme="majorHAnsi"/>
                <w:color w:val="FFFFFF" w:themeColor="background1"/>
              </w:rPr>
            </w:pPr>
            <w:r w:rsidRPr="001F3C74">
              <w:rPr>
                <w:rFonts w:cstheme="majorHAnsi"/>
                <w:color w:val="FFFFFF" w:themeColor="background1"/>
              </w:rPr>
              <w:t>Fit Criterion</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69BE72F6" w14:textId="77777777" w:rsidR="003236D4" w:rsidRPr="001F3C74" w:rsidRDefault="003236D4" w:rsidP="00D85E46">
            <w:pPr>
              <w:keepNext/>
              <w:spacing w:after="0"/>
              <w:rPr>
                <w:rFonts w:cstheme="majorHAnsi"/>
              </w:rPr>
            </w:pPr>
            <w:r w:rsidRPr="001F3C74">
              <w:rPr>
                <w:rFonts w:cstheme="majorHAnsi"/>
                <w:highlight w:val="yellow"/>
              </w:rPr>
              <w:t>How specific requirement is achieved</w:t>
            </w:r>
          </w:p>
        </w:tc>
      </w:tr>
      <w:tr w:rsidR="003236D4" w:rsidRPr="001F3C74" w14:paraId="0F237BE3" w14:textId="77777777" w:rsidTr="00D85E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0D02744A" w14:textId="77777777" w:rsidR="003236D4" w:rsidRPr="001F3C74" w:rsidRDefault="003236D4" w:rsidP="00D85E46">
            <w:pPr>
              <w:spacing w:after="0"/>
              <w:jc w:val="left"/>
              <w:rPr>
                <w:rFonts w:cstheme="majorHAnsi"/>
                <w:color w:val="FFFFFF" w:themeColor="background1"/>
              </w:rPr>
            </w:pPr>
            <w:r w:rsidRPr="001F3C74">
              <w:rPr>
                <w:rFonts w:cstheme="majorHAnsi"/>
                <w:color w:val="FFFFFF" w:themeColor="background1"/>
              </w:rPr>
              <w:t>Use Case &amp; Scenario</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3233FAA6" w14:textId="77777777" w:rsidR="003236D4" w:rsidRPr="001F3C74" w:rsidRDefault="003236D4" w:rsidP="00D85E46">
            <w:pPr>
              <w:keepNext/>
              <w:spacing w:after="0"/>
              <w:rPr>
                <w:rFonts w:cstheme="majorHAnsi"/>
              </w:rPr>
            </w:pPr>
            <w:r w:rsidRPr="001F3C74">
              <w:rPr>
                <w:rFonts w:cstheme="majorHAnsi"/>
                <w:highlight w:val="yellow"/>
              </w:rPr>
              <w:t>e.g. UC1-SC1, …</w:t>
            </w:r>
          </w:p>
        </w:tc>
      </w:tr>
      <w:tr w:rsidR="003236D4" w:rsidRPr="001F3C74" w14:paraId="5A2AE452" w14:textId="77777777" w:rsidTr="00D85E46">
        <w:trPr>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5F54752D" w14:textId="77777777" w:rsidR="003236D4" w:rsidRPr="001F3C74" w:rsidRDefault="003236D4" w:rsidP="00D85E46">
            <w:pPr>
              <w:spacing w:after="0"/>
              <w:jc w:val="left"/>
              <w:rPr>
                <w:rFonts w:cstheme="majorHAnsi"/>
                <w:color w:val="FFFFFF" w:themeColor="background1"/>
              </w:rPr>
            </w:pPr>
            <w:r w:rsidRPr="001F3C74">
              <w:rPr>
                <w:rFonts w:cstheme="majorHAnsi"/>
                <w:color w:val="FFFFFF" w:themeColor="background1"/>
              </w:rPr>
              <w:t>Source partner</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462024A7" w14:textId="6DFDE0A2" w:rsidR="003236D4" w:rsidRPr="001F3C74" w:rsidRDefault="003236D4" w:rsidP="00D85E46">
            <w:pPr>
              <w:keepNext/>
              <w:spacing w:after="0"/>
              <w:rPr>
                <w:rFonts w:cstheme="majorHAnsi"/>
              </w:rPr>
            </w:pPr>
            <w:r w:rsidRPr="001F3C74">
              <w:rPr>
                <w:rFonts w:cstheme="majorHAnsi"/>
                <w:highlight w:val="yellow"/>
              </w:rPr>
              <w:t xml:space="preserve">e.g. </w:t>
            </w:r>
            <w:r w:rsidR="003D6A64" w:rsidRPr="001F3C74">
              <w:rPr>
                <w:rFonts w:cstheme="majorHAnsi"/>
                <w:highlight w:val="yellow"/>
              </w:rPr>
              <w:t>AIT</w:t>
            </w:r>
          </w:p>
        </w:tc>
      </w:tr>
      <w:tr w:rsidR="003236D4" w:rsidRPr="001F3C74" w14:paraId="7ECBE657" w14:textId="77777777" w:rsidTr="00D85E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3A860CD5" w14:textId="77777777" w:rsidR="003236D4" w:rsidRPr="001F3C74" w:rsidRDefault="003236D4" w:rsidP="00D85E46">
            <w:pPr>
              <w:spacing w:after="0"/>
              <w:jc w:val="left"/>
              <w:rPr>
                <w:rFonts w:cstheme="majorHAnsi"/>
                <w:color w:val="FFFFFF" w:themeColor="background1"/>
              </w:rPr>
            </w:pPr>
            <w:r w:rsidRPr="001F3C74">
              <w:rPr>
                <w:rFonts w:cstheme="majorHAnsi"/>
                <w:color w:val="FFFFFF" w:themeColor="background1"/>
              </w:rPr>
              <w:lastRenderedPageBreak/>
              <w:t>Last Update</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43A72890" w14:textId="77777777" w:rsidR="003236D4" w:rsidRPr="001F3C74" w:rsidRDefault="003236D4" w:rsidP="00D85E46">
            <w:pPr>
              <w:keepNext/>
              <w:spacing w:after="0"/>
              <w:rPr>
                <w:rFonts w:cstheme="majorHAnsi"/>
              </w:rPr>
            </w:pPr>
            <w:r w:rsidRPr="001F3C74">
              <w:rPr>
                <w:rFonts w:cstheme="majorHAnsi"/>
                <w:highlight w:val="yellow"/>
              </w:rPr>
              <w:t>18/11/2018</w:t>
            </w:r>
          </w:p>
        </w:tc>
      </w:tr>
    </w:tbl>
    <w:p w14:paraId="2D26BB91" w14:textId="77777777" w:rsidR="003236D4" w:rsidRPr="00E4499D" w:rsidRDefault="003236D4" w:rsidP="003236D4">
      <w:pPr>
        <w:rPr>
          <w:rFonts w:cstheme="majorHAnsi"/>
          <w:lang w:eastAsia="it-IT"/>
        </w:rPr>
      </w:pPr>
    </w:p>
    <w:p w14:paraId="17D63889" w14:textId="77777777" w:rsidR="003236D4" w:rsidRPr="00E4499D" w:rsidRDefault="003236D4" w:rsidP="003236D4">
      <w:pPr>
        <w:rPr>
          <w:rFonts w:cstheme="majorHAnsi"/>
          <w:lang w:eastAsia="it-IT"/>
        </w:rPr>
      </w:pPr>
    </w:p>
    <w:p w14:paraId="057B9241" w14:textId="77777777" w:rsidR="003236D4" w:rsidRPr="00E4499D" w:rsidRDefault="003236D4" w:rsidP="003236D4">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p>
    <w:p w14:paraId="70A68653" w14:textId="77777777" w:rsidR="003236D4" w:rsidRPr="00E4499D" w:rsidRDefault="003236D4" w:rsidP="003236D4">
      <w:pPr>
        <w:rPr>
          <w:rFonts w:cstheme="majorHAnsi"/>
          <w:lang w:eastAsia="it-IT"/>
        </w:rPr>
      </w:pPr>
    </w:p>
    <w:p w14:paraId="4440969E" w14:textId="217BF180" w:rsidR="00D85E46" w:rsidRPr="00E4499D" w:rsidRDefault="00FF1BAE" w:rsidP="00D85E46">
      <w:pPr>
        <w:pStyle w:val="Heading3"/>
      </w:pPr>
      <w:r w:rsidRPr="00E4499D">
        <w:t xml:space="preserve"> </w:t>
      </w:r>
      <w:bookmarkStart w:id="45" w:name="_Toc532247265"/>
      <w:r w:rsidR="00344BB5" w:rsidRPr="00E4499D">
        <w:t>Content acquisition from Surface Web and pre-processing</w:t>
      </w:r>
      <w:r w:rsidR="00D85E46" w:rsidRPr="00E4499D">
        <w:t xml:space="preserve"> (</w:t>
      </w:r>
      <w:r w:rsidR="00344BB5" w:rsidRPr="00E4499D">
        <w:rPr>
          <w:highlight w:val="yellow"/>
        </w:rPr>
        <w:t>EXPSYS, ENG</w:t>
      </w:r>
      <w:r w:rsidR="00D85E46" w:rsidRPr="00E4499D">
        <w:t>)</w:t>
      </w:r>
      <w:bookmarkEnd w:id="45"/>
    </w:p>
    <w:p w14:paraId="4A32FF0D" w14:textId="407404F8" w:rsidR="00DD11A7" w:rsidRPr="00E4499D" w:rsidRDefault="00DD11A7" w:rsidP="00DD11A7">
      <w:pPr>
        <w:rPr>
          <w:highlight w:val="yellow"/>
          <w:lang w:eastAsia="it-IT"/>
        </w:rPr>
      </w:pPr>
      <w:r w:rsidRPr="00E4499D">
        <w:t>The goal of this task is to acquire contents both from open sources on Surface Web, like RSS, Social Networks (Twitter, Facebook), Web, Blogs and from local sources like files in the most common formats (i.e.: pdf, word, excel, power point, mail etc.) stored in folders or repositories. Heterogeneous resources (image, video, text) will be extracted from contents acquired by the targeted sources. The adopted approach will also include a preliminary study for selecting relevant data sources to be monitored for intercepting illegal trafficking activities. Specific taxonomies will be defined for supporting contents pre-processing.</w:t>
      </w:r>
    </w:p>
    <w:p w14:paraId="216F6E24" w14:textId="6359BE9E" w:rsidR="00DD11A7" w:rsidRPr="00E4499D" w:rsidRDefault="00DD11A7" w:rsidP="00DD11A7">
      <w:pPr>
        <w:pStyle w:val="Heading4"/>
        <w:tabs>
          <w:tab w:val="clear" w:pos="907"/>
        </w:tabs>
        <w:spacing w:line="276" w:lineRule="auto"/>
        <w:ind w:left="864" w:hanging="864"/>
        <w:rPr>
          <w:rFonts w:cstheme="majorHAnsi"/>
        </w:rPr>
      </w:pPr>
      <w:r w:rsidRPr="00F82509">
        <w:rPr>
          <w:rFonts w:cstheme="majorHAnsi"/>
        </w:rPr>
        <w:t xml:space="preserve">Crawler for Surface web </w:t>
      </w:r>
    </w:p>
    <w:p w14:paraId="4AE11B71" w14:textId="70C6867A" w:rsidR="00DD11A7" w:rsidRDefault="00DD11A7" w:rsidP="00DD11A7">
      <w:pPr>
        <w:tabs>
          <w:tab w:val="left" w:pos="540"/>
        </w:tabs>
        <w:rPr>
          <w:rFonts w:cstheme="majorHAnsi"/>
          <w:b/>
          <w:i/>
          <w:lang w:eastAsia="it-IT"/>
        </w:rPr>
      </w:pPr>
    </w:p>
    <w:p w14:paraId="0B21E2AC" w14:textId="617F151C" w:rsidR="00962A70" w:rsidRPr="00E4499D" w:rsidRDefault="00962A70" w:rsidP="00DD11A7">
      <w:pPr>
        <w:tabs>
          <w:tab w:val="left" w:pos="540"/>
        </w:tabs>
        <w:rPr>
          <w:rFonts w:cstheme="majorHAnsi"/>
          <w:b/>
          <w:i/>
          <w:lang w:eastAsia="it-IT"/>
        </w:rPr>
      </w:pPr>
      <w:r w:rsidRPr="00962A70">
        <w:rPr>
          <w:rFonts w:cstheme="majorHAnsi"/>
          <w:b/>
          <w:i/>
          <w:lang w:eastAsia="it-IT"/>
        </w:rPr>
        <w:t>Crawler for Surface web - crawl Social Networks</w:t>
      </w:r>
    </w:p>
    <w:tbl>
      <w:tblPr>
        <w:tblStyle w:val="TableGrid1"/>
        <w:tblW w:w="9072" w:type="dxa"/>
        <w:tblInd w:w="108" w:type="dxa"/>
        <w:tblLayout w:type="fixed"/>
        <w:tblLook w:val="04A0" w:firstRow="1" w:lastRow="0" w:firstColumn="1" w:lastColumn="0" w:noHBand="0" w:noVBand="1"/>
      </w:tblPr>
      <w:tblGrid>
        <w:gridCol w:w="1975"/>
        <w:gridCol w:w="7097"/>
      </w:tblGrid>
      <w:tr w:rsidR="00DD11A7" w:rsidRPr="00E4499D" w14:paraId="7E41573F" w14:textId="77777777" w:rsidTr="00A36550">
        <w:tc>
          <w:tcPr>
            <w:tcW w:w="1975" w:type="dxa"/>
            <w:shd w:val="clear" w:color="auto" w:fill="4F81BD" w:themeFill="accent1"/>
            <w:vAlign w:val="center"/>
          </w:tcPr>
          <w:p w14:paraId="38E69904" w14:textId="77777777" w:rsidR="00DD11A7" w:rsidRPr="00A36550" w:rsidRDefault="00DD11A7" w:rsidP="00DD11A7">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0188F590" w14:textId="77777777" w:rsidR="00DD11A7" w:rsidRPr="00E4499D" w:rsidRDefault="00DD11A7" w:rsidP="00DD11A7">
            <w:r w:rsidRPr="00E4499D">
              <w:t>REQ- XX</w:t>
            </w:r>
          </w:p>
        </w:tc>
      </w:tr>
      <w:tr w:rsidR="00DD11A7" w:rsidRPr="00E4499D" w14:paraId="43157AA2" w14:textId="77777777" w:rsidTr="00A36550">
        <w:tc>
          <w:tcPr>
            <w:tcW w:w="1975" w:type="dxa"/>
            <w:shd w:val="clear" w:color="auto" w:fill="4F81BD" w:themeFill="accent1"/>
            <w:vAlign w:val="center"/>
          </w:tcPr>
          <w:p w14:paraId="2BBD0619" w14:textId="77777777" w:rsidR="00DD11A7" w:rsidRPr="00A42333" w:rsidRDefault="00DD11A7" w:rsidP="00DD11A7">
            <w:pPr>
              <w:tabs>
                <w:tab w:val="left" w:pos="6465"/>
              </w:tabs>
              <w:spacing w:line="259" w:lineRule="auto"/>
              <w:rPr>
                <w:rFonts w:ascii="Calibri" w:hAnsi="Calibri" w:cs="Arial"/>
                <w:b/>
                <w:bCs/>
                <w:color w:val="FFFFFF" w:themeColor="background1"/>
                <w:lang w:val="el-GR"/>
              </w:rPr>
            </w:pPr>
            <w:r w:rsidRPr="00A36550">
              <w:rPr>
                <w:rFonts w:ascii="Calibri" w:hAnsi="Calibri" w:cs="Arial"/>
                <w:b/>
                <w:bCs/>
                <w:color w:val="FFFFFF" w:themeColor="background1"/>
              </w:rPr>
              <w:t>Requirement Id</w:t>
            </w:r>
          </w:p>
        </w:tc>
        <w:tc>
          <w:tcPr>
            <w:tcW w:w="7097" w:type="dxa"/>
          </w:tcPr>
          <w:p w14:paraId="0D9FB5FE" w14:textId="349E99CB" w:rsidR="00DD11A7" w:rsidRPr="003B49CB" w:rsidRDefault="003B49CB" w:rsidP="00DD11A7">
            <w:pPr>
              <w:rPr>
                <w:lang w:val="en-US"/>
              </w:rPr>
            </w:pPr>
            <w:r>
              <w:rPr>
                <w:lang w:val="en-US"/>
              </w:rPr>
              <w:t>REQ-SWC-1</w:t>
            </w:r>
          </w:p>
        </w:tc>
      </w:tr>
      <w:tr w:rsidR="00DD11A7" w:rsidRPr="00E4499D" w14:paraId="225087FB" w14:textId="77777777" w:rsidTr="00A36550">
        <w:tc>
          <w:tcPr>
            <w:tcW w:w="1975" w:type="dxa"/>
            <w:shd w:val="clear" w:color="auto" w:fill="4F81BD" w:themeFill="accent1"/>
            <w:vAlign w:val="center"/>
          </w:tcPr>
          <w:p w14:paraId="2A0E7CE2" w14:textId="77777777" w:rsidR="00DD11A7" w:rsidRPr="00A36550" w:rsidRDefault="00DD11A7"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08D9B063" w14:textId="77777777" w:rsidR="00DD11A7" w:rsidRPr="00E4499D" w:rsidRDefault="00DD11A7" w:rsidP="00DD11A7">
            <w:r w:rsidRPr="00E4499D">
              <w:t xml:space="preserve">This module </w:t>
            </w:r>
            <w:r w:rsidRPr="00E4499D">
              <w:rPr>
                <w:b/>
              </w:rPr>
              <w:t>should</w:t>
            </w:r>
            <w:r w:rsidRPr="00E4499D">
              <w:t xml:space="preserve"> acquire contents from Twitter and Facebook</w:t>
            </w:r>
          </w:p>
        </w:tc>
      </w:tr>
      <w:tr w:rsidR="00DD11A7" w:rsidRPr="00E4499D" w14:paraId="4497AA25" w14:textId="77777777" w:rsidTr="00A36550">
        <w:tc>
          <w:tcPr>
            <w:tcW w:w="1975" w:type="dxa"/>
            <w:shd w:val="clear" w:color="auto" w:fill="4F81BD" w:themeFill="accent1"/>
            <w:vAlign w:val="center"/>
          </w:tcPr>
          <w:p w14:paraId="067D5CA3" w14:textId="77777777" w:rsidR="00DD11A7" w:rsidRPr="00A36550" w:rsidRDefault="00DD11A7"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12579263" w14:textId="77777777" w:rsidR="00DD11A7" w:rsidRPr="00E4499D" w:rsidRDefault="00DD11A7" w:rsidP="00DD11A7">
            <w:r w:rsidRPr="00E4499D">
              <w:t>Functional</w:t>
            </w:r>
          </w:p>
        </w:tc>
      </w:tr>
      <w:tr w:rsidR="00DD11A7" w:rsidRPr="00E4499D" w14:paraId="51C9523F" w14:textId="77777777" w:rsidTr="00A36550">
        <w:tc>
          <w:tcPr>
            <w:tcW w:w="1975" w:type="dxa"/>
            <w:shd w:val="clear" w:color="auto" w:fill="4F81BD" w:themeFill="accent1"/>
            <w:vAlign w:val="center"/>
          </w:tcPr>
          <w:p w14:paraId="0967208A" w14:textId="77777777" w:rsidR="00DD11A7" w:rsidRPr="00A36550" w:rsidRDefault="00DD11A7"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54581277" w14:textId="77777777" w:rsidR="00DD11A7" w:rsidRPr="00E4499D" w:rsidRDefault="00DD11A7" w:rsidP="00DD11A7">
            <w:r w:rsidRPr="00E4499D">
              <w:rPr>
                <w:noProof/>
              </w:rPr>
              <w:t xml:space="preserve">Successfully retrieve content from </w:t>
            </w:r>
            <w:r w:rsidRPr="00E4499D">
              <w:t>Twitter and Facebook</w:t>
            </w:r>
          </w:p>
        </w:tc>
      </w:tr>
      <w:tr w:rsidR="00DD11A7" w:rsidRPr="00E4499D" w14:paraId="59B0AD14" w14:textId="77777777" w:rsidTr="00A36550">
        <w:tc>
          <w:tcPr>
            <w:tcW w:w="1975" w:type="dxa"/>
            <w:shd w:val="clear" w:color="auto" w:fill="4F81BD" w:themeFill="accent1"/>
            <w:vAlign w:val="center"/>
          </w:tcPr>
          <w:p w14:paraId="33650DC2" w14:textId="77777777" w:rsidR="00DD11A7" w:rsidRPr="00A36550" w:rsidRDefault="00DD11A7"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46CDA145" w14:textId="77777777" w:rsidR="00DD11A7" w:rsidRPr="00E4499D" w:rsidRDefault="00DD11A7" w:rsidP="00DD11A7">
            <w:r w:rsidRPr="00E4499D">
              <w:rPr>
                <w:highlight w:val="cyan"/>
              </w:rPr>
              <w:t>UC1-SC1</w:t>
            </w:r>
          </w:p>
        </w:tc>
      </w:tr>
      <w:tr w:rsidR="00DD11A7" w:rsidRPr="00E4499D" w14:paraId="306E6EE7" w14:textId="77777777" w:rsidTr="00A36550">
        <w:tc>
          <w:tcPr>
            <w:tcW w:w="1975" w:type="dxa"/>
            <w:shd w:val="clear" w:color="auto" w:fill="4F81BD" w:themeFill="accent1"/>
            <w:vAlign w:val="center"/>
          </w:tcPr>
          <w:p w14:paraId="69ECD060" w14:textId="77777777" w:rsidR="00DD11A7" w:rsidRPr="00A36550" w:rsidRDefault="00DD11A7"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3D02D33C" w14:textId="77777777" w:rsidR="00DD11A7" w:rsidRPr="00E4499D" w:rsidRDefault="00DD11A7" w:rsidP="00DD11A7">
            <w:r w:rsidRPr="00E4499D">
              <w:t>EXPSYS</w:t>
            </w:r>
          </w:p>
        </w:tc>
      </w:tr>
    </w:tbl>
    <w:p w14:paraId="7C62AC4B" w14:textId="77777777" w:rsidR="00921971" w:rsidRDefault="00921971" w:rsidP="00DD11A7">
      <w:pPr>
        <w:tabs>
          <w:tab w:val="left" w:pos="540"/>
        </w:tabs>
        <w:rPr>
          <w:rFonts w:cstheme="majorHAnsi"/>
          <w:b/>
          <w:i/>
          <w:lang w:eastAsia="it-IT"/>
        </w:rPr>
      </w:pPr>
    </w:p>
    <w:p w14:paraId="24EE74D1" w14:textId="434D026B" w:rsidR="00DD11A7" w:rsidRPr="00E4499D" w:rsidRDefault="00A14EA4" w:rsidP="00DD11A7">
      <w:pPr>
        <w:tabs>
          <w:tab w:val="left" w:pos="540"/>
        </w:tabs>
        <w:rPr>
          <w:rFonts w:cstheme="majorHAnsi"/>
          <w:b/>
          <w:i/>
          <w:lang w:eastAsia="it-IT"/>
        </w:rPr>
      </w:pPr>
      <w:r w:rsidRPr="00962A70">
        <w:rPr>
          <w:rFonts w:cstheme="majorHAnsi"/>
          <w:b/>
          <w:i/>
          <w:lang w:eastAsia="it-IT"/>
        </w:rPr>
        <w:t xml:space="preserve">Crawler for Surface web - </w:t>
      </w:r>
      <w:r w:rsidRPr="00A14EA4">
        <w:rPr>
          <w:rFonts w:cstheme="majorHAnsi"/>
          <w:b/>
          <w:i/>
          <w:lang w:eastAsia="it-IT"/>
        </w:rPr>
        <w:t>crawl URLs in Surface Web</w:t>
      </w:r>
    </w:p>
    <w:tbl>
      <w:tblPr>
        <w:tblStyle w:val="TableGrid1"/>
        <w:tblW w:w="9072" w:type="dxa"/>
        <w:tblInd w:w="108" w:type="dxa"/>
        <w:tblLayout w:type="fixed"/>
        <w:tblLook w:val="04A0" w:firstRow="1" w:lastRow="0" w:firstColumn="1" w:lastColumn="0" w:noHBand="0" w:noVBand="1"/>
      </w:tblPr>
      <w:tblGrid>
        <w:gridCol w:w="1975"/>
        <w:gridCol w:w="7097"/>
      </w:tblGrid>
      <w:tr w:rsidR="00DD11A7" w:rsidRPr="00E4499D" w14:paraId="6A8E03A1" w14:textId="77777777" w:rsidTr="00A36550">
        <w:tc>
          <w:tcPr>
            <w:tcW w:w="1975" w:type="dxa"/>
            <w:shd w:val="clear" w:color="auto" w:fill="4F81BD" w:themeFill="accent1"/>
            <w:vAlign w:val="center"/>
          </w:tcPr>
          <w:p w14:paraId="6B044233" w14:textId="77777777" w:rsidR="00DD11A7" w:rsidRPr="00A36550" w:rsidRDefault="00DD11A7" w:rsidP="00DD11A7">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1D6C9B49" w14:textId="77777777" w:rsidR="00DD11A7" w:rsidRPr="00E4499D" w:rsidRDefault="00DD11A7" w:rsidP="00DD11A7">
            <w:r w:rsidRPr="00E4499D">
              <w:t>REQ- XX</w:t>
            </w:r>
          </w:p>
        </w:tc>
      </w:tr>
      <w:tr w:rsidR="00DD11A7" w:rsidRPr="00E4499D" w14:paraId="6924BF98" w14:textId="77777777" w:rsidTr="00A36550">
        <w:tc>
          <w:tcPr>
            <w:tcW w:w="1975" w:type="dxa"/>
            <w:shd w:val="clear" w:color="auto" w:fill="4F81BD" w:themeFill="accent1"/>
            <w:vAlign w:val="center"/>
          </w:tcPr>
          <w:p w14:paraId="652E1599" w14:textId="77777777" w:rsidR="00DD11A7" w:rsidRPr="00A36550" w:rsidRDefault="00DD11A7" w:rsidP="00DD11A7">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33FF6DD1" w14:textId="6B20FB6B" w:rsidR="00DD11A7" w:rsidRPr="00E4499D" w:rsidRDefault="003B49CB" w:rsidP="00DD11A7">
            <w:r>
              <w:rPr>
                <w:lang w:val="en-US"/>
              </w:rPr>
              <w:t>REQ-SWC-2</w:t>
            </w:r>
          </w:p>
        </w:tc>
      </w:tr>
      <w:tr w:rsidR="00DD11A7" w:rsidRPr="00E4499D" w14:paraId="17989571" w14:textId="77777777" w:rsidTr="00A36550">
        <w:tc>
          <w:tcPr>
            <w:tcW w:w="1975" w:type="dxa"/>
            <w:shd w:val="clear" w:color="auto" w:fill="4F81BD" w:themeFill="accent1"/>
            <w:vAlign w:val="center"/>
          </w:tcPr>
          <w:p w14:paraId="41D70DCC" w14:textId="77777777" w:rsidR="00DD11A7" w:rsidRPr="00A36550" w:rsidRDefault="00DD11A7"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7239344E" w14:textId="77777777" w:rsidR="00DD11A7" w:rsidRPr="00E4499D" w:rsidRDefault="00DD11A7" w:rsidP="00DD11A7">
            <w:r w:rsidRPr="00E4499D">
              <w:t xml:space="preserve">This module </w:t>
            </w:r>
            <w:r w:rsidRPr="00E4499D">
              <w:rPr>
                <w:b/>
              </w:rPr>
              <w:t>should</w:t>
            </w:r>
            <w:r w:rsidRPr="00E4499D">
              <w:rPr>
                <w:noProof/>
              </w:rPr>
              <w:t xml:space="preserve"> crawl URLs in the Surface Web</w:t>
            </w:r>
          </w:p>
        </w:tc>
      </w:tr>
      <w:tr w:rsidR="00DD11A7" w:rsidRPr="00E4499D" w14:paraId="7BCC1E9E" w14:textId="77777777" w:rsidTr="00A36550">
        <w:tc>
          <w:tcPr>
            <w:tcW w:w="1975" w:type="dxa"/>
            <w:shd w:val="clear" w:color="auto" w:fill="4F81BD" w:themeFill="accent1"/>
            <w:vAlign w:val="center"/>
          </w:tcPr>
          <w:p w14:paraId="53A9C254" w14:textId="77777777" w:rsidR="00DD11A7" w:rsidRPr="00A36550" w:rsidRDefault="00DD11A7"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3290E5C9" w14:textId="77777777" w:rsidR="00DD11A7" w:rsidRPr="00E4499D" w:rsidRDefault="00DD11A7" w:rsidP="00DD11A7">
            <w:r w:rsidRPr="00E4499D">
              <w:t>Functional</w:t>
            </w:r>
          </w:p>
        </w:tc>
      </w:tr>
      <w:tr w:rsidR="00DD11A7" w:rsidRPr="00E4499D" w14:paraId="237AEE7C" w14:textId="77777777" w:rsidTr="00A36550">
        <w:tc>
          <w:tcPr>
            <w:tcW w:w="1975" w:type="dxa"/>
            <w:shd w:val="clear" w:color="auto" w:fill="4F81BD" w:themeFill="accent1"/>
            <w:vAlign w:val="center"/>
          </w:tcPr>
          <w:p w14:paraId="60BF81FE" w14:textId="77777777" w:rsidR="00DD11A7" w:rsidRPr="00A36550" w:rsidRDefault="00DD11A7"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2DEACB03" w14:textId="77777777" w:rsidR="00DD11A7" w:rsidRPr="00E4499D" w:rsidRDefault="00DD11A7" w:rsidP="00DD11A7">
            <w:r w:rsidRPr="00E4499D">
              <w:rPr>
                <w:noProof/>
              </w:rPr>
              <w:t>Successfully retrieve content from configured URL</w:t>
            </w:r>
          </w:p>
        </w:tc>
      </w:tr>
      <w:tr w:rsidR="00DD11A7" w:rsidRPr="00E4499D" w14:paraId="15E94790" w14:textId="77777777" w:rsidTr="00A36550">
        <w:tc>
          <w:tcPr>
            <w:tcW w:w="1975" w:type="dxa"/>
            <w:shd w:val="clear" w:color="auto" w:fill="4F81BD" w:themeFill="accent1"/>
            <w:vAlign w:val="center"/>
          </w:tcPr>
          <w:p w14:paraId="3E1BCDF5" w14:textId="77777777" w:rsidR="00DD11A7" w:rsidRPr="00A36550" w:rsidRDefault="00DD11A7"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4BB911B6" w14:textId="77777777" w:rsidR="00DD11A7" w:rsidRPr="00E4499D" w:rsidRDefault="00DD11A7" w:rsidP="00DD11A7">
            <w:r w:rsidRPr="00E4499D">
              <w:rPr>
                <w:highlight w:val="cyan"/>
              </w:rPr>
              <w:t>UC1-SC1</w:t>
            </w:r>
          </w:p>
        </w:tc>
      </w:tr>
      <w:tr w:rsidR="00DD11A7" w:rsidRPr="00E4499D" w14:paraId="045395CA" w14:textId="77777777" w:rsidTr="00A36550">
        <w:tc>
          <w:tcPr>
            <w:tcW w:w="1975" w:type="dxa"/>
            <w:shd w:val="clear" w:color="auto" w:fill="4F81BD" w:themeFill="accent1"/>
            <w:vAlign w:val="center"/>
          </w:tcPr>
          <w:p w14:paraId="316B2DFD" w14:textId="77777777" w:rsidR="00DD11A7" w:rsidRPr="00A36550" w:rsidRDefault="00DD11A7"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77D0121B" w14:textId="77777777" w:rsidR="00DD11A7" w:rsidRPr="00E4499D" w:rsidRDefault="00DD11A7" w:rsidP="00DD11A7">
            <w:r w:rsidRPr="00E4499D">
              <w:t>EXPSYS</w:t>
            </w:r>
          </w:p>
        </w:tc>
      </w:tr>
    </w:tbl>
    <w:p w14:paraId="219F4E8F" w14:textId="2E916526" w:rsidR="00DD11A7" w:rsidRDefault="00DD11A7" w:rsidP="00DD11A7">
      <w:pPr>
        <w:tabs>
          <w:tab w:val="left" w:pos="540"/>
        </w:tabs>
        <w:rPr>
          <w:rFonts w:cstheme="majorHAnsi"/>
          <w:b/>
          <w:i/>
          <w:lang w:eastAsia="it-IT"/>
        </w:rPr>
      </w:pPr>
    </w:p>
    <w:p w14:paraId="1AE229B0" w14:textId="710E133E" w:rsidR="00921971" w:rsidRPr="00E4499D" w:rsidRDefault="00921971" w:rsidP="00DD11A7">
      <w:pPr>
        <w:tabs>
          <w:tab w:val="left" w:pos="540"/>
        </w:tabs>
        <w:rPr>
          <w:rFonts w:cstheme="majorHAnsi"/>
          <w:b/>
          <w:i/>
          <w:lang w:eastAsia="it-IT"/>
        </w:rPr>
      </w:pPr>
      <w:r w:rsidRPr="00962A70">
        <w:rPr>
          <w:rFonts w:cstheme="majorHAnsi"/>
          <w:b/>
          <w:i/>
          <w:lang w:eastAsia="it-IT"/>
        </w:rPr>
        <w:t xml:space="preserve">Crawler for Surface web - </w:t>
      </w:r>
      <w:r w:rsidRPr="00921971">
        <w:rPr>
          <w:rFonts w:cstheme="majorHAnsi"/>
          <w:b/>
          <w:i/>
          <w:lang w:eastAsia="it-IT"/>
        </w:rPr>
        <w:t>acquire content from local sources</w:t>
      </w:r>
    </w:p>
    <w:tbl>
      <w:tblPr>
        <w:tblStyle w:val="TableGrid1"/>
        <w:tblW w:w="9072" w:type="dxa"/>
        <w:tblInd w:w="108" w:type="dxa"/>
        <w:tblLayout w:type="fixed"/>
        <w:tblLook w:val="04A0" w:firstRow="1" w:lastRow="0" w:firstColumn="1" w:lastColumn="0" w:noHBand="0" w:noVBand="1"/>
      </w:tblPr>
      <w:tblGrid>
        <w:gridCol w:w="1975"/>
        <w:gridCol w:w="7097"/>
      </w:tblGrid>
      <w:tr w:rsidR="00DD11A7" w:rsidRPr="00E4499D" w14:paraId="20BF4111" w14:textId="77777777" w:rsidTr="00A36550">
        <w:tc>
          <w:tcPr>
            <w:tcW w:w="1975" w:type="dxa"/>
            <w:shd w:val="clear" w:color="auto" w:fill="4F81BD" w:themeFill="accent1"/>
            <w:vAlign w:val="center"/>
          </w:tcPr>
          <w:p w14:paraId="7795910C" w14:textId="77777777" w:rsidR="00DD11A7" w:rsidRPr="00A36550" w:rsidRDefault="00DD11A7" w:rsidP="00DD11A7">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3FEA760A" w14:textId="77777777" w:rsidR="00DD11A7" w:rsidRPr="00E4499D" w:rsidRDefault="00DD11A7" w:rsidP="00DD11A7">
            <w:r w:rsidRPr="00E4499D">
              <w:t>REQ- XX</w:t>
            </w:r>
          </w:p>
        </w:tc>
      </w:tr>
      <w:tr w:rsidR="00DD11A7" w:rsidRPr="00E4499D" w14:paraId="6822F2EA" w14:textId="77777777" w:rsidTr="00A36550">
        <w:tc>
          <w:tcPr>
            <w:tcW w:w="1975" w:type="dxa"/>
            <w:shd w:val="clear" w:color="auto" w:fill="4F81BD" w:themeFill="accent1"/>
            <w:vAlign w:val="center"/>
          </w:tcPr>
          <w:p w14:paraId="642FDE13" w14:textId="77777777" w:rsidR="00DD11A7" w:rsidRPr="00A36550" w:rsidRDefault="00DD11A7" w:rsidP="00DD11A7">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1B6761E3" w14:textId="72DDE565" w:rsidR="00DD11A7" w:rsidRPr="00E4499D" w:rsidRDefault="00315AEC" w:rsidP="00DD11A7">
            <w:r>
              <w:rPr>
                <w:lang w:val="en-US"/>
              </w:rPr>
              <w:t>REQ-SWC-3</w:t>
            </w:r>
          </w:p>
        </w:tc>
      </w:tr>
      <w:tr w:rsidR="00DD11A7" w:rsidRPr="00E4499D" w14:paraId="03CED6D6" w14:textId="77777777" w:rsidTr="00A36550">
        <w:tc>
          <w:tcPr>
            <w:tcW w:w="1975" w:type="dxa"/>
            <w:shd w:val="clear" w:color="auto" w:fill="4F81BD" w:themeFill="accent1"/>
            <w:vAlign w:val="center"/>
          </w:tcPr>
          <w:p w14:paraId="1FCDF6B7" w14:textId="77777777" w:rsidR="00DD11A7" w:rsidRPr="00A36550" w:rsidRDefault="00DD11A7"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3B7EA00D" w14:textId="77777777" w:rsidR="00DD11A7" w:rsidRPr="00E4499D" w:rsidRDefault="00DD11A7" w:rsidP="00DD11A7">
            <w:r w:rsidRPr="00E4499D">
              <w:t xml:space="preserve">This module </w:t>
            </w:r>
            <w:r w:rsidRPr="00E4499D">
              <w:rPr>
                <w:b/>
              </w:rPr>
              <w:t>should</w:t>
            </w:r>
            <w:r w:rsidRPr="00E4499D">
              <w:t xml:space="preserve"> acquire contents from local sources</w:t>
            </w:r>
          </w:p>
        </w:tc>
      </w:tr>
      <w:tr w:rsidR="00DD11A7" w:rsidRPr="00E4499D" w14:paraId="10457F9D" w14:textId="77777777" w:rsidTr="00A36550">
        <w:tc>
          <w:tcPr>
            <w:tcW w:w="1975" w:type="dxa"/>
            <w:shd w:val="clear" w:color="auto" w:fill="4F81BD" w:themeFill="accent1"/>
            <w:vAlign w:val="center"/>
          </w:tcPr>
          <w:p w14:paraId="3114877D" w14:textId="77777777" w:rsidR="00DD11A7" w:rsidRPr="00A36550" w:rsidRDefault="00DD11A7"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7B9EA5A4" w14:textId="77777777" w:rsidR="00DD11A7" w:rsidRPr="00E4499D" w:rsidRDefault="00DD11A7" w:rsidP="00DD11A7">
            <w:r w:rsidRPr="00E4499D">
              <w:t>Functional</w:t>
            </w:r>
          </w:p>
        </w:tc>
      </w:tr>
      <w:tr w:rsidR="00DD11A7" w:rsidRPr="00E4499D" w14:paraId="4118494C" w14:textId="77777777" w:rsidTr="00A36550">
        <w:tc>
          <w:tcPr>
            <w:tcW w:w="1975" w:type="dxa"/>
            <w:shd w:val="clear" w:color="auto" w:fill="4F81BD" w:themeFill="accent1"/>
            <w:vAlign w:val="center"/>
          </w:tcPr>
          <w:p w14:paraId="553D6767" w14:textId="77777777" w:rsidR="00DD11A7" w:rsidRPr="00A36550" w:rsidRDefault="00DD11A7"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2FB4AB31" w14:textId="77777777" w:rsidR="00DD11A7" w:rsidRPr="00E4499D" w:rsidRDefault="00DD11A7" w:rsidP="00DD11A7">
            <w:r w:rsidRPr="00E4499D">
              <w:rPr>
                <w:noProof/>
              </w:rPr>
              <w:t xml:space="preserve">Successfully retrieve content from </w:t>
            </w:r>
            <w:r w:rsidRPr="00E4499D">
              <w:t>local sources like files in the most common formats (i.e.: pdf, word, excel, power point, mail etc.)</w:t>
            </w:r>
          </w:p>
        </w:tc>
      </w:tr>
      <w:tr w:rsidR="00DD11A7" w:rsidRPr="00E4499D" w14:paraId="7E9C3AEE" w14:textId="77777777" w:rsidTr="00A36550">
        <w:tc>
          <w:tcPr>
            <w:tcW w:w="1975" w:type="dxa"/>
            <w:shd w:val="clear" w:color="auto" w:fill="4F81BD" w:themeFill="accent1"/>
            <w:vAlign w:val="center"/>
          </w:tcPr>
          <w:p w14:paraId="5BC0C1EC" w14:textId="77777777" w:rsidR="00DD11A7" w:rsidRPr="00A36550" w:rsidRDefault="00DD11A7"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0CDC685C" w14:textId="77777777" w:rsidR="00DD11A7" w:rsidRPr="00E4499D" w:rsidRDefault="00DD11A7" w:rsidP="00DD11A7">
            <w:r w:rsidRPr="00E4499D">
              <w:rPr>
                <w:highlight w:val="cyan"/>
              </w:rPr>
              <w:t>UC1-SC1</w:t>
            </w:r>
          </w:p>
        </w:tc>
      </w:tr>
      <w:tr w:rsidR="00DD11A7" w:rsidRPr="00E4499D" w14:paraId="3FFD78FF" w14:textId="77777777" w:rsidTr="00A36550">
        <w:tc>
          <w:tcPr>
            <w:tcW w:w="1975" w:type="dxa"/>
            <w:shd w:val="clear" w:color="auto" w:fill="4F81BD" w:themeFill="accent1"/>
            <w:vAlign w:val="center"/>
          </w:tcPr>
          <w:p w14:paraId="4A8DAE6D" w14:textId="77777777" w:rsidR="00DD11A7" w:rsidRPr="00A36550" w:rsidRDefault="00DD11A7"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38697014" w14:textId="77777777" w:rsidR="00DD11A7" w:rsidRPr="00E4499D" w:rsidRDefault="00DD11A7" w:rsidP="00DD11A7">
            <w:r w:rsidRPr="00E4499D">
              <w:t>EXPSYS</w:t>
            </w:r>
          </w:p>
        </w:tc>
      </w:tr>
    </w:tbl>
    <w:p w14:paraId="20D9BD8B" w14:textId="5C4948DF" w:rsidR="00DD11A7" w:rsidRPr="00E4499D" w:rsidRDefault="00DD11A7" w:rsidP="00D85E46">
      <w:pPr>
        <w:rPr>
          <w:lang w:eastAsia="it-IT"/>
        </w:rPr>
      </w:pPr>
    </w:p>
    <w:p w14:paraId="027D88E1" w14:textId="24F8C880" w:rsidR="00DD11A7" w:rsidRPr="00E4499D" w:rsidRDefault="00DD11A7" w:rsidP="00D85E46">
      <w:pPr>
        <w:rPr>
          <w:lang w:eastAsia="it-IT"/>
        </w:rPr>
      </w:pPr>
    </w:p>
    <w:p w14:paraId="0FF473FC" w14:textId="38ABC587" w:rsidR="00D85E46" w:rsidRPr="00E4499D" w:rsidRDefault="00D85E46" w:rsidP="00D85E46">
      <w:pPr>
        <w:rPr>
          <w:rFonts w:cstheme="majorHAnsi"/>
          <w:lang w:eastAsia="it-IT"/>
        </w:rPr>
      </w:pPr>
    </w:p>
    <w:p w14:paraId="6698FF48" w14:textId="62835BA5" w:rsidR="00344BB5" w:rsidRPr="00E4499D" w:rsidRDefault="00344BB5" w:rsidP="00344BB5">
      <w:pPr>
        <w:pStyle w:val="Heading3"/>
      </w:pPr>
      <w:bookmarkStart w:id="46" w:name="_Toc532247266"/>
      <w:r w:rsidRPr="00E4499D">
        <w:t>Blockchain analysis for illicit activity discovering (</w:t>
      </w:r>
      <w:r w:rsidRPr="00E4499D">
        <w:rPr>
          <w:highlight w:val="yellow"/>
        </w:rPr>
        <w:t>AIT</w:t>
      </w:r>
      <w:r w:rsidRPr="00E4499D">
        <w:t>)</w:t>
      </w:r>
      <w:bookmarkEnd w:id="46"/>
    </w:p>
    <w:p w14:paraId="1686487F" w14:textId="34929F6A" w:rsidR="00344BB5" w:rsidRPr="00E4499D" w:rsidRDefault="00344BB5" w:rsidP="00344BB5">
      <w:pPr>
        <w:rPr>
          <w:lang w:eastAsia="it-IT"/>
        </w:rPr>
      </w:pPr>
      <w:r w:rsidRPr="00E4499D">
        <w:rPr>
          <w:highlight w:val="yellow"/>
          <w:lang w:eastAsia="it-IT"/>
        </w:rPr>
        <w:t>@AIT: define T5.4 modules and requirements</w:t>
      </w:r>
    </w:p>
    <w:p w14:paraId="3897F3B9" w14:textId="77777777" w:rsidR="00344BB5" w:rsidRPr="00E4499D" w:rsidRDefault="00344BB5" w:rsidP="00344BB5">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386DD3E7" w14:textId="66323CCB" w:rsidR="00344BB5" w:rsidRPr="00E4499D" w:rsidRDefault="00344BB5" w:rsidP="00344BB5">
      <w:pPr>
        <w:rPr>
          <w:rFonts w:cstheme="majorHAnsi"/>
          <w:lang w:eastAsia="it-IT"/>
        </w:rPr>
      </w:pPr>
    </w:p>
    <w:p w14:paraId="00EFD579" w14:textId="78C4A7AB" w:rsidR="00344BB5" w:rsidRPr="00E4499D" w:rsidRDefault="00344BB5" w:rsidP="00344BB5">
      <w:pPr>
        <w:pStyle w:val="Heading3"/>
      </w:pPr>
      <w:bookmarkStart w:id="47" w:name="_Toc532247267"/>
      <w:r w:rsidRPr="00E4499D">
        <w:t>Construction of source network and filtering (</w:t>
      </w:r>
      <w:r w:rsidRPr="00E4499D">
        <w:rPr>
          <w:highlight w:val="yellow"/>
        </w:rPr>
        <w:t>AIT, ENG, EXPSYS</w:t>
      </w:r>
      <w:r w:rsidRPr="00E4499D">
        <w:t>)</w:t>
      </w:r>
      <w:bookmarkEnd w:id="47"/>
    </w:p>
    <w:p w14:paraId="0BDD4379" w14:textId="4C17CD25" w:rsidR="00344BB5" w:rsidRPr="00E4499D" w:rsidRDefault="00344BB5" w:rsidP="00344BB5">
      <w:pPr>
        <w:rPr>
          <w:lang w:eastAsia="it-IT"/>
        </w:rPr>
      </w:pPr>
      <w:r w:rsidRPr="00E4499D">
        <w:rPr>
          <w:highlight w:val="yellow"/>
          <w:lang w:eastAsia="it-IT"/>
        </w:rPr>
        <w:t>@AIT, ENG, ECPSYS: define T5.5 modules and requirements</w:t>
      </w:r>
    </w:p>
    <w:p w14:paraId="42723B7F" w14:textId="77777777" w:rsidR="00344BB5" w:rsidRPr="00E4499D" w:rsidRDefault="00344BB5" w:rsidP="00344BB5">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33614181" w14:textId="77777777" w:rsidR="00344BB5" w:rsidRPr="00E4499D" w:rsidRDefault="00344BB5" w:rsidP="00344BB5">
      <w:pPr>
        <w:rPr>
          <w:rFonts w:cstheme="majorHAnsi"/>
          <w:lang w:eastAsia="it-IT"/>
        </w:rPr>
      </w:pPr>
    </w:p>
    <w:p w14:paraId="30532644" w14:textId="77777777" w:rsidR="00344BB5" w:rsidRPr="00E4499D" w:rsidRDefault="00344BB5" w:rsidP="00344BB5">
      <w:pPr>
        <w:rPr>
          <w:rFonts w:cstheme="majorHAnsi"/>
          <w:lang w:eastAsia="it-IT"/>
        </w:rPr>
      </w:pPr>
    </w:p>
    <w:p w14:paraId="48C463F6" w14:textId="66905F7B" w:rsidR="00816188" w:rsidRPr="00E4499D" w:rsidRDefault="00816188" w:rsidP="00816188">
      <w:pPr>
        <w:pStyle w:val="Heading2"/>
      </w:pPr>
      <w:bookmarkStart w:id="48" w:name="_Toc532247268"/>
      <w:r w:rsidRPr="00E4499D">
        <w:t>Big Data analysis and analytics</w:t>
      </w:r>
      <w:bookmarkEnd w:id="48"/>
    </w:p>
    <w:p w14:paraId="313BB09C" w14:textId="77777777" w:rsidR="00816188" w:rsidRPr="00E4499D" w:rsidRDefault="00816188" w:rsidP="00816188">
      <w:pPr>
        <w:rPr>
          <w:rFonts w:cs="Arial"/>
          <w:szCs w:val="20"/>
        </w:rPr>
      </w:pPr>
    </w:p>
    <w:p w14:paraId="59F30BCA" w14:textId="1A227807" w:rsidR="00816188" w:rsidRPr="00E4499D" w:rsidRDefault="00816188" w:rsidP="00816188">
      <w:pPr>
        <w:pStyle w:val="Heading3"/>
      </w:pPr>
      <w:bookmarkStart w:id="49" w:name="_Toc532247269"/>
      <w:r w:rsidRPr="00E4499D">
        <w:t>Multilingual text analysis (</w:t>
      </w:r>
      <w:r w:rsidRPr="00E4499D">
        <w:rPr>
          <w:b w:val="0"/>
          <w:highlight w:val="yellow"/>
        </w:rPr>
        <w:t>EXPSYS, ENG</w:t>
      </w:r>
      <w:r w:rsidRPr="00E4499D">
        <w:t>)</w:t>
      </w:r>
      <w:bookmarkEnd w:id="49"/>
    </w:p>
    <w:p w14:paraId="458A9FD7" w14:textId="77777777" w:rsidR="00237DA9" w:rsidRPr="00E4499D" w:rsidRDefault="00237DA9" w:rsidP="00237DA9">
      <w:pPr>
        <w:rPr>
          <w:lang w:eastAsia="en-US"/>
        </w:rPr>
      </w:pPr>
      <w:r w:rsidRPr="00E4499D">
        <w:t xml:space="preserve">The goal of this task is content categorization and entities extraction. The categorization process will be implemented according to taxonomies that will be specifically defined around the online illegal trafficking domain. The engine will be enriched with capabilities to extract advanced information, like temporal references and relationships among the extracted entities. Stylometric analysis (a.k.a. </w:t>
      </w:r>
      <w:proofErr w:type="spellStart"/>
      <w:r w:rsidRPr="00E4499D">
        <w:t>writeprint</w:t>
      </w:r>
      <w:proofErr w:type="spellEnd"/>
      <w:r w:rsidRPr="00E4499D">
        <w:t xml:space="preserve">) will be also included in order to support illegal trafficking clustering. </w:t>
      </w:r>
    </w:p>
    <w:p w14:paraId="7222DF5B" w14:textId="77777777" w:rsidR="00237DA9" w:rsidRPr="00E4499D" w:rsidRDefault="00237DA9" w:rsidP="00237DA9">
      <w:pPr>
        <w:rPr>
          <w:lang w:eastAsia="it-IT"/>
        </w:rPr>
      </w:pPr>
    </w:p>
    <w:p w14:paraId="3EDFA79C" w14:textId="1874C3FB" w:rsidR="00237DA9" w:rsidRPr="001C6ED5" w:rsidRDefault="00237DA9" w:rsidP="00237DA9">
      <w:pPr>
        <w:pStyle w:val="Heading4"/>
        <w:tabs>
          <w:tab w:val="clear" w:pos="907"/>
        </w:tabs>
        <w:spacing w:line="276" w:lineRule="auto"/>
        <w:ind w:left="864" w:hanging="864"/>
        <w:rPr>
          <w:rFonts w:cstheme="majorHAnsi"/>
        </w:rPr>
      </w:pPr>
      <w:r w:rsidRPr="001C6ED5">
        <w:rPr>
          <w:rFonts w:cstheme="majorHAnsi"/>
        </w:rPr>
        <w:t xml:space="preserve">Multilingual text Analysis - Categorization </w:t>
      </w:r>
    </w:p>
    <w:p w14:paraId="252DE7C3" w14:textId="77777777" w:rsidR="00237DA9" w:rsidRPr="00E4499D" w:rsidRDefault="00237DA9" w:rsidP="00237DA9">
      <w:pPr>
        <w:tabs>
          <w:tab w:val="left" w:pos="540"/>
        </w:tabs>
        <w:rPr>
          <w:rFonts w:cstheme="majorHAnsi"/>
          <w:b/>
          <w:i/>
          <w:lang w:eastAsia="it-IT"/>
        </w:rPr>
      </w:pPr>
    </w:p>
    <w:tbl>
      <w:tblPr>
        <w:tblStyle w:val="TableGrid1"/>
        <w:tblW w:w="9072" w:type="dxa"/>
        <w:tblInd w:w="108" w:type="dxa"/>
        <w:tblLayout w:type="fixed"/>
        <w:tblLook w:val="04A0" w:firstRow="1" w:lastRow="0" w:firstColumn="1" w:lastColumn="0" w:noHBand="0" w:noVBand="1"/>
      </w:tblPr>
      <w:tblGrid>
        <w:gridCol w:w="1975"/>
        <w:gridCol w:w="7097"/>
      </w:tblGrid>
      <w:tr w:rsidR="00237DA9" w:rsidRPr="00E4499D" w14:paraId="1D4B7552" w14:textId="77777777" w:rsidTr="00A36550">
        <w:tc>
          <w:tcPr>
            <w:tcW w:w="1975" w:type="dxa"/>
            <w:shd w:val="clear" w:color="auto" w:fill="4F81BD" w:themeFill="accent1"/>
            <w:vAlign w:val="center"/>
          </w:tcPr>
          <w:p w14:paraId="6D20E061" w14:textId="77777777" w:rsidR="00237DA9" w:rsidRPr="00A36550" w:rsidRDefault="00237DA9"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214CE074" w14:textId="77777777" w:rsidR="00237DA9" w:rsidRPr="00E4499D" w:rsidRDefault="00237DA9" w:rsidP="001E51D3">
            <w:r w:rsidRPr="00E4499D">
              <w:t>REQ- XX</w:t>
            </w:r>
          </w:p>
        </w:tc>
      </w:tr>
      <w:tr w:rsidR="00237DA9" w:rsidRPr="00E4499D" w14:paraId="2892B6F4" w14:textId="77777777" w:rsidTr="00A36550">
        <w:tc>
          <w:tcPr>
            <w:tcW w:w="1975" w:type="dxa"/>
            <w:shd w:val="clear" w:color="auto" w:fill="4F81BD" w:themeFill="accent1"/>
            <w:vAlign w:val="center"/>
          </w:tcPr>
          <w:p w14:paraId="72E08096" w14:textId="77777777" w:rsidR="00237DA9" w:rsidRPr="00A36550" w:rsidRDefault="00237DA9"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29B1E45E" w14:textId="64FBE40F" w:rsidR="00237DA9" w:rsidRPr="00185C91" w:rsidRDefault="00185C91" w:rsidP="001E51D3">
            <w:pPr>
              <w:rPr>
                <w:lang w:val="en-US"/>
              </w:rPr>
            </w:pPr>
            <w:r>
              <w:rPr>
                <w:lang w:val="en-US"/>
              </w:rPr>
              <w:t>REQ-MTA-1</w:t>
            </w:r>
          </w:p>
        </w:tc>
      </w:tr>
      <w:tr w:rsidR="00237DA9" w:rsidRPr="00E4499D" w14:paraId="71D13442" w14:textId="77777777" w:rsidTr="00A36550">
        <w:tc>
          <w:tcPr>
            <w:tcW w:w="1975" w:type="dxa"/>
            <w:shd w:val="clear" w:color="auto" w:fill="4F81BD" w:themeFill="accent1"/>
            <w:vAlign w:val="center"/>
          </w:tcPr>
          <w:p w14:paraId="1F816916"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42A93E8B" w14:textId="77777777" w:rsidR="00237DA9" w:rsidRPr="00E4499D" w:rsidRDefault="00237DA9" w:rsidP="001E51D3">
            <w:r w:rsidRPr="00E4499D">
              <w:t xml:space="preserve">This module </w:t>
            </w:r>
            <w:r w:rsidRPr="00E4499D">
              <w:rPr>
                <w:b/>
              </w:rPr>
              <w:t>should</w:t>
            </w:r>
            <w:r w:rsidRPr="00E4499D">
              <w:t xml:space="preserve"> collect textual documents according to specifically defined taxonomy related to the online illegal trafficking domain</w:t>
            </w:r>
          </w:p>
        </w:tc>
      </w:tr>
      <w:tr w:rsidR="00237DA9" w:rsidRPr="00E4499D" w14:paraId="27BF00F4" w14:textId="77777777" w:rsidTr="00A36550">
        <w:tc>
          <w:tcPr>
            <w:tcW w:w="1975" w:type="dxa"/>
            <w:shd w:val="clear" w:color="auto" w:fill="4F81BD" w:themeFill="accent1"/>
            <w:vAlign w:val="center"/>
          </w:tcPr>
          <w:p w14:paraId="01CEB90C"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729DB894" w14:textId="77777777" w:rsidR="00237DA9" w:rsidRPr="00E4499D" w:rsidRDefault="00237DA9" w:rsidP="001E51D3">
            <w:r w:rsidRPr="00E4499D">
              <w:t>Functional</w:t>
            </w:r>
          </w:p>
        </w:tc>
      </w:tr>
      <w:tr w:rsidR="00237DA9" w:rsidRPr="00E4499D" w14:paraId="34B8822F" w14:textId="77777777" w:rsidTr="00A36550">
        <w:tc>
          <w:tcPr>
            <w:tcW w:w="1975" w:type="dxa"/>
            <w:shd w:val="clear" w:color="auto" w:fill="4F81BD" w:themeFill="accent1"/>
            <w:vAlign w:val="center"/>
          </w:tcPr>
          <w:p w14:paraId="65944C82"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0547F617" w14:textId="154047E5" w:rsidR="00237DA9" w:rsidRPr="00E4499D" w:rsidRDefault="00237DA9" w:rsidP="001E51D3">
            <w:r w:rsidRPr="00E4499D">
              <w:rPr>
                <w:noProof/>
              </w:rPr>
              <w:t xml:space="preserve">Successfull </w:t>
            </w:r>
            <w:r w:rsidRPr="00E4499D">
              <w:t>categorization of textual documents according to taxonomy</w:t>
            </w:r>
          </w:p>
        </w:tc>
      </w:tr>
      <w:tr w:rsidR="00237DA9" w:rsidRPr="00E4499D" w14:paraId="60C6524C" w14:textId="77777777" w:rsidTr="00A36550">
        <w:tc>
          <w:tcPr>
            <w:tcW w:w="1975" w:type="dxa"/>
            <w:shd w:val="clear" w:color="auto" w:fill="4F81BD" w:themeFill="accent1"/>
            <w:vAlign w:val="center"/>
          </w:tcPr>
          <w:p w14:paraId="256716E6"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7EE63684" w14:textId="77777777" w:rsidR="00237DA9" w:rsidRPr="00E4499D" w:rsidRDefault="00237DA9" w:rsidP="001E51D3">
            <w:r w:rsidRPr="00E4499D">
              <w:rPr>
                <w:highlight w:val="cyan"/>
              </w:rPr>
              <w:t>UC1-SC1</w:t>
            </w:r>
          </w:p>
        </w:tc>
      </w:tr>
      <w:tr w:rsidR="00237DA9" w:rsidRPr="00E4499D" w14:paraId="3F62486E" w14:textId="77777777" w:rsidTr="00A36550">
        <w:tc>
          <w:tcPr>
            <w:tcW w:w="1975" w:type="dxa"/>
            <w:shd w:val="clear" w:color="auto" w:fill="4F81BD" w:themeFill="accent1"/>
            <w:vAlign w:val="center"/>
          </w:tcPr>
          <w:p w14:paraId="335020A0"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24006CFF" w14:textId="77777777" w:rsidR="00237DA9" w:rsidRPr="00E4499D" w:rsidRDefault="00237DA9" w:rsidP="001E51D3">
            <w:r w:rsidRPr="00E4499D">
              <w:t>EXPSYS</w:t>
            </w:r>
          </w:p>
        </w:tc>
      </w:tr>
    </w:tbl>
    <w:p w14:paraId="38817CFA" w14:textId="77777777" w:rsidR="00237DA9" w:rsidRPr="00E4499D" w:rsidRDefault="00237DA9" w:rsidP="00237DA9">
      <w:pPr>
        <w:rPr>
          <w:rFonts w:cstheme="majorHAnsi"/>
          <w:lang w:eastAsia="it-IT"/>
        </w:rPr>
      </w:pPr>
    </w:p>
    <w:p w14:paraId="5AA45491" w14:textId="77777777" w:rsidR="00237DA9" w:rsidRPr="00E4499D" w:rsidRDefault="00237DA9" w:rsidP="00237DA9">
      <w:pPr>
        <w:rPr>
          <w:lang w:eastAsia="it-IT"/>
        </w:rPr>
      </w:pPr>
    </w:p>
    <w:p w14:paraId="6D4D1F08" w14:textId="5A51ED7C" w:rsidR="00237DA9" w:rsidRPr="001C6ED5" w:rsidRDefault="00237DA9" w:rsidP="00237DA9">
      <w:pPr>
        <w:pStyle w:val="Heading4"/>
        <w:tabs>
          <w:tab w:val="clear" w:pos="907"/>
        </w:tabs>
        <w:spacing w:line="276" w:lineRule="auto"/>
        <w:ind w:left="864" w:hanging="864"/>
        <w:rPr>
          <w:rFonts w:cstheme="majorHAnsi"/>
        </w:rPr>
      </w:pPr>
      <w:r w:rsidRPr="001C6ED5">
        <w:rPr>
          <w:rFonts w:cstheme="majorHAnsi"/>
        </w:rPr>
        <w:t xml:space="preserve">Multilingual text Analysis - Entities Extraction </w:t>
      </w:r>
    </w:p>
    <w:p w14:paraId="42AC6660" w14:textId="77777777" w:rsidR="00237DA9" w:rsidRPr="00E4499D" w:rsidRDefault="00237DA9" w:rsidP="00237DA9">
      <w:pPr>
        <w:tabs>
          <w:tab w:val="left" w:pos="540"/>
        </w:tabs>
        <w:rPr>
          <w:rFonts w:cstheme="majorHAnsi"/>
          <w:b/>
          <w:i/>
          <w:lang w:eastAsia="it-IT"/>
        </w:rPr>
      </w:pPr>
    </w:p>
    <w:tbl>
      <w:tblPr>
        <w:tblStyle w:val="TableGrid1"/>
        <w:tblW w:w="9072" w:type="dxa"/>
        <w:tblInd w:w="108" w:type="dxa"/>
        <w:tblLayout w:type="fixed"/>
        <w:tblLook w:val="04A0" w:firstRow="1" w:lastRow="0" w:firstColumn="1" w:lastColumn="0" w:noHBand="0" w:noVBand="1"/>
      </w:tblPr>
      <w:tblGrid>
        <w:gridCol w:w="1975"/>
        <w:gridCol w:w="7097"/>
      </w:tblGrid>
      <w:tr w:rsidR="00237DA9" w:rsidRPr="00E4499D" w14:paraId="42920975" w14:textId="77777777" w:rsidTr="00A36550">
        <w:tc>
          <w:tcPr>
            <w:tcW w:w="1975" w:type="dxa"/>
            <w:shd w:val="clear" w:color="auto" w:fill="4F81BD" w:themeFill="accent1"/>
            <w:vAlign w:val="center"/>
          </w:tcPr>
          <w:p w14:paraId="6AE03D13" w14:textId="77777777" w:rsidR="00237DA9" w:rsidRPr="00A36550" w:rsidRDefault="00237DA9"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3793F7B1" w14:textId="77777777" w:rsidR="00237DA9" w:rsidRPr="00E4499D" w:rsidRDefault="00237DA9" w:rsidP="001E51D3">
            <w:r w:rsidRPr="00E4499D">
              <w:t>REQ- XX</w:t>
            </w:r>
          </w:p>
        </w:tc>
      </w:tr>
      <w:tr w:rsidR="00237DA9" w:rsidRPr="00E4499D" w14:paraId="4C8DF386" w14:textId="77777777" w:rsidTr="00A36550">
        <w:tc>
          <w:tcPr>
            <w:tcW w:w="1975" w:type="dxa"/>
            <w:shd w:val="clear" w:color="auto" w:fill="4F81BD" w:themeFill="accent1"/>
            <w:vAlign w:val="center"/>
          </w:tcPr>
          <w:p w14:paraId="7781A445" w14:textId="77777777" w:rsidR="00237DA9" w:rsidRPr="00A36550" w:rsidRDefault="00237DA9"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4387D1F1" w14:textId="40B40034" w:rsidR="00237DA9" w:rsidRPr="00E4499D" w:rsidRDefault="00185C91" w:rsidP="001E51D3">
            <w:r>
              <w:rPr>
                <w:lang w:val="en-US"/>
              </w:rPr>
              <w:t>REQ-MTA-2</w:t>
            </w:r>
          </w:p>
        </w:tc>
      </w:tr>
      <w:tr w:rsidR="00237DA9" w:rsidRPr="00E4499D" w14:paraId="38041A96" w14:textId="77777777" w:rsidTr="00A36550">
        <w:tc>
          <w:tcPr>
            <w:tcW w:w="1975" w:type="dxa"/>
            <w:shd w:val="clear" w:color="auto" w:fill="4F81BD" w:themeFill="accent1"/>
            <w:vAlign w:val="center"/>
          </w:tcPr>
          <w:p w14:paraId="7CC447DF"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1106414E" w14:textId="77777777" w:rsidR="00237DA9" w:rsidRPr="00E4499D" w:rsidRDefault="00237DA9" w:rsidP="001E51D3">
            <w:r w:rsidRPr="00E4499D">
              <w:t xml:space="preserve">This module </w:t>
            </w:r>
            <w:r w:rsidRPr="00E4499D">
              <w:rPr>
                <w:b/>
              </w:rPr>
              <w:t>should</w:t>
            </w:r>
            <w:r w:rsidRPr="00E4499D">
              <w:t xml:space="preserve"> recognize People, Organizations and Places specifically defined around the online illegal trafficking domain</w:t>
            </w:r>
          </w:p>
        </w:tc>
      </w:tr>
      <w:tr w:rsidR="00237DA9" w:rsidRPr="00E4499D" w14:paraId="68DF856A" w14:textId="77777777" w:rsidTr="00A36550">
        <w:tc>
          <w:tcPr>
            <w:tcW w:w="1975" w:type="dxa"/>
            <w:shd w:val="clear" w:color="auto" w:fill="4F81BD" w:themeFill="accent1"/>
            <w:vAlign w:val="center"/>
          </w:tcPr>
          <w:p w14:paraId="107CD0C0"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1F610A94" w14:textId="77777777" w:rsidR="00237DA9" w:rsidRPr="00E4499D" w:rsidRDefault="00237DA9" w:rsidP="001E51D3">
            <w:r w:rsidRPr="00E4499D">
              <w:t>Functional</w:t>
            </w:r>
          </w:p>
        </w:tc>
      </w:tr>
      <w:tr w:rsidR="00237DA9" w:rsidRPr="00E4499D" w14:paraId="74D251B0" w14:textId="77777777" w:rsidTr="00A36550">
        <w:tc>
          <w:tcPr>
            <w:tcW w:w="1975" w:type="dxa"/>
            <w:shd w:val="clear" w:color="auto" w:fill="4F81BD" w:themeFill="accent1"/>
            <w:vAlign w:val="center"/>
          </w:tcPr>
          <w:p w14:paraId="620E0F71"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50735D62" w14:textId="2F6A7308" w:rsidR="00237DA9" w:rsidRPr="00E4499D" w:rsidRDefault="00237DA9" w:rsidP="001E51D3">
            <w:r w:rsidRPr="00E4499D">
              <w:rPr>
                <w:noProof/>
              </w:rPr>
              <w:t xml:space="preserve">Successfull </w:t>
            </w:r>
            <w:r w:rsidRPr="00E4499D">
              <w:t>recognition of standard entities (People, Organizations and Places)</w:t>
            </w:r>
          </w:p>
        </w:tc>
      </w:tr>
      <w:tr w:rsidR="00237DA9" w:rsidRPr="00E4499D" w14:paraId="0CD8FDC8" w14:textId="77777777" w:rsidTr="00A36550">
        <w:tc>
          <w:tcPr>
            <w:tcW w:w="1975" w:type="dxa"/>
            <w:shd w:val="clear" w:color="auto" w:fill="4F81BD" w:themeFill="accent1"/>
            <w:vAlign w:val="center"/>
          </w:tcPr>
          <w:p w14:paraId="4394CC04"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3E6391B1" w14:textId="77777777" w:rsidR="00237DA9" w:rsidRPr="00E4499D" w:rsidRDefault="00237DA9" w:rsidP="001E51D3">
            <w:r w:rsidRPr="00E4499D">
              <w:rPr>
                <w:highlight w:val="cyan"/>
              </w:rPr>
              <w:t>UC1-SC1</w:t>
            </w:r>
          </w:p>
        </w:tc>
      </w:tr>
      <w:tr w:rsidR="00237DA9" w:rsidRPr="00E4499D" w14:paraId="093E63BD" w14:textId="77777777" w:rsidTr="00A36550">
        <w:tc>
          <w:tcPr>
            <w:tcW w:w="1975" w:type="dxa"/>
            <w:shd w:val="clear" w:color="auto" w:fill="4F81BD" w:themeFill="accent1"/>
            <w:vAlign w:val="center"/>
          </w:tcPr>
          <w:p w14:paraId="7B8CAA42"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5E6CA68D" w14:textId="77777777" w:rsidR="00237DA9" w:rsidRPr="00E4499D" w:rsidRDefault="00237DA9" w:rsidP="001E51D3">
            <w:r w:rsidRPr="00E4499D">
              <w:t>EXPSYS</w:t>
            </w:r>
          </w:p>
        </w:tc>
      </w:tr>
    </w:tbl>
    <w:p w14:paraId="39850E72" w14:textId="77777777" w:rsidR="00237DA9" w:rsidRPr="00E4499D" w:rsidRDefault="00237DA9" w:rsidP="00237DA9">
      <w:pPr>
        <w:rPr>
          <w:rFonts w:cstheme="majorHAnsi"/>
          <w:lang w:eastAsia="it-IT"/>
        </w:rPr>
      </w:pPr>
    </w:p>
    <w:p w14:paraId="4087FB83" w14:textId="77777777" w:rsidR="00237DA9" w:rsidRPr="00E4499D" w:rsidRDefault="00237DA9" w:rsidP="00237DA9">
      <w:pPr>
        <w:rPr>
          <w:lang w:eastAsia="it-IT"/>
        </w:rPr>
      </w:pPr>
    </w:p>
    <w:p w14:paraId="3BC8B119" w14:textId="5451F1CD" w:rsidR="00237DA9" w:rsidRPr="001C6ED5" w:rsidRDefault="00237DA9" w:rsidP="00237DA9">
      <w:pPr>
        <w:pStyle w:val="Heading4"/>
        <w:tabs>
          <w:tab w:val="clear" w:pos="907"/>
        </w:tabs>
        <w:spacing w:line="276" w:lineRule="auto"/>
        <w:ind w:left="864" w:hanging="864"/>
        <w:rPr>
          <w:rFonts w:cstheme="majorHAnsi"/>
        </w:rPr>
      </w:pPr>
      <w:r w:rsidRPr="001C6ED5">
        <w:rPr>
          <w:rFonts w:cstheme="majorHAnsi"/>
        </w:rPr>
        <w:t xml:space="preserve">Multilingual text Analysis - Stylometric analysis </w:t>
      </w:r>
    </w:p>
    <w:p w14:paraId="1D3EE420" w14:textId="77777777" w:rsidR="00237DA9" w:rsidRPr="00E4499D" w:rsidRDefault="00237DA9" w:rsidP="00237DA9">
      <w:pPr>
        <w:tabs>
          <w:tab w:val="left" w:pos="540"/>
        </w:tabs>
        <w:rPr>
          <w:rFonts w:cstheme="majorHAnsi"/>
          <w:b/>
          <w:i/>
          <w:lang w:eastAsia="it-IT"/>
        </w:rPr>
      </w:pPr>
    </w:p>
    <w:tbl>
      <w:tblPr>
        <w:tblStyle w:val="TableGrid1"/>
        <w:tblW w:w="9072" w:type="dxa"/>
        <w:tblInd w:w="108" w:type="dxa"/>
        <w:tblLayout w:type="fixed"/>
        <w:tblLook w:val="04A0" w:firstRow="1" w:lastRow="0" w:firstColumn="1" w:lastColumn="0" w:noHBand="0" w:noVBand="1"/>
      </w:tblPr>
      <w:tblGrid>
        <w:gridCol w:w="1975"/>
        <w:gridCol w:w="7097"/>
      </w:tblGrid>
      <w:tr w:rsidR="00237DA9" w:rsidRPr="00E4499D" w14:paraId="4E649458" w14:textId="77777777" w:rsidTr="00A36550">
        <w:tc>
          <w:tcPr>
            <w:tcW w:w="1975" w:type="dxa"/>
            <w:shd w:val="clear" w:color="auto" w:fill="4F81BD" w:themeFill="accent1"/>
            <w:vAlign w:val="center"/>
          </w:tcPr>
          <w:p w14:paraId="10C26383" w14:textId="77777777" w:rsidR="00237DA9" w:rsidRPr="00A36550" w:rsidRDefault="00237DA9"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0C7061CC" w14:textId="77777777" w:rsidR="00237DA9" w:rsidRPr="00E4499D" w:rsidRDefault="00237DA9" w:rsidP="001E51D3">
            <w:r w:rsidRPr="00E4499D">
              <w:t>REQ- XX</w:t>
            </w:r>
          </w:p>
        </w:tc>
      </w:tr>
      <w:tr w:rsidR="00237DA9" w:rsidRPr="00E4499D" w14:paraId="1B713897" w14:textId="77777777" w:rsidTr="00A36550">
        <w:tc>
          <w:tcPr>
            <w:tcW w:w="1975" w:type="dxa"/>
            <w:shd w:val="clear" w:color="auto" w:fill="4F81BD" w:themeFill="accent1"/>
            <w:vAlign w:val="center"/>
          </w:tcPr>
          <w:p w14:paraId="039BC785" w14:textId="77777777" w:rsidR="00237DA9" w:rsidRPr="00A36550" w:rsidRDefault="00237DA9"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0A41DABD" w14:textId="31DE7903" w:rsidR="00237DA9" w:rsidRPr="00E4499D" w:rsidRDefault="00185C91" w:rsidP="001E51D3">
            <w:r>
              <w:rPr>
                <w:lang w:val="en-US"/>
              </w:rPr>
              <w:t>REQ-MTA-3</w:t>
            </w:r>
          </w:p>
        </w:tc>
      </w:tr>
      <w:tr w:rsidR="00237DA9" w:rsidRPr="00E4499D" w14:paraId="4FE18D80" w14:textId="77777777" w:rsidTr="00A36550">
        <w:tc>
          <w:tcPr>
            <w:tcW w:w="1975" w:type="dxa"/>
            <w:shd w:val="clear" w:color="auto" w:fill="4F81BD" w:themeFill="accent1"/>
            <w:vAlign w:val="center"/>
          </w:tcPr>
          <w:p w14:paraId="6194A79C"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lastRenderedPageBreak/>
              <w:t>Description</w:t>
            </w:r>
          </w:p>
        </w:tc>
        <w:tc>
          <w:tcPr>
            <w:tcW w:w="7097" w:type="dxa"/>
          </w:tcPr>
          <w:p w14:paraId="1EEEF2B3" w14:textId="77777777" w:rsidR="00237DA9" w:rsidRPr="00E4499D" w:rsidRDefault="00237DA9" w:rsidP="001E51D3">
            <w:r w:rsidRPr="00E4499D">
              <w:t xml:space="preserve">Given a set of at least X documents by an author, the system </w:t>
            </w:r>
            <w:r w:rsidRPr="00E4499D">
              <w:rPr>
                <w:b/>
              </w:rPr>
              <w:t>should</w:t>
            </w:r>
            <w:r w:rsidRPr="00E4499D">
              <w:t xml:space="preserve"> be able to tag a new document as likely being written by the same author</w:t>
            </w:r>
          </w:p>
        </w:tc>
      </w:tr>
      <w:tr w:rsidR="00237DA9" w:rsidRPr="00E4499D" w14:paraId="48297497" w14:textId="77777777" w:rsidTr="00A36550">
        <w:tc>
          <w:tcPr>
            <w:tcW w:w="1975" w:type="dxa"/>
            <w:shd w:val="clear" w:color="auto" w:fill="4F81BD" w:themeFill="accent1"/>
            <w:vAlign w:val="center"/>
          </w:tcPr>
          <w:p w14:paraId="1AFE447D"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279632D9" w14:textId="77777777" w:rsidR="00237DA9" w:rsidRPr="00E4499D" w:rsidRDefault="00237DA9" w:rsidP="001E51D3">
            <w:r w:rsidRPr="00E4499D">
              <w:t>Functional</w:t>
            </w:r>
          </w:p>
        </w:tc>
      </w:tr>
      <w:tr w:rsidR="00237DA9" w:rsidRPr="00E4499D" w14:paraId="73A350B1" w14:textId="77777777" w:rsidTr="00A36550">
        <w:tc>
          <w:tcPr>
            <w:tcW w:w="1975" w:type="dxa"/>
            <w:shd w:val="clear" w:color="auto" w:fill="4F81BD" w:themeFill="accent1"/>
            <w:vAlign w:val="center"/>
          </w:tcPr>
          <w:p w14:paraId="796AA2D0"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0AF4FD3A" w14:textId="77777777" w:rsidR="00237DA9" w:rsidRPr="00E4499D" w:rsidRDefault="00237DA9" w:rsidP="001E51D3">
            <w:r w:rsidRPr="00E4499D">
              <w:t>The service performs a stylometric analysis of the document with estimated similarity to known author(s).</w:t>
            </w:r>
          </w:p>
        </w:tc>
      </w:tr>
      <w:tr w:rsidR="00237DA9" w:rsidRPr="00E4499D" w14:paraId="31DC47DA" w14:textId="77777777" w:rsidTr="00A36550">
        <w:tc>
          <w:tcPr>
            <w:tcW w:w="1975" w:type="dxa"/>
            <w:shd w:val="clear" w:color="auto" w:fill="4F81BD" w:themeFill="accent1"/>
            <w:vAlign w:val="center"/>
          </w:tcPr>
          <w:p w14:paraId="5B5B8019"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604E2B34" w14:textId="77777777" w:rsidR="00237DA9" w:rsidRPr="00E4499D" w:rsidRDefault="00237DA9" w:rsidP="001E51D3">
            <w:r w:rsidRPr="00E4499D">
              <w:rPr>
                <w:highlight w:val="cyan"/>
              </w:rPr>
              <w:t>UC1-SC1</w:t>
            </w:r>
          </w:p>
        </w:tc>
      </w:tr>
      <w:tr w:rsidR="00237DA9" w:rsidRPr="00E4499D" w14:paraId="30EAE168" w14:textId="77777777" w:rsidTr="00A36550">
        <w:tc>
          <w:tcPr>
            <w:tcW w:w="1975" w:type="dxa"/>
            <w:shd w:val="clear" w:color="auto" w:fill="4F81BD" w:themeFill="accent1"/>
            <w:vAlign w:val="center"/>
          </w:tcPr>
          <w:p w14:paraId="6ABD477D"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7A6C89AE" w14:textId="77777777" w:rsidR="00237DA9" w:rsidRPr="00E4499D" w:rsidRDefault="00237DA9" w:rsidP="001E51D3">
            <w:r w:rsidRPr="00E4499D">
              <w:t>EXPSYS</w:t>
            </w:r>
          </w:p>
        </w:tc>
      </w:tr>
    </w:tbl>
    <w:p w14:paraId="54EDE582" w14:textId="77777777" w:rsidR="00237DA9" w:rsidRPr="00E4499D" w:rsidRDefault="00237DA9" w:rsidP="00816188">
      <w:pPr>
        <w:rPr>
          <w:highlight w:val="yellow"/>
          <w:lang w:eastAsia="it-IT"/>
        </w:rPr>
      </w:pPr>
    </w:p>
    <w:p w14:paraId="76E3F505" w14:textId="77777777" w:rsidR="00816188" w:rsidRPr="00E4499D" w:rsidRDefault="00816188" w:rsidP="00816188">
      <w:pPr>
        <w:rPr>
          <w:rFonts w:cstheme="majorHAnsi"/>
          <w:lang w:eastAsia="it-IT"/>
        </w:rPr>
      </w:pPr>
    </w:p>
    <w:p w14:paraId="523C1A51" w14:textId="70EEADCD" w:rsidR="00816188" w:rsidRPr="00E4499D" w:rsidRDefault="00816188" w:rsidP="00816188">
      <w:pPr>
        <w:pStyle w:val="Heading3"/>
      </w:pPr>
      <w:bookmarkStart w:id="50" w:name="_Toc532247270"/>
      <w:r w:rsidRPr="00E4499D">
        <w:t>Image and video analysis (</w:t>
      </w:r>
      <w:r w:rsidRPr="00E4499D">
        <w:rPr>
          <w:b w:val="0"/>
          <w:highlight w:val="yellow"/>
        </w:rPr>
        <w:t>CERTH</w:t>
      </w:r>
      <w:r w:rsidRPr="00E4499D">
        <w:t>)</w:t>
      </w:r>
      <w:bookmarkEnd w:id="50"/>
    </w:p>
    <w:p w14:paraId="66CA8764" w14:textId="116E8F61" w:rsidR="00816188" w:rsidRPr="00E4499D" w:rsidRDefault="00816188" w:rsidP="00816188">
      <w:pPr>
        <w:rPr>
          <w:lang w:eastAsia="it-IT"/>
        </w:rPr>
      </w:pPr>
      <w:r w:rsidRPr="00E4499D">
        <w:rPr>
          <w:highlight w:val="yellow"/>
          <w:lang w:eastAsia="it-IT"/>
        </w:rPr>
        <w:t>@CERTH: define T6.2 modules and requirements</w:t>
      </w:r>
    </w:p>
    <w:p w14:paraId="02B8EBBC" w14:textId="1E48C2CD" w:rsidR="00816188" w:rsidRPr="001C6ED5" w:rsidRDefault="004B3A89" w:rsidP="00816188">
      <w:pPr>
        <w:pStyle w:val="Heading4"/>
        <w:tabs>
          <w:tab w:val="clear" w:pos="907"/>
        </w:tabs>
        <w:spacing w:line="276" w:lineRule="auto"/>
        <w:ind w:left="864" w:hanging="864"/>
        <w:rPr>
          <w:rFonts w:cstheme="majorHAnsi"/>
        </w:rPr>
      </w:pPr>
      <w:bookmarkStart w:id="51" w:name="_Hlk532247326"/>
      <w:r w:rsidRPr="001C6ED5">
        <w:rPr>
          <w:rFonts w:cstheme="majorHAnsi"/>
        </w:rPr>
        <w:t>Object recognition</w:t>
      </w:r>
      <w:r w:rsidR="00816188" w:rsidRPr="001C6ED5">
        <w:rPr>
          <w:rFonts w:cstheme="majorHAnsi"/>
        </w:rPr>
        <w:t xml:space="preserve"> </w:t>
      </w:r>
      <w:bookmarkEnd w:id="51"/>
    </w:p>
    <w:p w14:paraId="0B384E10" w14:textId="19BC530E" w:rsidR="00816188" w:rsidRPr="00E4499D" w:rsidRDefault="004B3A89" w:rsidP="004B3A89">
      <w:pPr>
        <w:tabs>
          <w:tab w:val="left" w:pos="540"/>
        </w:tabs>
        <w:rPr>
          <w:rFonts w:cstheme="majorHAnsi"/>
          <w:lang w:eastAsia="it-IT"/>
        </w:rPr>
      </w:pPr>
      <w:r w:rsidRPr="00E4499D">
        <w:rPr>
          <w:rFonts w:cstheme="majorHAnsi"/>
          <w:lang w:eastAsia="it-IT"/>
        </w:rPr>
        <w:t>The goal is to locate and identify the real-world objects that may be presented in the visual medium. ANITA aims at introducing effective and time-efficient generic object localization and recognition methods, exploiting multiple-level contextual information in a complementary way to global and local visual information. For achieving this, multiple-level contextual information is going to be exploited, in complementary way to global and local visual features. The latter will be realized by the design and implementation of appropriate probabilistic and kernel-based algorithms, which will be further reinforced by ensemble learning techniques.</w:t>
      </w:r>
    </w:p>
    <w:p w14:paraId="68CB052B" w14:textId="040EC868" w:rsidR="007D3AA1" w:rsidRPr="00E4499D" w:rsidRDefault="007D3AA1" w:rsidP="004B3A89">
      <w:pPr>
        <w:tabs>
          <w:tab w:val="left" w:pos="540"/>
        </w:tabs>
        <w:rPr>
          <w:rFonts w:cstheme="majorHAnsi"/>
          <w:b/>
          <w:i/>
          <w:lang w:eastAsia="it-IT"/>
        </w:rPr>
      </w:pPr>
      <w:r w:rsidRPr="00E4499D">
        <w:rPr>
          <w:rFonts w:cstheme="majorHAnsi"/>
          <w:b/>
          <w:i/>
          <w:lang w:eastAsia="it-IT"/>
        </w:rPr>
        <w:t xml:space="preserve">Object recognition </w:t>
      </w:r>
      <w:r w:rsidR="00D70EC7" w:rsidRPr="00E4499D">
        <w:rPr>
          <w:rFonts w:cstheme="majorHAnsi"/>
          <w:b/>
          <w:i/>
          <w:lang w:eastAsia="it-IT"/>
        </w:rPr>
        <w:t>–</w:t>
      </w:r>
      <w:r w:rsidRPr="00E4499D">
        <w:rPr>
          <w:rFonts w:cstheme="majorHAnsi"/>
          <w:b/>
          <w:i/>
          <w:lang w:eastAsia="it-IT"/>
        </w:rPr>
        <w:t xml:space="preserve"> </w:t>
      </w:r>
      <w:r w:rsidR="00D70EC7" w:rsidRPr="00E4499D">
        <w:rPr>
          <w:rFonts w:cstheme="majorHAnsi"/>
          <w:b/>
          <w:i/>
          <w:lang w:eastAsia="it-IT"/>
        </w:rPr>
        <w:t xml:space="preserve">Detect </w:t>
      </w:r>
      <w:r w:rsidR="00A71AB9" w:rsidRPr="00E4499D">
        <w:rPr>
          <w:rFonts w:cstheme="majorHAnsi"/>
          <w:b/>
          <w:i/>
          <w:lang w:eastAsia="it-IT"/>
        </w:rPr>
        <w:t>and recognise relevant objects</w:t>
      </w:r>
    </w:p>
    <w:tbl>
      <w:tblPr>
        <w:tblStyle w:val="TableGrid1"/>
        <w:tblW w:w="9072" w:type="dxa"/>
        <w:tblInd w:w="108" w:type="dxa"/>
        <w:tblLayout w:type="fixed"/>
        <w:tblLook w:val="04A0" w:firstRow="1" w:lastRow="0" w:firstColumn="1" w:lastColumn="0" w:noHBand="0" w:noVBand="1"/>
      </w:tblPr>
      <w:tblGrid>
        <w:gridCol w:w="1975"/>
        <w:gridCol w:w="7097"/>
      </w:tblGrid>
      <w:tr w:rsidR="004B3A89" w:rsidRPr="00E4499D" w14:paraId="5D9B6609" w14:textId="77777777" w:rsidTr="00A36550">
        <w:tc>
          <w:tcPr>
            <w:tcW w:w="1975" w:type="dxa"/>
            <w:shd w:val="clear" w:color="auto" w:fill="4F81BD" w:themeFill="accent1"/>
            <w:vAlign w:val="center"/>
          </w:tcPr>
          <w:p w14:paraId="6F2D36F7" w14:textId="77777777" w:rsidR="004B3A89" w:rsidRPr="00A36550" w:rsidRDefault="004B3A89" w:rsidP="004E2389">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34A29E30" w14:textId="77777777" w:rsidR="004B3A89" w:rsidRPr="00E4499D" w:rsidRDefault="004B3A89" w:rsidP="004E2389">
            <w:r w:rsidRPr="00E4499D">
              <w:t>REQ- XX</w:t>
            </w:r>
          </w:p>
        </w:tc>
      </w:tr>
      <w:tr w:rsidR="004B3A89" w:rsidRPr="00E4499D" w14:paraId="5D83EB92" w14:textId="77777777" w:rsidTr="00A36550">
        <w:tc>
          <w:tcPr>
            <w:tcW w:w="1975" w:type="dxa"/>
            <w:shd w:val="clear" w:color="auto" w:fill="4F81BD" w:themeFill="accent1"/>
            <w:vAlign w:val="center"/>
          </w:tcPr>
          <w:p w14:paraId="2DA655DD" w14:textId="77777777" w:rsidR="004B3A89" w:rsidRPr="00A36550" w:rsidRDefault="004B3A89" w:rsidP="004E2389">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6138DD05" w14:textId="541F4E5E" w:rsidR="004B3A89" w:rsidRPr="00E4499D" w:rsidRDefault="00F7263F" w:rsidP="004E2389">
            <w:r w:rsidRPr="00E4499D">
              <w:t>REQ-</w:t>
            </w:r>
            <w:r w:rsidR="009E0E12">
              <w:t>OR</w:t>
            </w:r>
            <w:r w:rsidR="00DB3099">
              <w:t>M</w:t>
            </w:r>
            <w:r w:rsidR="009E0E12">
              <w:t>-1</w:t>
            </w:r>
          </w:p>
        </w:tc>
      </w:tr>
      <w:tr w:rsidR="004B3A89" w:rsidRPr="00E4499D" w14:paraId="6BC53102" w14:textId="77777777" w:rsidTr="00A36550">
        <w:tc>
          <w:tcPr>
            <w:tcW w:w="1975" w:type="dxa"/>
            <w:shd w:val="clear" w:color="auto" w:fill="4F81BD" w:themeFill="accent1"/>
            <w:vAlign w:val="center"/>
          </w:tcPr>
          <w:p w14:paraId="28F12951" w14:textId="77777777" w:rsidR="004B3A89" w:rsidRPr="00A36550" w:rsidRDefault="004B3A89"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46CAC3C5" w14:textId="683FF9AD" w:rsidR="004B3A89" w:rsidRPr="00E4499D" w:rsidRDefault="004B3A89" w:rsidP="004E2389">
            <w:r w:rsidRPr="00E4499D">
              <w:t xml:space="preserve">This module </w:t>
            </w:r>
            <w:r w:rsidR="00E669BF" w:rsidRPr="00E669BF">
              <w:rPr>
                <w:b/>
              </w:rPr>
              <w:t>must</w:t>
            </w:r>
            <w:r w:rsidRPr="00E4499D">
              <w:t xml:space="preserve"> detect and recognise relevant objects in image and video content</w:t>
            </w:r>
          </w:p>
        </w:tc>
      </w:tr>
      <w:tr w:rsidR="004B3A89" w:rsidRPr="00E4499D" w14:paraId="4DCFBCC6" w14:textId="77777777" w:rsidTr="00A36550">
        <w:tc>
          <w:tcPr>
            <w:tcW w:w="1975" w:type="dxa"/>
            <w:shd w:val="clear" w:color="auto" w:fill="4F81BD" w:themeFill="accent1"/>
            <w:vAlign w:val="center"/>
          </w:tcPr>
          <w:p w14:paraId="06F60EC5" w14:textId="77777777" w:rsidR="004B3A89" w:rsidRPr="00A36550" w:rsidRDefault="004B3A89"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28A1448E" w14:textId="77777777" w:rsidR="004B3A89" w:rsidRPr="00E4499D" w:rsidRDefault="004B3A89" w:rsidP="004E2389">
            <w:r w:rsidRPr="00E4499D">
              <w:t>Functional</w:t>
            </w:r>
          </w:p>
        </w:tc>
      </w:tr>
      <w:tr w:rsidR="004B3A89" w:rsidRPr="00E4499D" w14:paraId="01BD7C06" w14:textId="77777777" w:rsidTr="00A36550">
        <w:tc>
          <w:tcPr>
            <w:tcW w:w="1975" w:type="dxa"/>
            <w:shd w:val="clear" w:color="auto" w:fill="4F81BD" w:themeFill="accent1"/>
            <w:vAlign w:val="center"/>
          </w:tcPr>
          <w:p w14:paraId="3589D2D2" w14:textId="77777777" w:rsidR="004B3A89" w:rsidRPr="00A36550" w:rsidRDefault="004B3A89"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0369826F" w14:textId="77777777" w:rsidR="004B3A89" w:rsidRPr="00E4499D" w:rsidRDefault="004B3A89" w:rsidP="004E2389">
            <w:r w:rsidRPr="00E4499D">
              <w:t>Demonstrated ability of the module to detect objects under various circumstances (i.e. rotation, scaling and partially occluded images).</w:t>
            </w:r>
          </w:p>
        </w:tc>
      </w:tr>
      <w:tr w:rsidR="004B3A89" w:rsidRPr="00E4499D" w14:paraId="327D9414" w14:textId="77777777" w:rsidTr="00A36550">
        <w:tc>
          <w:tcPr>
            <w:tcW w:w="1975" w:type="dxa"/>
            <w:shd w:val="clear" w:color="auto" w:fill="4F81BD" w:themeFill="accent1"/>
            <w:vAlign w:val="center"/>
          </w:tcPr>
          <w:p w14:paraId="5D4B9F49" w14:textId="77777777" w:rsidR="004B3A89" w:rsidRPr="00A36550" w:rsidRDefault="004B3A89"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392A9AB3" w14:textId="5CF745EB" w:rsidR="004B3A89" w:rsidRPr="00E4499D" w:rsidRDefault="004B3A89" w:rsidP="004E2389">
            <w:r w:rsidRPr="00E4499D">
              <w:t>UC1-SC1, UC2-SC-1,</w:t>
            </w:r>
            <w:r w:rsidR="0044001A" w:rsidRPr="00E4499D">
              <w:t xml:space="preserve"> </w:t>
            </w:r>
            <w:r w:rsidRPr="00E4499D">
              <w:t>UC2-SC-2, UC3-SC1, UC3-SC2</w:t>
            </w:r>
          </w:p>
        </w:tc>
      </w:tr>
      <w:tr w:rsidR="004B3A89" w:rsidRPr="00E4499D" w14:paraId="74CBA8BC" w14:textId="77777777" w:rsidTr="00A36550">
        <w:tc>
          <w:tcPr>
            <w:tcW w:w="1975" w:type="dxa"/>
            <w:shd w:val="clear" w:color="auto" w:fill="4F81BD" w:themeFill="accent1"/>
            <w:vAlign w:val="center"/>
          </w:tcPr>
          <w:p w14:paraId="16A68EF2" w14:textId="77777777" w:rsidR="004B3A89" w:rsidRPr="00A36550" w:rsidRDefault="004B3A89"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0EC69EED" w14:textId="77777777" w:rsidR="004B3A89" w:rsidRPr="00E4499D" w:rsidRDefault="004B3A89" w:rsidP="004E2389">
            <w:r w:rsidRPr="00E4499D">
              <w:t>CERTH</w:t>
            </w:r>
          </w:p>
        </w:tc>
      </w:tr>
      <w:tr w:rsidR="004B3A89" w:rsidRPr="00E4499D" w14:paraId="60D8B58D" w14:textId="77777777" w:rsidTr="00A36550">
        <w:tc>
          <w:tcPr>
            <w:tcW w:w="1975" w:type="dxa"/>
            <w:shd w:val="clear" w:color="auto" w:fill="4F81BD" w:themeFill="accent1"/>
            <w:vAlign w:val="center"/>
          </w:tcPr>
          <w:p w14:paraId="44152ECE" w14:textId="77777777" w:rsidR="004B3A89" w:rsidRPr="00A36550" w:rsidRDefault="004B3A89"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7BB16E12" w14:textId="77777777" w:rsidR="004B3A89" w:rsidRPr="00E4499D" w:rsidRDefault="004B3A89" w:rsidP="004E2389">
            <w:r w:rsidRPr="00E4499D">
              <w:t>06/12/2018</w:t>
            </w:r>
          </w:p>
        </w:tc>
      </w:tr>
    </w:tbl>
    <w:p w14:paraId="5E22C904" w14:textId="2C4BC2D8" w:rsidR="004B3A89" w:rsidRPr="00E4499D" w:rsidRDefault="00AD2E5C" w:rsidP="004B3A89">
      <w:pPr>
        <w:tabs>
          <w:tab w:val="left" w:pos="540"/>
        </w:tabs>
        <w:rPr>
          <w:rFonts w:cstheme="majorHAnsi"/>
          <w:lang w:eastAsia="it-IT"/>
        </w:rPr>
      </w:pPr>
      <w:r w:rsidRPr="00E4499D">
        <w:rPr>
          <w:rFonts w:cstheme="majorHAnsi"/>
          <w:b/>
          <w:i/>
          <w:lang w:eastAsia="it-IT"/>
        </w:rPr>
        <w:t>Object recognition – Output Content</w:t>
      </w:r>
    </w:p>
    <w:tbl>
      <w:tblPr>
        <w:tblStyle w:val="TableGrid1"/>
        <w:tblW w:w="9072" w:type="dxa"/>
        <w:tblInd w:w="108" w:type="dxa"/>
        <w:tblLayout w:type="fixed"/>
        <w:tblLook w:val="04A0" w:firstRow="1" w:lastRow="0" w:firstColumn="1" w:lastColumn="0" w:noHBand="0" w:noVBand="1"/>
      </w:tblPr>
      <w:tblGrid>
        <w:gridCol w:w="1975"/>
        <w:gridCol w:w="7097"/>
      </w:tblGrid>
      <w:tr w:rsidR="004B3A89" w:rsidRPr="00E4499D" w14:paraId="38F08EC2" w14:textId="77777777" w:rsidTr="00A36550">
        <w:tc>
          <w:tcPr>
            <w:tcW w:w="1975" w:type="dxa"/>
            <w:shd w:val="clear" w:color="auto" w:fill="4F81BD" w:themeFill="accent1"/>
            <w:vAlign w:val="center"/>
          </w:tcPr>
          <w:p w14:paraId="406CFE3B" w14:textId="77777777" w:rsidR="004B3A89" w:rsidRPr="00A36550" w:rsidRDefault="004B3A89" w:rsidP="004E2389">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3061F494" w14:textId="77777777" w:rsidR="004B3A89" w:rsidRPr="00E4499D" w:rsidRDefault="004B3A89" w:rsidP="004E2389">
            <w:r w:rsidRPr="00E4499D">
              <w:t>REQ- XXX</w:t>
            </w:r>
          </w:p>
        </w:tc>
      </w:tr>
      <w:tr w:rsidR="004B3A89" w:rsidRPr="00E4499D" w14:paraId="37EE0F90" w14:textId="77777777" w:rsidTr="00A36550">
        <w:tc>
          <w:tcPr>
            <w:tcW w:w="1975" w:type="dxa"/>
            <w:shd w:val="clear" w:color="auto" w:fill="4F81BD" w:themeFill="accent1"/>
            <w:vAlign w:val="center"/>
          </w:tcPr>
          <w:p w14:paraId="7FA17CC4" w14:textId="77777777" w:rsidR="004B3A89" w:rsidRPr="00A36550" w:rsidRDefault="004B3A89" w:rsidP="004E2389">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lastRenderedPageBreak/>
              <w:t>Requirement Id</w:t>
            </w:r>
          </w:p>
        </w:tc>
        <w:tc>
          <w:tcPr>
            <w:tcW w:w="7097" w:type="dxa"/>
          </w:tcPr>
          <w:p w14:paraId="713C78AA" w14:textId="500E5173" w:rsidR="004B3A89" w:rsidRPr="00E4499D" w:rsidRDefault="00E669BF" w:rsidP="004E2389">
            <w:r w:rsidRPr="00E4499D">
              <w:t>REQ-</w:t>
            </w:r>
            <w:r>
              <w:t>OR</w:t>
            </w:r>
            <w:r w:rsidR="00DB3099">
              <w:t>M</w:t>
            </w:r>
            <w:r>
              <w:t>-2</w:t>
            </w:r>
          </w:p>
        </w:tc>
      </w:tr>
      <w:tr w:rsidR="004B3A89" w:rsidRPr="00E4499D" w14:paraId="465A28CF" w14:textId="77777777" w:rsidTr="00A36550">
        <w:tc>
          <w:tcPr>
            <w:tcW w:w="1975" w:type="dxa"/>
            <w:shd w:val="clear" w:color="auto" w:fill="4F81BD" w:themeFill="accent1"/>
            <w:vAlign w:val="center"/>
          </w:tcPr>
          <w:p w14:paraId="42D7E041" w14:textId="77777777" w:rsidR="004B3A89" w:rsidRPr="00A36550" w:rsidRDefault="004B3A89"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6EC2E864" w14:textId="77777777" w:rsidR="004B3A89" w:rsidRPr="00E4499D" w:rsidRDefault="004B3A89" w:rsidP="004E2389">
            <w:pPr>
              <w:autoSpaceDE w:val="0"/>
              <w:autoSpaceDN w:val="0"/>
              <w:adjustRightInd w:val="0"/>
              <w:rPr>
                <w:rFonts w:ascii="Calibri" w:hAnsi="Calibri" w:cs="Calibri"/>
              </w:rPr>
            </w:pPr>
            <w:r w:rsidRPr="00E4499D">
              <w:rPr>
                <w:rFonts w:ascii="Calibri" w:hAnsi="Calibri" w:cs="Calibri"/>
              </w:rPr>
              <w:t xml:space="preserve">The output of the Object detection module </w:t>
            </w:r>
            <w:r w:rsidRPr="00E4499D">
              <w:rPr>
                <w:rFonts w:ascii="Calibri" w:hAnsi="Calibri" w:cs="Calibri"/>
                <w:b/>
              </w:rPr>
              <w:t>must</w:t>
            </w:r>
            <w:r w:rsidRPr="00E4499D">
              <w:rPr>
                <w:rFonts w:ascii="Calibri" w:hAnsi="Calibri" w:cs="Calibri"/>
              </w:rPr>
              <w:t xml:space="preserve"> be ROI, a bounding box and utf-8 data</w:t>
            </w:r>
          </w:p>
        </w:tc>
      </w:tr>
      <w:tr w:rsidR="004B3A89" w:rsidRPr="00E4499D" w14:paraId="418D5120" w14:textId="77777777" w:rsidTr="00A36550">
        <w:tc>
          <w:tcPr>
            <w:tcW w:w="1975" w:type="dxa"/>
            <w:shd w:val="clear" w:color="auto" w:fill="4F81BD" w:themeFill="accent1"/>
            <w:vAlign w:val="center"/>
          </w:tcPr>
          <w:p w14:paraId="0BDC5702" w14:textId="77777777" w:rsidR="004B3A89" w:rsidRPr="00A36550" w:rsidRDefault="004B3A89"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1F0297FC" w14:textId="77777777" w:rsidR="004B3A89" w:rsidRPr="00E4499D" w:rsidRDefault="004B3A89" w:rsidP="004E2389">
            <w:r w:rsidRPr="00E4499D">
              <w:t>Functional</w:t>
            </w:r>
          </w:p>
        </w:tc>
      </w:tr>
      <w:tr w:rsidR="004B3A89" w:rsidRPr="00E4499D" w14:paraId="4162C349" w14:textId="77777777" w:rsidTr="00A36550">
        <w:tc>
          <w:tcPr>
            <w:tcW w:w="1975" w:type="dxa"/>
            <w:shd w:val="clear" w:color="auto" w:fill="4F81BD" w:themeFill="accent1"/>
            <w:vAlign w:val="center"/>
          </w:tcPr>
          <w:p w14:paraId="656E0367" w14:textId="77777777" w:rsidR="004B3A89" w:rsidRPr="00A36550" w:rsidRDefault="004B3A89"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48856AE6" w14:textId="77777777" w:rsidR="004B3A89" w:rsidRPr="00E4499D" w:rsidRDefault="004B3A89" w:rsidP="004E2389">
            <w:pPr>
              <w:autoSpaceDE w:val="0"/>
              <w:autoSpaceDN w:val="0"/>
              <w:adjustRightInd w:val="0"/>
              <w:rPr>
                <w:rFonts w:ascii="Calibri" w:hAnsi="Calibri" w:cs="Calibri"/>
              </w:rPr>
            </w:pPr>
            <w:r w:rsidRPr="00E4499D">
              <w:rPr>
                <w:rFonts w:ascii="Calibri" w:hAnsi="Calibri" w:cs="Calibri"/>
              </w:rPr>
              <w:t>The requirement shall be met if a ROI, a bounding box and utf-8 encoded data is provided as output from this module.</w:t>
            </w:r>
          </w:p>
        </w:tc>
      </w:tr>
      <w:tr w:rsidR="004B3A89" w:rsidRPr="00E4499D" w14:paraId="0569E8FB" w14:textId="77777777" w:rsidTr="00A36550">
        <w:tc>
          <w:tcPr>
            <w:tcW w:w="1975" w:type="dxa"/>
            <w:shd w:val="clear" w:color="auto" w:fill="4F81BD" w:themeFill="accent1"/>
            <w:vAlign w:val="center"/>
          </w:tcPr>
          <w:p w14:paraId="04EA972C" w14:textId="77777777" w:rsidR="004B3A89" w:rsidRPr="00A36550" w:rsidRDefault="004B3A89"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36B629AF" w14:textId="09A86ED0" w:rsidR="004B3A89" w:rsidRPr="00E4499D" w:rsidRDefault="004B3A89" w:rsidP="004E2389">
            <w:r w:rsidRPr="00E4499D">
              <w:t>UC1-SC1, UC2-SC-1,</w:t>
            </w:r>
            <w:r w:rsidR="0044001A" w:rsidRPr="00E4499D">
              <w:t xml:space="preserve"> </w:t>
            </w:r>
            <w:r w:rsidRPr="00E4499D">
              <w:t>UC2-SC-2, UC3-SC1, UC3-SC2</w:t>
            </w:r>
          </w:p>
        </w:tc>
      </w:tr>
      <w:tr w:rsidR="004B3A89" w:rsidRPr="00E4499D" w14:paraId="4B475BE6" w14:textId="77777777" w:rsidTr="00A36550">
        <w:tc>
          <w:tcPr>
            <w:tcW w:w="1975" w:type="dxa"/>
            <w:shd w:val="clear" w:color="auto" w:fill="4F81BD" w:themeFill="accent1"/>
            <w:vAlign w:val="center"/>
          </w:tcPr>
          <w:p w14:paraId="4B1BA6D2" w14:textId="77777777" w:rsidR="004B3A89" w:rsidRPr="00A36550" w:rsidRDefault="004B3A89"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7EDBA49F" w14:textId="77777777" w:rsidR="004B3A89" w:rsidRPr="00E4499D" w:rsidRDefault="004B3A89" w:rsidP="004E2389">
            <w:r w:rsidRPr="00E4499D">
              <w:t>CERTH</w:t>
            </w:r>
          </w:p>
        </w:tc>
      </w:tr>
      <w:tr w:rsidR="004B3A89" w:rsidRPr="00E4499D" w14:paraId="25EE9E90" w14:textId="77777777" w:rsidTr="00A36550">
        <w:tc>
          <w:tcPr>
            <w:tcW w:w="1975" w:type="dxa"/>
            <w:shd w:val="clear" w:color="auto" w:fill="4F81BD" w:themeFill="accent1"/>
            <w:vAlign w:val="center"/>
          </w:tcPr>
          <w:p w14:paraId="0B9D7561" w14:textId="77777777" w:rsidR="004B3A89" w:rsidRPr="00A36550" w:rsidRDefault="004B3A89"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32ACB027" w14:textId="77777777" w:rsidR="004B3A89" w:rsidRPr="00E4499D" w:rsidRDefault="004B3A89" w:rsidP="004E2389">
            <w:r w:rsidRPr="00E4499D">
              <w:t>06/12/2018</w:t>
            </w:r>
          </w:p>
        </w:tc>
      </w:tr>
    </w:tbl>
    <w:p w14:paraId="6CF2F9FB" w14:textId="0A578C51" w:rsidR="004B3A89" w:rsidRPr="00E4499D" w:rsidRDefault="004B3A89" w:rsidP="004B3A89">
      <w:pPr>
        <w:tabs>
          <w:tab w:val="left" w:pos="540"/>
        </w:tabs>
        <w:rPr>
          <w:rFonts w:cstheme="majorHAnsi"/>
          <w:lang w:eastAsia="it-IT"/>
        </w:rPr>
      </w:pPr>
    </w:p>
    <w:p w14:paraId="08BB031F" w14:textId="30C48400" w:rsidR="00425B83" w:rsidRPr="00E4499D" w:rsidRDefault="00425B83" w:rsidP="00425B83">
      <w:pPr>
        <w:pStyle w:val="Heading4"/>
        <w:tabs>
          <w:tab w:val="clear" w:pos="907"/>
        </w:tabs>
        <w:spacing w:line="276" w:lineRule="auto"/>
        <w:ind w:left="864" w:hanging="864"/>
        <w:rPr>
          <w:rFonts w:cstheme="majorHAnsi"/>
        </w:rPr>
      </w:pPr>
      <w:bookmarkStart w:id="52" w:name="_Hlk532249970"/>
      <w:r w:rsidRPr="00E4499D">
        <w:rPr>
          <w:rFonts w:cstheme="majorHAnsi"/>
          <w:highlight w:val="yellow"/>
        </w:rPr>
        <w:t>Concept detection</w:t>
      </w:r>
      <w:r w:rsidRPr="00E4499D">
        <w:rPr>
          <w:rFonts w:cstheme="majorHAnsi"/>
        </w:rPr>
        <w:t xml:space="preserve"> </w:t>
      </w:r>
      <w:bookmarkEnd w:id="52"/>
    </w:p>
    <w:p w14:paraId="09737210" w14:textId="26406C14" w:rsidR="00425B83" w:rsidRPr="00E4499D" w:rsidRDefault="00425B83" w:rsidP="00425B83">
      <w:pPr>
        <w:tabs>
          <w:tab w:val="left" w:pos="540"/>
        </w:tabs>
        <w:rPr>
          <w:rFonts w:cstheme="majorHAnsi"/>
          <w:lang w:eastAsia="it-IT"/>
        </w:rPr>
      </w:pPr>
      <w:r w:rsidRPr="00E4499D">
        <w:rPr>
          <w:rFonts w:cstheme="majorHAnsi"/>
          <w:lang w:eastAsia="it-IT"/>
        </w:rPr>
        <w:t>The objective is to robustly detect a wide range of high-level semantic entities that are included in the visual medium. These entities may correspond to many different levels of semantic granularity or abstraction, e.g. ranging from specific object types to individual scene categories. In particular, ANITA will develop a large-scale visual-based semantic concept detection framework, taking significantly into account the respective scalability issues that are expected to be present in the domain of illegal trafficking-related activities.</w:t>
      </w:r>
    </w:p>
    <w:p w14:paraId="107EF809" w14:textId="4168A338" w:rsidR="00425B83" w:rsidRPr="00E4499D" w:rsidRDefault="00AD2E5C" w:rsidP="00425B83">
      <w:pPr>
        <w:tabs>
          <w:tab w:val="left" w:pos="540"/>
        </w:tabs>
        <w:rPr>
          <w:rFonts w:cstheme="majorHAnsi"/>
          <w:b/>
          <w:i/>
          <w:lang w:eastAsia="it-IT"/>
        </w:rPr>
      </w:pPr>
      <w:r w:rsidRPr="00E4499D">
        <w:rPr>
          <w:rFonts w:cstheme="majorHAnsi"/>
          <w:b/>
          <w:i/>
          <w:lang w:eastAsia="it-IT"/>
        </w:rPr>
        <w:t xml:space="preserve">Concept detection </w:t>
      </w:r>
      <w:r w:rsidR="003A5688" w:rsidRPr="00E4499D">
        <w:rPr>
          <w:rFonts w:cstheme="majorHAnsi"/>
          <w:b/>
          <w:i/>
          <w:lang w:eastAsia="it-IT"/>
        </w:rPr>
        <w:t>–</w:t>
      </w:r>
      <w:r w:rsidRPr="00E4499D">
        <w:rPr>
          <w:rFonts w:cstheme="majorHAnsi"/>
          <w:b/>
          <w:i/>
          <w:lang w:eastAsia="it-IT"/>
        </w:rPr>
        <w:t xml:space="preserve"> </w:t>
      </w:r>
      <w:r w:rsidR="003A5688" w:rsidRPr="00E4499D">
        <w:rPr>
          <w:rFonts w:cstheme="majorHAnsi"/>
          <w:b/>
          <w:i/>
          <w:lang w:eastAsia="it-IT"/>
        </w:rPr>
        <w:t>Detect and recognise concepts</w:t>
      </w:r>
    </w:p>
    <w:tbl>
      <w:tblPr>
        <w:tblStyle w:val="TableGrid1"/>
        <w:tblW w:w="9072" w:type="dxa"/>
        <w:tblInd w:w="108" w:type="dxa"/>
        <w:tblLayout w:type="fixed"/>
        <w:tblLook w:val="04A0" w:firstRow="1" w:lastRow="0" w:firstColumn="1" w:lastColumn="0" w:noHBand="0" w:noVBand="1"/>
      </w:tblPr>
      <w:tblGrid>
        <w:gridCol w:w="1975"/>
        <w:gridCol w:w="7097"/>
      </w:tblGrid>
      <w:tr w:rsidR="00425B83" w:rsidRPr="00E4499D" w14:paraId="5DAC0888" w14:textId="77777777" w:rsidTr="00A36550">
        <w:tc>
          <w:tcPr>
            <w:tcW w:w="1975" w:type="dxa"/>
            <w:shd w:val="clear" w:color="auto" w:fill="4F81BD" w:themeFill="accent1"/>
            <w:vAlign w:val="center"/>
          </w:tcPr>
          <w:p w14:paraId="59AE84A8" w14:textId="77777777" w:rsidR="00425B83" w:rsidRPr="00A36550" w:rsidRDefault="00425B83" w:rsidP="004E2389">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172410FA" w14:textId="77777777" w:rsidR="00425B83" w:rsidRPr="00E4499D" w:rsidRDefault="00425B83" w:rsidP="004E2389">
            <w:r w:rsidRPr="00E4499D">
              <w:t>REQ- XXX</w:t>
            </w:r>
          </w:p>
        </w:tc>
      </w:tr>
      <w:tr w:rsidR="00425B83" w:rsidRPr="00E4499D" w14:paraId="555C059C" w14:textId="77777777" w:rsidTr="00A36550">
        <w:tc>
          <w:tcPr>
            <w:tcW w:w="1975" w:type="dxa"/>
            <w:shd w:val="clear" w:color="auto" w:fill="4F81BD" w:themeFill="accent1"/>
            <w:vAlign w:val="center"/>
          </w:tcPr>
          <w:p w14:paraId="2BD02EB6" w14:textId="77777777" w:rsidR="00425B83" w:rsidRPr="00A36550" w:rsidRDefault="00425B83" w:rsidP="004E2389">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6C9CC5C5" w14:textId="1DED4596" w:rsidR="00425B83" w:rsidRPr="00E4499D" w:rsidRDefault="00DB3099" w:rsidP="004E2389">
            <w:r w:rsidRPr="00E4499D">
              <w:t>REQ-</w:t>
            </w:r>
            <w:r>
              <w:t>CDRM-1</w:t>
            </w:r>
          </w:p>
        </w:tc>
      </w:tr>
      <w:tr w:rsidR="00425B83" w:rsidRPr="00E4499D" w14:paraId="29842170" w14:textId="77777777" w:rsidTr="00A36550">
        <w:tc>
          <w:tcPr>
            <w:tcW w:w="1975" w:type="dxa"/>
            <w:shd w:val="clear" w:color="auto" w:fill="4F81BD" w:themeFill="accent1"/>
            <w:vAlign w:val="center"/>
          </w:tcPr>
          <w:p w14:paraId="46501301" w14:textId="77777777" w:rsidR="00425B83" w:rsidRPr="00A36550" w:rsidRDefault="00425B83"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5C6BAACB" w14:textId="32464CE2" w:rsidR="00425B83" w:rsidRPr="00E4499D" w:rsidRDefault="00425B83" w:rsidP="00421C4E">
            <w:pPr>
              <w:autoSpaceDE w:val="0"/>
              <w:autoSpaceDN w:val="0"/>
              <w:adjustRightInd w:val="0"/>
            </w:pPr>
            <w:r w:rsidRPr="00E4499D">
              <w:rPr>
                <w:rFonts w:ascii="Calibri" w:hAnsi="Calibri" w:cs="Calibri"/>
              </w:rPr>
              <w:t xml:space="preserve">The Concept Detection and Recognition Module </w:t>
            </w:r>
            <w:r w:rsidRPr="00E4499D">
              <w:rPr>
                <w:rFonts w:ascii="Calibri" w:hAnsi="Calibri" w:cs="Calibri"/>
                <w:b/>
              </w:rPr>
              <w:t>should</w:t>
            </w:r>
            <w:r w:rsidRPr="00E4499D">
              <w:rPr>
                <w:rFonts w:ascii="Calibri" w:hAnsi="Calibri" w:cs="Calibri"/>
              </w:rPr>
              <w:t xml:space="preserve"> detect and</w:t>
            </w:r>
            <w:r w:rsidR="00421C4E">
              <w:rPr>
                <w:rFonts w:ascii="Calibri" w:hAnsi="Calibri" w:cs="Calibri"/>
              </w:rPr>
              <w:t xml:space="preserve"> </w:t>
            </w:r>
            <w:r w:rsidRPr="00E4499D">
              <w:rPr>
                <w:rFonts w:ascii="Calibri" w:hAnsi="Calibri" w:cs="Calibri"/>
              </w:rPr>
              <w:t xml:space="preserve">recognize concepts that are present in </w:t>
            </w:r>
            <w:r w:rsidRPr="00E4499D">
              <w:t>the domain of illegal trafficking-related activities</w:t>
            </w:r>
          </w:p>
        </w:tc>
      </w:tr>
      <w:tr w:rsidR="00425B83" w:rsidRPr="00E4499D" w14:paraId="0628A77D" w14:textId="77777777" w:rsidTr="00A36550">
        <w:tc>
          <w:tcPr>
            <w:tcW w:w="1975" w:type="dxa"/>
            <w:shd w:val="clear" w:color="auto" w:fill="4F81BD" w:themeFill="accent1"/>
            <w:vAlign w:val="center"/>
          </w:tcPr>
          <w:p w14:paraId="4D038A8C" w14:textId="77777777" w:rsidR="00425B83" w:rsidRPr="00A36550" w:rsidRDefault="00425B83"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1BE6F3EE" w14:textId="77777777" w:rsidR="00425B83" w:rsidRPr="00E4499D" w:rsidRDefault="00425B83" w:rsidP="004E2389">
            <w:r w:rsidRPr="00E4499D">
              <w:t>Functional</w:t>
            </w:r>
          </w:p>
        </w:tc>
      </w:tr>
      <w:tr w:rsidR="00425B83" w:rsidRPr="00E4499D" w14:paraId="57C69B2E" w14:textId="77777777" w:rsidTr="00A36550">
        <w:tc>
          <w:tcPr>
            <w:tcW w:w="1975" w:type="dxa"/>
            <w:shd w:val="clear" w:color="auto" w:fill="4F81BD" w:themeFill="accent1"/>
            <w:vAlign w:val="center"/>
          </w:tcPr>
          <w:p w14:paraId="60AE1876" w14:textId="77777777" w:rsidR="00425B83" w:rsidRPr="00A36550" w:rsidRDefault="00425B83"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11ED4D99" w14:textId="77777777" w:rsidR="00425B83" w:rsidRPr="00E4499D" w:rsidRDefault="00425B83" w:rsidP="004E2389">
            <w:pPr>
              <w:autoSpaceDE w:val="0"/>
              <w:autoSpaceDN w:val="0"/>
              <w:adjustRightInd w:val="0"/>
              <w:rPr>
                <w:rFonts w:ascii="Calibri" w:hAnsi="Calibri" w:cs="Calibri"/>
              </w:rPr>
            </w:pPr>
            <w:r w:rsidRPr="00E4499D">
              <w:rPr>
                <w:rFonts w:ascii="Calibri" w:hAnsi="Calibri" w:cs="Calibri"/>
              </w:rPr>
              <w:t>The requirement shall be met if the module can detect concepts and classify image/video input as a specific concept category.</w:t>
            </w:r>
          </w:p>
        </w:tc>
      </w:tr>
      <w:tr w:rsidR="00425B83" w:rsidRPr="00E4499D" w14:paraId="153FA8F0" w14:textId="77777777" w:rsidTr="00A36550">
        <w:tc>
          <w:tcPr>
            <w:tcW w:w="1975" w:type="dxa"/>
            <w:shd w:val="clear" w:color="auto" w:fill="4F81BD" w:themeFill="accent1"/>
            <w:vAlign w:val="center"/>
          </w:tcPr>
          <w:p w14:paraId="793C212E" w14:textId="77777777" w:rsidR="00425B83" w:rsidRPr="00A36550" w:rsidRDefault="00425B83"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12D1CA04" w14:textId="266EF48C" w:rsidR="00425B83" w:rsidRPr="00E4499D" w:rsidRDefault="00425B83" w:rsidP="004E2389">
            <w:r w:rsidRPr="00E4499D">
              <w:t>UC1-SC1, UC2-SC-1,</w:t>
            </w:r>
            <w:r w:rsidR="0044001A" w:rsidRPr="00E4499D">
              <w:t xml:space="preserve"> </w:t>
            </w:r>
            <w:r w:rsidRPr="00E4499D">
              <w:t>UC2-SC-2, UC3-SC1, UC3-SC2</w:t>
            </w:r>
          </w:p>
        </w:tc>
      </w:tr>
      <w:tr w:rsidR="00425B83" w:rsidRPr="00E4499D" w14:paraId="4F668607" w14:textId="77777777" w:rsidTr="00A36550">
        <w:tc>
          <w:tcPr>
            <w:tcW w:w="1975" w:type="dxa"/>
            <w:shd w:val="clear" w:color="auto" w:fill="4F81BD" w:themeFill="accent1"/>
            <w:vAlign w:val="center"/>
          </w:tcPr>
          <w:p w14:paraId="4640BC7B" w14:textId="77777777" w:rsidR="00425B83" w:rsidRPr="00A36550" w:rsidRDefault="00425B83"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3C8B847D" w14:textId="77777777" w:rsidR="00425B83" w:rsidRPr="00E4499D" w:rsidRDefault="00425B83" w:rsidP="004E2389">
            <w:r w:rsidRPr="00E4499D">
              <w:t>CERTH</w:t>
            </w:r>
          </w:p>
        </w:tc>
      </w:tr>
      <w:tr w:rsidR="00425B83" w:rsidRPr="00E4499D" w14:paraId="10567122" w14:textId="77777777" w:rsidTr="00A36550">
        <w:tc>
          <w:tcPr>
            <w:tcW w:w="1975" w:type="dxa"/>
            <w:shd w:val="clear" w:color="auto" w:fill="4F81BD" w:themeFill="accent1"/>
            <w:vAlign w:val="center"/>
          </w:tcPr>
          <w:p w14:paraId="2B30937C" w14:textId="77777777" w:rsidR="00425B83" w:rsidRPr="00E4499D" w:rsidRDefault="00425B83" w:rsidP="004E2389">
            <w:pPr>
              <w:tabs>
                <w:tab w:val="left" w:pos="6465"/>
              </w:tabs>
              <w:spacing w:line="259" w:lineRule="auto"/>
              <w:rPr>
                <w:rFonts w:ascii="Calibri" w:hAnsi="Calibri" w:cs="Arial"/>
                <w:b/>
                <w:color w:val="000000"/>
              </w:rPr>
            </w:pPr>
            <w:r w:rsidRPr="00A36550">
              <w:rPr>
                <w:rFonts w:ascii="Calibri" w:hAnsi="Calibri" w:cs="Arial"/>
                <w:b/>
                <w:color w:val="FFFFFF" w:themeColor="background1"/>
              </w:rPr>
              <w:t>Last Update</w:t>
            </w:r>
          </w:p>
        </w:tc>
        <w:tc>
          <w:tcPr>
            <w:tcW w:w="7097" w:type="dxa"/>
          </w:tcPr>
          <w:p w14:paraId="0196C6D4" w14:textId="77777777" w:rsidR="00425B83" w:rsidRPr="00E4499D" w:rsidRDefault="00425B83" w:rsidP="004E2389">
            <w:r w:rsidRPr="00E4499D">
              <w:t>06/12/2018</w:t>
            </w:r>
          </w:p>
        </w:tc>
      </w:tr>
    </w:tbl>
    <w:p w14:paraId="64102028" w14:textId="5FD7650A" w:rsidR="00425B83" w:rsidRPr="00E4499D" w:rsidRDefault="00425B83" w:rsidP="00425B83">
      <w:pPr>
        <w:tabs>
          <w:tab w:val="left" w:pos="540"/>
        </w:tabs>
        <w:rPr>
          <w:rFonts w:cstheme="majorHAnsi"/>
          <w:lang w:eastAsia="it-IT"/>
        </w:rPr>
      </w:pPr>
    </w:p>
    <w:p w14:paraId="654C121D" w14:textId="0B287023" w:rsidR="00425B83" w:rsidRPr="00E4499D" w:rsidRDefault="003A5688" w:rsidP="00425B83">
      <w:pPr>
        <w:tabs>
          <w:tab w:val="left" w:pos="540"/>
        </w:tabs>
        <w:rPr>
          <w:rFonts w:cstheme="majorHAnsi"/>
          <w:lang w:eastAsia="it-IT"/>
        </w:rPr>
      </w:pPr>
      <w:r w:rsidRPr="00E4499D">
        <w:rPr>
          <w:rFonts w:cstheme="majorHAnsi"/>
          <w:b/>
          <w:i/>
          <w:lang w:eastAsia="it-IT"/>
        </w:rPr>
        <w:t>Concept detection – Produce hierarchical concept structure</w:t>
      </w:r>
    </w:p>
    <w:tbl>
      <w:tblPr>
        <w:tblStyle w:val="TableGrid1"/>
        <w:tblW w:w="9072" w:type="dxa"/>
        <w:tblInd w:w="108" w:type="dxa"/>
        <w:tblLayout w:type="fixed"/>
        <w:tblLook w:val="04A0" w:firstRow="1" w:lastRow="0" w:firstColumn="1" w:lastColumn="0" w:noHBand="0" w:noVBand="1"/>
      </w:tblPr>
      <w:tblGrid>
        <w:gridCol w:w="1975"/>
        <w:gridCol w:w="7097"/>
      </w:tblGrid>
      <w:tr w:rsidR="00425B83" w:rsidRPr="00E4499D" w14:paraId="1C285FCC" w14:textId="77777777" w:rsidTr="00A36550">
        <w:tc>
          <w:tcPr>
            <w:tcW w:w="1975" w:type="dxa"/>
            <w:shd w:val="clear" w:color="auto" w:fill="4F81BD" w:themeFill="accent1"/>
            <w:vAlign w:val="center"/>
          </w:tcPr>
          <w:p w14:paraId="36D052D4" w14:textId="77777777" w:rsidR="00425B83" w:rsidRPr="00A36550" w:rsidRDefault="00425B83" w:rsidP="004E2389">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71065CF0" w14:textId="77777777" w:rsidR="00425B83" w:rsidRPr="00E4499D" w:rsidRDefault="00425B83" w:rsidP="004E2389">
            <w:r w:rsidRPr="00E4499D">
              <w:t>REQ- XXX</w:t>
            </w:r>
          </w:p>
        </w:tc>
      </w:tr>
      <w:tr w:rsidR="00425B83" w:rsidRPr="00E4499D" w14:paraId="5C00ACB6" w14:textId="77777777" w:rsidTr="00A36550">
        <w:tc>
          <w:tcPr>
            <w:tcW w:w="1975" w:type="dxa"/>
            <w:shd w:val="clear" w:color="auto" w:fill="4F81BD" w:themeFill="accent1"/>
            <w:vAlign w:val="center"/>
          </w:tcPr>
          <w:p w14:paraId="53EFCB48" w14:textId="77777777" w:rsidR="00425B83" w:rsidRPr="00A36550" w:rsidRDefault="00425B83" w:rsidP="004E2389">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31566F82" w14:textId="7F37F5C7" w:rsidR="00425B83" w:rsidRPr="00E4499D" w:rsidRDefault="00185C91" w:rsidP="004E2389">
            <w:r w:rsidRPr="00E4499D">
              <w:t>REQ-</w:t>
            </w:r>
            <w:r>
              <w:t>CDRM-2</w:t>
            </w:r>
          </w:p>
        </w:tc>
      </w:tr>
      <w:tr w:rsidR="00425B83" w:rsidRPr="00E4499D" w14:paraId="43FC3881" w14:textId="77777777" w:rsidTr="00A36550">
        <w:tc>
          <w:tcPr>
            <w:tcW w:w="1975" w:type="dxa"/>
            <w:shd w:val="clear" w:color="auto" w:fill="4F81BD" w:themeFill="accent1"/>
            <w:vAlign w:val="center"/>
          </w:tcPr>
          <w:p w14:paraId="20EE9DD5" w14:textId="77777777" w:rsidR="00425B83" w:rsidRPr="00A36550" w:rsidRDefault="00425B83"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lastRenderedPageBreak/>
              <w:t>Description</w:t>
            </w:r>
          </w:p>
        </w:tc>
        <w:tc>
          <w:tcPr>
            <w:tcW w:w="7097" w:type="dxa"/>
          </w:tcPr>
          <w:p w14:paraId="7D29B470" w14:textId="77777777" w:rsidR="00425B83" w:rsidRPr="00E4499D" w:rsidRDefault="00425B83" w:rsidP="004E2389">
            <w:pPr>
              <w:autoSpaceDE w:val="0"/>
              <w:autoSpaceDN w:val="0"/>
              <w:adjustRightInd w:val="0"/>
            </w:pPr>
            <w:r w:rsidRPr="00E4499D">
              <w:rPr>
                <w:rFonts w:ascii="Calibri" w:hAnsi="Calibri" w:cs="Calibri"/>
              </w:rPr>
              <w:t xml:space="preserve">The Concept Detection and Recognition Module </w:t>
            </w:r>
            <w:r w:rsidRPr="00E4499D">
              <w:rPr>
                <w:rFonts w:ascii="Calibri" w:hAnsi="Calibri" w:cs="Calibri"/>
                <w:b/>
              </w:rPr>
              <w:t>must</w:t>
            </w:r>
            <w:r w:rsidRPr="00E4499D">
              <w:rPr>
                <w:rFonts w:ascii="Calibri" w:hAnsi="Calibri" w:cs="Calibri"/>
              </w:rPr>
              <w:t xml:space="preserve"> produce as output a concept library that can will be utilized from Event Detection module</w:t>
            </w:r>
            <w:r w:rsidRPr="00E4499D">
              <w:t>.</w:t>
            </w:r>
          </w:p>
        </w:tc>
      </w:tr>
      <w:tr w:rsidR="00425B83" w:rsidRPr="00E4499D" w14:paraId="38D99F44" w14:textId="77777777" w:rsidTr="00A36550">
        <w:tc>
          <w:tcPr>
            <w:tcW w:w="1975" w:type="dxa"/>
            <w:shd w:val="clear" w:color="auto" w:fill="4F81BD" w:themeFill="accent1"/>
            <w:vAlign w:val="center"/>
          </w:tcPr>
          <w:p w14:paraId="3E10849B" w14:textId="77777777" w:rsidR="00425B83" w:rsidRPr="00A36550" w:rsidRDefault="00425B83"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1ABBFCB0" w14:textId="77777777" w:rsidR="00425B83" w:rsidRPr="00E4499D" w:rsidRDefault="00425B83" w:rsidP="004E2389">
            <w:r w:rsidRPr="00E4499D">
              <w:t>Functional</w:t>
            </w:r>
          </w:p>
        </w:tc>
      </w:tr>
      <w:tr w:rsidR="00425B83" w:rsidRPr="00E4499D" w14:paraId="4CBD8844" w14:textId="77777777" w:rsidTr="00A36550">
        <w:tc>
          <w:tcPr>
            <w:tcW w:w="1975" w:type="dxa"/>
            <w:shd w:val="clear" w:color="auto" w:fill="4F81BD" w:themeFill="accent1"/>
            <w:vAlign w:val="center"/>
          </w:tcPr>
          <w:p w14:paraId="0FBFB771" w14:textId="77777777" w:rsidR="00425B83" w:rsidRPr="00A36550" w:rsidRDefault="00425B83"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48ED2552" w14:textId="77777777" w:rsidR="00425B83" w:rsidRPr="00E4499D" w:rsidRDefault="00425B83" w:rsidP="004E2389">
            <w:pPr>
              <w:autoSpaceDE w:val="0"/>
              <w:autoSpaceDN w:val="0"/>
              <w:adjustRightInd w:val="0"/>
              <w:rPr>
                <w:rFonts w:ascii="Calibri" w:hAnsi="Calibri" w:cs="Calibri"/>
              </w:rPr>
            </w:pPr>
            <w:r w:rsidRPr="00E4499D">
              <w:rPr>
                <w:rFonts w:ascii="Calibri" w:hAnsi="Calibri" w:cs="Calibri"/>
              </w:rPr>
              <w:t>The requirement shall be met if the module produces a hierarchical structure of concepts (library) that can be used for event detection based on multiple concepts.</w:t>
            </w:r>
          </w:p>
        </w:tc>
      </w:tr>
      <w:tr w:rsidR="00425B83" w:rsidRPr="00E4499D" w14:paraId="5E823949" w14:textId="77777777" w:rsidTr="00A36550">
        <w:tc>
          <w:tcPr>
            <w:tcW w:w="1975" w:type="dxa"/>
            <w:shd w:val="clear" w:color="auto" w:fill="4F81BD" w:themeFill="accent1"/>
            <w:vAlign w:val="center"/>
          </w:tcPr>
          <w:p w14:paraId="1E216B80" w14:textId="77777777" w:rsidR="00425B83" w:rsidRPr="00A36550" w:rsidRDefault="00425B83"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0325DC54" w14:textId="15422AC1" w:rsidR="00425B83" w:rsidRPr="00E4499D" w:rsidRDefault="00425B83" w:rsidP="004E2389">
            <w:r w:rsidRPr="00E4499D">
              <w:t>UC1-SC1, UC2-SC-1,</w:t>
            </w:r>
            <w:r w:rsidR="0044001A" w:rsidRPr="00E4499D">
              <w:t xml:space="preserve"> </w:t>
            </w:r>
            <w:r w:rsidRPr="00E4499D">
              <w:t>UC2-SC-2, UC3-SC1, UC3-SC2</w:t>
            </w:r>
          </w:p>
        </w:tc>
      </w:tr>
      <w:tr w:rsidR="00425B83" w:rsidRPr="00E4499D" w14:paraId="65D0FAC7" w14:textId="77777777" w:rsidTr="00A36550">
        <w:tc>
          <w:tcPr>
            <w:tcW w:w="1975" w:type="dxa"/>
            <w:shd w:val="clear" w:color="auto" w:fill="4F81BD" w:themeFill="accent1"/>
            <w:vAlign w:val="center"/>
          </w:tcPr>
          <w:p w14:paraId="44DC9D42" w14:textId="77777777" w:rsidR="00425B83" w:rsidRPr="00A36550" w:rsidRDefault="00425B83"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5E89C17E" w14:textId="77777777" w:rsidR="00425B83" w:rsidRPr="00E4499D" w:rsidRDefault="00425B83" w:rsidP="004E2389">
            <w:r w:rsidRPr="00E4499D">
              <w:t>CERTH</w:t>
            </w:r>
          </w:p>
        </w:tc>
      </w:tr>
      <w:tr w:rsidR="00425B83" w:rsidRPr="00E4499D" w14:paraId="41D1FB21" w14:textId="77777777" w:rsidTr="00A36550">
        <w:tc>
          <w:tcPr>
            <w:tcW w:w="1975" w:type="dxa"/>
            <w:shd w:val="clear" w:color="auto" w:fill="4F81BD" w:themeFill="accent1"/>
            <w:vAlign w:val="center"/>
          </w:tcPr>
          <w:p w14:paraId="1D3195BD" w14:textId="77777777" w:rsidR="00425B83" w:rsidRPr="00A36550" w:rsidRDefault="00425B83" w:rsidP="004E2389">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124A274A" w14:textId="77777777" w:rsidR="00425B83" w:rsidRPr="00E4499D" w:rsidRDefault="00425B83" w:rsidP="004E2389">
            <w:r w:rsidRPr="00E4499D">
              <w:t>06/12/2018</w:t>
            </w:r>
          </w:p>
        </w:tc>
      </w:tr>
    </w:tbl>
    <w:p w14:paraId="3F9D907F" w14:textId="77777777" w:rsidR="00425B83" w:rsidRPr="00E4499D" w:rsidRDefault="00425B83" w:rsidP="00425B83">
      <w:pPr>
        <w:tabs>
          <w:tab w:val="left" w:pos="540"/>
        </w:tabs>
        <w:rPr>
          <w:rFonts w:cstheme="majorHAnsi"/>
          <w:lang w:eastAsia="it-IT"/>
        </w:rPr>
      </w:pPr>
    </w:p>
    <w:p w14:paraId="5BAEAD5B" w14:textId="77777777" w:rsidR="004B3A89" w:rsidRPr="00E4499D" w:rsidRDefault="004B3A89" w:rsidP="004B3A89">
      <w:pPr>
        <w:tabs>
          <w:tab w:val="left" w:pos="540"/>
        </w:tabs>
        <w:rPr>
          <w:rFonts w:cstheme="majorHAnsi"/>
          <w:lang w:eastAsia="it-IT"/>
        </w:rPr>
      </w:pPr>
    </w:p>
    <w:p w14:paraId="19422A81" w14:textId="2E485C59" w:rsidR="004E2389" w:rsidRPr="001C6ED5" w:rsidRDefault="004E2389" w:rsidP="004E2389">
      <w:pPr>
        <w:pStyle w:val="Heading4"/>
        <w:tabs>
          <w:tab w:val="clear" w:pos="907"/>
        </w:tabs>
        <w:spacing w:line="276" w:lineRule="auto"/>
        <w:ind w:left="864" w:hanging="864"/>
        <w:rPr>
          <w:rFonts w:cstheme="majorHAnsi"/>
        </w:rPr>
      </w:pPr>
      <w:r w:rsidRPr="001C6ED5">
        <w:rPr>
          <w:rFonts w:cstheme="majorHAnsi"/>
        </w:rPr>
        <w:t>Event detection</w:t>
      </w:r>
    </w:p>
    <w:p w14:paraId="1A655BF3" w14:textId="0155871E" w:rsidR="004E2389" w:rsidRPr="00E4499D" w:rsidRDefault="007B234F" w:rsidP="004E2389">
      <w:pPr>
        <w:tabs>
          <w:tab w:val="left" w:pos="540"/>
        </w:tabs>
        <w:rPr>
          <w:rFonts w:cstheme="majorHAnsi"/>
          <w:lang w:eastAsia="it-IT"/>
        </w:rPr>
      </w:pPr>
      <w:r w:rsidRPr="00E4499D">
        <w:rPr>
          <w:rFonts w:cstheme="majorHAnsi"/>
          <w:lang w:eastAsia="it-IT"/>
        </w:rPr>
        <w:t>This aims to deliver a service to identify both high-level as well as primitive semantic events related to the activities of the depicted individuals. ANITA will concentrate on the implementation and training of classifiers for static images (i.e. one-shot event detection)</w:t>
      </w:r>
      <w:r w:rsidR="004E2389" w:rsidRPr="00E4499D">
        <w:rPr>
          <w:rFonts w:cstheme="majorHAnsi"/>
          <w:lang w:eastAsia="it-IT"/>
        </w:rPr>
        <w:t>.</w:t>
      </w:r>
    </w:p>
    <w:p w14:paraId="492D3CB3" w14:textId="2BE789E9" w:rsidR="007B234F" w:rsidRPr="00E4499D" w:rsidRDefault="00F87365" w:rsidP="004E2389">
      <w:pPr>
        <w:tabs>
          <w:tab w:val="left" w:pos="540"/>
        </w:tabs>
        <w:rPr>
          <w:rFonts w:cstheme="majorHAnsi"/>
          <w:b/>
          <w:i/>
          <w:lang w:eastAsia="it-IT"/>
        </w:rPr>
      </w:pPr>
      <w:r w:rsidRPr="00E4499D">
        <w:rPr>
          <w:rFonts w:cstheme="majorHAnsi"/>
          <w:b/>
          <w:i/>
        </w:rPr>
        <w:t>Event detection – Detect particular events</w:t>
      </w:r>
    </w:p>
    <w:tbl>
      <w:tblPr>
        <w:tblStyle w:val="TableGrid1"/>
        <w:tblW w:w="9072" w:type="dxa"/>
        <w:tblInd w:w="108" w:type="dxa"/>
        <w:tblLayout w:type="fixed"/>
        <w:tblLook w:val="04A0" w:firstRow="1" w:lastRow="0" w:firstColumn="1" w:lastColumn="0" w:noHBand="0" w:noVBand="1"/>
      </w:tblPr>
      <w:tblGrid>
        <w:gridCol w:w="1975"/>
        <w:gridCol w:w="7097"/>
      </w:tblGrid>
      <w:tr w:rsidR="007B234F" w:rsidRPr="00E4499D" w14:paraId="7F7AF99C" w14:textId="77777777" w:rsidTr="00A36550">
        <w:tc>
          <w:tcPr>
            <w:tcW w:w="1975" w:type="dxa"/>
            <w:shd w:val="clear" w:color="auto" w:fill="4F81BD" w:themeFill="accent1"/>
            <w:vAlign w:val="center"/>
          </w:tcPr>
          <w:p w14:paraId="3CA7E4DE" w14:textId="77777777" w:rsidR="007B234F" w:rsidRPr="00A36550" w:rsidRDefault="007B234F" w:rsidP="001D7C9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1003DE7C" w14:textId="77777777" w:rsidR="007B234F" w:rsidRPr="00E4499D" w:rsidRDefault="007B234F" w:rsidP="001D7C93">
            <w:r w:rsidRPr="00E4499D">
              <w:t>REQ- XXX</w:t>
            </w:r>
          </w:p>
        </w:tc>
      </w:tr>
      <w:tr w:rsidR="007B234F" w:rsidRPr="00E4499D" w14:paraId="2682B1F8" w14:textId="77777777" w:rsidTr="00A36550">
        <w:tc>
          <w:tcPr>
            <w:tcW w:w="1975" w:type="dxa"/>
            <w:shd w:val="clear" w:color="auto" w:fill="4F81BD" w:themeFill="accent1"/>
            <w:vAlign w:val="center"/>
          </w:tcPr>
          <w:p w14:paraId="2BC6C936" w14:textId="77777777" w:rsidR="007B234F" w:rsidRPr="00A36550" w:rsidRDefault="007B234F" w:rsidP="001D7C9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0421FA0F" w14:textId="5B27D6A6" w:rsidR="007B234F" w:rsidRPr="00E4499D" w:rsidRDefault="00185C91" w:rsidP="001D7C93">
            <w:r>
              <w:t>REQ-EDM-1</w:t>
            </w:r>
          </w:p>
        </w:tc>
      </w:tr>
      <w:tr w:rsidR="007B234F" w:rsidRPr="00E4499D" w14:paraId="697FF8ED" w14:textId="77777777" w:rsidTr="00A36550">
        <w:tc>
          <w:tcPr>
            <w:tcW w:w="1975" w:type="dxa"/>
            <w:shd w:val="clear" w:color="auto" w:fill="4F81BD" w:themeFill="accent1"/>
            <w:vAlign w:val="center"/>
          </w:tcPr>
          <w:p w14:paraId="7EF24A7C" w14:textId="77777777" w:rsidR="007B234F" w:rsidRPr="00A36550" w:rsidRDefault="007B234F" w:rsidP="001D7C9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30207D9F" w14:textId="77777777" w:rsidR="007B234F" w:rsidRPr="00E4499D" w:rsidRDefault="007B234F" w:rsidP="001D7C93">
            <w:pPr>
              <w:autoSpaceDE w:val="0"/>
              <w:autoSpaceDN w:val="0"/>
              <w:adjustRightInd w:val="0"/>
            </w:pPr>
            <w:r w:rsidRPr="00E4499D">
              <w:rPr>
                <w:rFonts w:ascii="Calibri" w:hAnsi="Calibri" w:cs="Calibri"/>
              </w:rPr>
              <w:t xml:space="preserve">Given a video, this module </w:t>
            </w:r>
            <w:r w:rsidRPr="00E4499D">
              <w:rPr>
                <w:rFonts w:ascii="Calibri" w:hAnsi="Calibri" w:cs="Calibri"/>
                <w:b/>
              </w:rPr>
              <w:t>should</w:t>
            </w:r>
            <w:r w:rsidRPr="00E4499D">
              <w:rPr>
                <w:rFonts w:ascii="Calibri" w:hAnsi="Calibri" w:cs="Calibri"/>
              </w:rPr>
              <w:t xml:space="preserve"> detect particular (pre-defined) semantic events, related to the illegal trafficking content in analysis, and retrieve only the desired part of the video for each detected concept</w:t>
            </w:r>
          </w:p>
        </w:tc>
      </w:tr>
      <w:tr w:rsidR="007B234F" w:rsidRPr="00E4499D" w14:paraId="3637EC63" w14:textId="77777777" w:rsidTr="00A36550">
        <w:tc>
          <w:tcPr>
            <w:tcW w:w="1975" w:type="dxa"/>
            <w:shd w:val="clear" w:color="auto" w:fill="4F81BD" w:themeFill="accent1"/>
            <w:vAlign w:val="center"/>
          </w:tcPr>
          <w:p w14:paraId="6D7D96D4" w14:textId="77777777" w:rsidR="007B234F" w:rsidRPr="00A36550" w:rsidRDefault="007B234F" w:rsidP="001D7C9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06103117" w14:textId="77777777" w:rsidR="007B234F" w:rsidRPr="00E4499D" w:rsidRDefault="007B234F" w:rsidP="001D7C93">
            <w:r w:rsidRPr="00E4499D">
              <w:t>Functional</w:t>
            </w:r>
          </w:p>
        </w:tc>
      </w:tr>
      <w:tr w:rsidR="007B234F" w:rsidRPr="00E4499D" w14:paraId="20E77053" w14:textId="77777777" w:rsidTr="00A36550">
        <w:tc>
          <w:tcPr>
            <w:tcW w:w="1975" w:type="dxa"/>
            <w:shd w:val="clear" w:color="auto" w:fill="4F81BD" w:themeFill="accent1"/>
            <w:vAlign w:val="center"/>
          </w:tcPr>
          <w:p w14:paraId="1A74722D" w14:textId="77777777" w:rsidR="007B234F" w:rsidRPr="00A36550" w:rsidRDefault="007B234F" w:rsidP="001D7C9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004CE485" w14:textId="77777777" w:rsidR="007B234F" w:rsidRPr="00E4499D" w:rsidRDefault="007B234F" w:rsidP="001D7C93">
            <w:pPr>
              <w:autoSpaceDE w:val="0"/>
              <w:autoSpaceDN w:val="0"/>
              <w:adjustRightInd w:val="0"/>
              <w:rPr>
                <w:rFonts w:ascii="Calibri" w:hAnsi="Calibri" w:cs="Calibri"/>
              </w:rPr>
            </w:pPr>
            <w:r w:rsidRPr="00E4499D">
              <w:rPr>
                <w:rFonts w:ascii="Calibri" w:hAnsi="Calibri" w:cs="Calibri"/>
              </w:rPr>
              <w:t>The output will be a sorted timeline of the video highlighting the enclosing frames, the corresponding concept label and a confidence value for each detected concept.</w:t>
            </w:r>
          </w:p>
        </w:tc>
      </w:tr>
      <w:tr w:rsidR="007B234F" w:rsidRPr="00E4499D" w14:paraId="7A6F28EE" w14:textId="77777777" w:rsidTr="00A36550">
        <w:tc>
          <w:tcPr>
            <w:tcW w:w="1975" w:type="dxa"/>
            <w:shd w:val="clear" w:color="auto" w:fill="4F81BD" w:themeFill="accent1"/>
            <w:vAlign w:val="center"/>
          </w:tcPr>
          <w:p w14:paraId="69CCE7DC" w14:textId="77777777" w:rsidR="007B234F" w:rsidRPr="00A36550" w:rsidRDefault="007B234F" w:rsidP="001D7C9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74E7C4A0" w14:textId="1DAFCDC6" w:rsidR="007B234F" w:rsidRPr="00E4499D" w:rsidRDefault="007B234F" w:rsidP="001D7C93">
            <w:r w:rsidRPr="00E4499D">
              <w:t>UC1-SC1, UC2-SC-1,</w:t>
            </w:r>
            <w:r w:rsidR="0044001A" w:rsidRPr="00E4499D">
              <w:t xml:space="preserve"> </w:t>
            </w:r>
            <w:r w:rsidRPr="00E4499D">
              <w:t>UC2-SC-2, UC3-SC1, UC3-SC2</w:t>
            </w:r>
          </w:p>
        </w:tc>
      </w:tr>
      <w:tr w:rsidR="007B234F" w:rsidRPr="00E4499D" w14:paraId="36997E67" w14:textId="77777777" w:rsidTr="00A36550">
        <w:tc>
          <w:tcPr>
            <w:tcW w:w="1975" w:type="dxa"/>
            <w:shd w:val="clear" w:color="auto" w:fill="4F81BD" w:themeFill="accent1"/>
            <w:vAlign w:val="center"/>
          </w:tcPr>
          <w:p w14:paraId="15822794" w14:textId="77777777" w:rsidR="007B234F" w:rsidRPr="00A36550" w:rsidRDefault="007B234F" w:rsidP="001D7C9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3D3508A5" w14:textId="77777777" w:rsidR="007B234F" w:rsidRPr="00E4499D" w:rsidRDefault="007B234F" w:rsidP="001D7C93">
            <w:r w:rsidRPr="00E4499D">
              <w:t>CERTH</w:t>
            </w:r>
          </w:p>
        </w:tc>
      </w:tr>
      <w:tr w:rsidR="007B234F" w:rsidRPr="00E4499D" w14:paraId="2927DD9B" w14:textId="77777777" w:rsidTr="00A36550">
        <w:tc>
          <w:tcPr>
            <w:tcW w:w="1975" w:type="dxa"/>
            <w:shd w:val="clear" w:color="auto" w:fill="4F81BD" w:themeFill="accent1"/>
            <w:vAlign w:val="center"/>
          </w:tcPr>
          <w:p w14:paraId="399314CD" w14:textId="77777777" w:rsidR="007B234F" w:rsidRPr="00A36550" w:rsidRDefault="007B234F" w:rsidP="001D7C9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5A91DF14" w14:textId="77777777" w:rsidR="007B234F" w:rsidRPr="00E4499D" w:rsidRDefault="007B234F" w:rsidP="001D7C93">
            <w:r w:rsidRPr="00E4499D">
              <w:t>06/12/2018</w:t>
            </w:r>
          </w:p>
        </w:tc>
      </w:tr>
    </w:tbl>
    <w:p w14:paraId="7ACFEFB2" w14:textId="3820E442" w:rsidR="007B234F" w:rsidRPr="00E4499D" w:rsidRDefault="007B234F" w:rsidP="004E2389">
      <w:pPr>
        <w:tabs>
          <w:tab w:val="left" w:pos="540"/>
        </w:tabs>
        <w:rPr>
          <w:rFonts w:cstheme="majorHAnsi"/>
          <w:lang w:eastAsia="it-IT"/>
        </w:rPr>
      </w:pPr>
    </w:p>
    <w:p w14:paraId="60E19111" w14:textId="77777777" w:rsidR="007B234F" w:rsidRPr="00E4499D" w:rsidRDefault="007B234F" w:rsidP="004E2389">
      <w:pPr>
        <w:tabs>
          <w:tab w:val="left" w:pos="540"/>
        </w:tabs>
        <w:rPr>
          <w:rFonts w:cstheme="majorHAnsi"/>
          <w:lang w:eastAsia="it-IT"/>
        </w:rPr>
      </w:pPr>
    </w:p>
    <w:p w14:paraId="73C4215C" w14:textId="77777777" w:rsidR="004B3A89" w:rsidRPr="00E4499D" w:rsidRDefault="004B3A89" w:rsidP="004B3A89">
      <w:pPr>
        <w:tabs>
          <w:tab w:val="left" w:pos="540"/>
        </w:tabs>
        <w:rPr>
          <w:rFonts w:cstheme="majorHAnsi"/>
          <w:lang w:eastAsia="it-IT"/>
        </w:rPr>
      </w:pPr>
    </w:p>
    <w:p w14:paraId="0A17693A" w14:textId="73E11783" w:rsidR="00816188" w:rsidRPr="00E4499D" w:rsidRDefault="00816188" w:rsidP="00816188">
      <w:pPr>
        <w:rPr>
          <w:rFonts w:cstheme="majorHAnsi"/>
          <w:lang w:eastAsia="it-IT"/>
        </w:rPr>
      </w:pPr>
    </w:p>
    <w:p w14:paraId="1F3D5988" w14:textId="05B812C0" w:rsidR="00816188" w:rsidRPr="00E4499D" w:rsidRDefault="00816188" w:rsidP="00816188">
      <w:pPr>
        <w:pStyle w:val="Heading3"/>
      </w:pPr>
      <w:bookmarkStart w:id="53" w:name="_Toc532247271"/>
      <w:r w:rsidRPr="00E4499D">
        <w:lastRenderedPageBreak/>
        <w:t>Multilingual automated translation (</w:t>
      </w:r>
      <w:r w:rsidRPr="00E4499D">
        <w:rPr>
          <w:b w:val="0"/>
          <w:highlight w:val="yellow"/>
        </w:rPr>
        <w:t>SYSTRAN</w:t>
      </w:r>
      <w:r w:rsidRPr="00E4499D">
        <w:t>)</w:t>
      </w:r>
      <w:bookmarkEnd w:id="53"/>
    </w:p>
    <w:p w14:paraId="0FA07CB1" w14:textId="1E11678B" w:rsidR="00816188" w:rsidRPr="00E4499D" w:rsidRDefault="00816188" w:rsidP="00816188">
      <w:pPr>
        <w:rPr>
          <w:lang w:eastAsia="it-IT"/>
        </w:rPr>
      </w:pPr>
      <w:r w:rsidRPr="00E4499D">
        <w:rPr>
          <w:highlight w:val="yellow"/>
          <w:lang w:eastAsia="it-IT"/>
        </w:rPr>
        <w:t>@SYSTRAN: define T6.3 modules and requirements</w:t>
      </w:r>
    </w:p>
    <w:p w14:paraId="1ADC5451" w14:textId="77777777" w:rsidR="00816188" w:rsidRPr="00E4499D" w:rsidRDefault="00816188" w:rsidP="00816188">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119B5BE1" w14:textId="6EF5E9DD" w:rsidR="00816188" w:rsidRPr="00E4499D" w:rsidRDefault="00816188" w:rsidP="00816188">
      <w:pPr>
        <w:rPr>
          <w:rFonts w:cstheme="majorHAnsi"/>
          <w:lang w:eastAsia="it-IT"/>
        </w:rPr>
      </w:pPr>
    </w:p>
    <w:p w14:paraId="6B19AF54" w14:textId="20043882" w:rsidR="00F35E59" w:rsidRPr="00E4499D" w:rsidRDefault="00F51E51" w:rsidP="00816188">
      <w:pPr>
        <w:rPr>
          <w:rFonts w:cstheme="majorHAnsi"/>
          <w:b/>
          <w:highlight w:val="yellow"/>
          <w:lang w:eastAsia="it-IT"/>
        </w:rPr>
      </w:pPr>
      <w:r w:rsidRPr="00E4499D">
        <w:rPr>
          <w:rFonts w:cstheme="majorHAnsi"/>
          <w:b/>
          <w:highlight w:val="yellow"/>
          <w:lang w:eastAsia="it-IT"/>
        </w:rPr>
        <w:t>Functional</w:t>
      </w:r>
    </w:p>
    <w:p w14:paraId="57A99973" w14:textId="3C1156BF" w:rsidR="001174F4" w:rsidRPr="00E4499D" w:rsidRDefault="001C3C7A" w:rsidP="00816188">
      <w:pPr>
        <w:rPr>
          <w:rFonts w:cstheme="majorHAnsi"/>
          <w:highlight w:val="yellow"/>
          <w:lang w:eastAsia="it-IT"/>
        </w:rPr>
      </w:pPr>
      <w:r w:rsidRPr="00E4499D">
        <w:rPr>
          <w:rFonts w:cstheme="majorHAnsi"/>
          <w:highlight w:val="yellow"/>
          <w:lang w:eastAsia="it-IT"/>
        </w:rPr>
        <w:t xml:space="preserve">Should be able to translate a given text </w:t>
      </w:r>
      <w:r w:rsidR="000D4C32" w:rsidRPr="00E4499D">
        <w:rPr>
          <w:rFonts w:cstheme="majorHAnsi"/>
          <w:highlight w:val="yellow"/>
          <w:lang w:eastAsia="it-IT"/>
        </w:rPr>
        <w:t xml:space="preserve">or document </w:t>
      </w:r>
      <w:r w:rsidRPr="00E4499D">
        <w:rPr>
          <w:rFonts w:cstheme="majorHAnsi"/>
          <w:highlight w:val="yellow"/>
          <w:lang w:eastAsia="it-IT"/>
        </w:rPr>
        <w:t>into another language defined by the user</w:t>
      </w:r>
      <w:r w:rsidR="00933927" w:rsidRPr="00E4499D">
        <w:rPr>
          <w:rFonts w:cstheme="majorHAnsi"/>
          <w:highlight w:val="yellow"/>
          <w:lang w:eastAsia="it-IT"/>
        </w:rPr>
        <w:t xml:space="preserve">. </w:t>
      </w:r>
      <w:r w:rsidR="00E966F5" w:rsidRPr="00E4499D">
        <w:rPr>
          <w:rFonts w:cstheme="majorHAnsi"/>
          <w:highlight w:val="yellow"/>
          <w:lang w:eastAsia="it-IT"/>
        </w:rPr>
        <w:t>Any of the input languages should be able to be translated into English</w:t>
      </w:r>
      <w:r w:rsidR="00825E6D" w:rsidRPr="00E4499D">
        <w:rPr>
          <w:rFonts w:cstheme="majorHAnsi"/>
          <w:highlight w:val="yellow"/>
          <w:lang w:eastAsia="it-IT"/>
        </w:rPr>
        <w:t xml:space="preserve"> (and vice versa)</w:t>
      </w:r>
      <w:r w:rsidR="00E966F5" w:rsidRPr="00E4499D">
        <w:rPr>
          <w:rFonts w:cstheme="majorHAnsi"/>
          <w:highlight w:val="yellow"/>
          <w:lang w:eastAsia="it-IT"/>
        </w:rPr>
        <w:t>.</w:t>
      </w:r>
    </w:p>
    <w:p w14:paraId="2FA40EF7" w14:textId="77777777" w:rsidR="001174F4" w:rsidRPr="00E4499D" w:rsidRDefault="001174F4" w:rsidP="00816188">
      <w:pPr>
        <w:rPr>
          <w:rFonts w:cstheme="majorHAnsi"/>
          <w:highlight w:val="yellow"/>
          <w:lang w:eastAsia="it-IT"/>
        </w:rPr>
      </w:pPr>
    </w:p>
    <w:p w14:paraId="438A7C16" w14:textId="1B828DE9" w:rsidR="006F755F" w:rsidRPr="00E4499D" w:rsidRDefault="006F755F" w:rsidP="006F755F">
      <w:pPr>
        <w:rPr>
          <w:rFonts w:cstheme="majorHAnsi"/>
          <w:highlight w:val="yellow"/>
          <w:lang w:eastAsia="it-IT"/>
        </w:rPr>
      </w:pPr>
      <w:r w:rsidRPr="00E4499D">
        <w:rPr>
          <w:rFonts w:cstheme="majorHAnsi"/>
          <w:highlight w:val="yellow"/>
          <w:lang w:eastAsia="it-IT"/>
        </w:rPr>
        <w:t>Should utilise state-of-the-art machine learning (Deep Learning) technologies to have improved performance, better translation quality and fluidity</w:t>
      </w:r>
    </w:p>
    <w:p w14:paraId="1CE4002B" w14:textId="77777777" w:rsidR="006F755F" w:rsidRPr="00E4499D" w:rsidRDefault="006F755F" w:rsidP="00816188">
      <w:pPr>
        <w:rPr>
          <w:rFonts w:cstheme="majorHAnsi"/>
          <w:highlight w:val="yellow"/>
          <w:lang w:eastAsia="it-IT"/>
        </w:rPr>
      </w:pPr>
    </w:p>
    <w:p w14:paraId="3CB1E525" w14:textId="32C72505" w:rsidR="00933927" w:rsidRPr="00E4499D" w:rsidRDefault="00933927" w:rsidP="00816188">
      <w:pPr>
        <w:rPr>
          <w:rFonts w:cstheme="majorHAnsi"/>
          <w:highlight w:val="yellow"/>
          <w:lang w:eastAsia="it-IT"/>
        </w:rPr>
      </w:pPr>
      <w:r w:rsidRPr="00E4499D">
        <w:rPr>
          <w:rFonts w:cstheme="majorHAnsi"/>
          <w:highlight w:val="yellow"/>
          <w:lang w:eastAsia="it-IT"/>
        </w:rPr>
        <w:t>Should be able to handle terminology</w:t>
      </w:r>
    </w:p>
    <w:p w14:paraId="100D8FE3" w14:textId="7355B7D3" w:rsidR="00933927" w:rsidRPr="00E4499D" w:rsidRDefault="00933927" w:rsidP="00816188">
      <w:pPr>
        <w:rPr>
          <w:rFonts w:cstheme="majorHAnsi"/>
          <w:highlight w:val="yellow"/>
          <w:lang w:eastAsia="it-IT"/>
        </w:rPr>
      </w:pPr>
    </w:p>
    <w:p w14:paraId="6C547CEC" w14:textId="0997D038" w:rsidR="00933927" w:rsidRPr="00E4499D" w:rsidRDefault="00933927" w:rsidP="00816188">
      <w:pPr>
        <w:rPr>
          <w:rFonts w:cstheme="majorHAnsi"/>
          <w:highlight w:val="yellow"/>
          <w:lang w:eastAsia="it-IT"/>
        </w:rPr>
      </w:pPr>
      <w:r w:rsidRPr="00E4499D">
        <w:rPr>
          <w:rFonts w:cstheme="majorHAnsi"/>
          <w:highlight w:val="yellow"/>
          <w:lang w:eastAsia="it-IT"/>
        </w:rPr>
        <w:t>Should be able to automatically identify the language of a given text (support of more than 60 languages).</w:t>
      </w:r>
    </w:p>
    <w:p w14:paraId="7752D441" w14:textId="3FA5BA9F" w:rsidR="00F51E51" w:rsidRPr="00E4499D" w:rsidRDefault="00F51E51" w:rsidP="00816188">
      <w:pPr>
        <w:rPr>
          <w:rFonts w:cstheme="majorHAnsi"/>
          <w:highlight w:val="yellow"/>
          <w:lang w:eastAsia="it-IT"/>
        </w:rPr>
      </w:pPr>
    </w:p>
    <w:p w14:paraId="53F54D16" w14:textId="1F5AAB21" w:rsidR="00F51E51" w:rsidRPr="00E4499D" w:rsidRDefault="00F51E51" w:rsidP="00816188">
      <w:pPr>
        <w:rPr>
          <w:rFonts w:cstheme="majorHAnsi"/>
          <w:b/>
          <w:highlight w:val="yellow"/>
          <w:lang w:eastAsia="it-IT"/>
        </w:rPr>
      </w:pPr>
      <w:r w:rsidRPr="00E4499D">
        <w:rPr>
          <w:rFonts w:cstheme="majorHAnsi"/>
          <w:b/>
          <w:highlight w:val="yellow"/>
          <w:lang w:eastAsia="it-IT"/>
        </w:rPr>
        <w:t>Non-functional</w:t>
      </w:r>
    </w:p>
    <w:p w14:paraId="7463D851" w14:textId="2549A230" w:rsidR="00F51E51" w:rsidRPr="00E4499D" w:rsidRDefault="00F51E51" w:rsidP="00816188">
      <w:pPr>
        <w:rPr>
          <w:rFonts w:cstheme="majorHAnsi"/>
          <w:lang w:eastAsia="it-IT"/>
        </w:rPr>
      </w:pPr>
      <w:r w:rsidRPr="00E4499D">
        <w:rPr>
          <w:rFonts w:cstheme="majorHAnsi"/>
          <w:highlight w:val="yellow"/>
          <w:lang w:eastAsia="it-IT"/>
        </w:rPr>
        <w:t>translation services can easily be integrated into any third-party application (e.g. using the SOAP protocol or any REST architecture)</w:t>
      </w:r>
    </w:p>
    <w:p w14:paraId="14DFDADD" w14:textId="77777777" w:rsidR="00F51E51" w:rsidRPr="00E4499D" w:rsidRDefault="00F51E51" w:rsidP="00816188">
      <w:pPr>
        <w:rPr>
          <w:rFonts w:cstheme="majorHAnsi"/>
          <w:lang w:eastAsia="it-IT"/>
        </w:rPr>
      </w:pPr>
    </w:p>
    <w:p w14:paraId="042EC58F" w14:textId="29F61D67" w:rsidR="00F35E59" w:rsidRPr="00E4499D" w:rsidRDefault="00F35E59" w:rsidP="00816188">
      <w:pPr>
        <w:rPr>
          <w:rFonts w:cstheme="majorHAnsi"/>
          <w:lang w:eastAsia="it-IT"/>
        </w:rPr>
      </w:pPr>
    </w:p>
    <w:p w14:paraId="61D2CC56" w14:textId="77777777" w:rsidR="00F35E59" w:rsidRPr="00E4499D" w:rsidRDefault="00F35E59" w:rsidP="00816188">
      <w:pPr>
        <w:rPr>
          <w:rFonts w:cstheme="majorHAnsi"/>
          <w:lang w:eastAsia="it-IT"/>
        </w:rPr>
      </w:pPr>
    </w:p>
    <w:p w14:paraId="2ED472F1" w14:textId="2BB1D754" w:rsidR="00F35E59" w:rsidRPr="00E4499D" w:rsidRDefault="00F35E59" w:rsidP="00816188">
      <w:pPr>
        <w:rPr>
          <w:rFonts w:cstheme="majorHAnsi"/>
          <w:lang w:eastAsia="it-IT"/>
        </w:rPr>
      </w:pPr>
    </w:p>
    <w:p w14:paraId="609E7F37" w14:textId="1FDB4B88" w:rsidR="00F35E59" w:rsidRPr="00E4499D" w:rsidRDefault="00F35E59" w:rsidP="00816188">
      <w:pPr>
        <w:rPr>
          <w:rFonts w:cstheme="majorHAnsi"/>
          <w:lang w:eastAsia="it-IT"/>
        </w:rPr>
      </w:pPr>
    </w:p>
    <w:p w14:paraId="3AED6737" w14:textId="77777777" w:rsidR="00F35E59" w:rsidRPr="00E4499D" w:rsidRDefault="00F35E59" w:rsidP="00816188">
      <w:pPr>
        <w:rPr>
          <w:rFonts w:cstheme="majorHAnsi"/>
          <w:lang w:eastAsia="it-IT"/>
        </w:rPr>
      </w:pPr>
    </w:p>
    <w:p w14:paraId="626A71A7" w14:textId="53FA6375" w:rsidR="001D05A6" w:rsidRPr="00E4499D" w:rsidRDefault="001D05A6" w:rsidP="001D05A6">
      <w:pPr>
        <w:pStyle w:val="Heading3"/>
      </w:pPr>
      <w:bookmarkStart w:id="54" w:name="_Toc532247272"/>
      <w:r w:rsidRPr="00E4499D">
        <w:t>Multilingual speech to text (</w:t>
      </w:r>
      <w:r w:rsidRPr="00E4499D">
        <w:rPr>
          <w:b w:val="0"/>
          <w:highlight w:val="yellow"/>
        </w:rPr>
        <w:t>SYSTRAN</w:t>
      </w:r>
      <w:r w:rsidRPr="00E4499D">
        <w:t>)</w:t>
      </w:r>
      <w:bookmarkEnd w:id="54"/>
    </w:p>
    <w:p w14:paraId="28970BDB" w14:textId="1E10E5A5" w:rsidR="001D05A6" w:rsidRPr="00E4499D" w:rsidRDefault="001D05A6" w:rsidP="001D05A6">
      <w:pPr>
        <w:rPr>
          <w:lang w:eastAsia="it-IT"/>
        </w:rPr>
      </w:pPr>
      <w:r w:rsidRPr="00E4499D">
        <w:rPr>
          <w:highlight w:val="yellow"/>
          <w:lang w:eastAsia="it-IT"/>
        </w:rPr>
        <w:t>@SYSTRAN: define T6.4 modules and requirements</w:t>
      </w:r>
    </w:p>
    <w:p w14:paraId="45AE9185" w14:textId="77777777" w:rsidR="001D05A6" w:rsidRPr="00E4499D" w:rsidRDefault="001D05A6" w:rsidP="001D05A6">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551187A9" w14:textId="797EA178" w:rsidR="001D05A6" w:rsidRPr="00E4499D" w:rsidRDefault="001D05A6" w:rsidP="001D05A6">
      <w:pPr>
        <w:rPr>
          <w:rFonts w:cstheme="majorHAnsi"/>
          <w:lang w:eastAsia="it-IT"/>
        </w:rPr>
      </w:pPr>
    </w:p>
    <w:p w14:paraId="0A05732E" w14:textId="51091983" w:rsidR="0006432E" w:rsidRPr="00E4499D" w:rsidRDefault="0006432E" w:rsidP="001D05A6">
      <w:pPr>
        <w:rPr>
          <w:rFonts w:cstheme="majorHAnsi"/>
          <w:b/>
          <w:highlight w:val="yellow"/>
          <w:lang w:eastAsia="it-IT"/>
        </w:rPr>
      </w:pPr>
      <w:r w:rsidRPr="00E4499D">
        <w:rPr>
          <w:rFonts w:cstheme="majorHAnsi"/>
          <w:b/>
          <w:highlight w:val="yellow"/>
          <w:lang w:eastAsia="it-IT"/>
        </w:rPr>
        <w:t>Functional</w:t>
      </w:r>
    </w:p>
    <w:p w14:paraId="19400C93" w14:textId="5E08B7A9" w:rsidR="00811861" w:rsidRPr="00E4499D" w:rsidRDefault="00811861" w:rsidP="001D05A6">
      <w:pPr>
        <w:rPr>
          <w:rFonts w:cstheme="majorHAnsi"/>
          <w:highlight w:val="yellow"/>
          <w:lang w:eastAsia="it-IT"/>
        </w:rPr>
      </w:pPr>
      <w:r w:rsidRPr="00E4499D">
        <w:rPr>
          <w:rFonts w:cstheme="majorHAnsi"/>
          <w:highlight w:val="yellow"/>
          <w:lang w:eastAsia="it-IT"/>
        </w:rPr>
        <w:t xml:space="preserve">Shall be able to transcript an audio file into text. </w:t>
      </w:r>
    </w:p>
    <w:p w14:paraId="309E6F9E" w14:textId="77777777" w:rsidR="00811861" w:rsidRPr="00E4499D" w:rsidRDefault="00811861" w:rsidP="001D05A6">
      <w:pPr>
        <w:rPr>
          <w:rFonts w:cstheme="majorHAnsi"/>
          <w:highlight w:val="yellow"/>
          <w:lang w:eastAsia="it-IT"/>
        </w:rPr>
      </w:pPr>
    </w:p>
    <w:p w14:paraId="65248975" w14:textId="492F24AA" w:rsidR="0006432E" w:rsidRPr="00E4499D" w:rsidRDefault="0006432E" w:rsidP="001D05A6">
      <w:pPr>
        <w:rPr>
          <w:rFonts w:cstheme="majorHAnsi"/>
          <w:highlight w:val="yellow"/>
          <w:lang w:eastAsia="it-IT"/>
        </w:rPr>
      </w:pPr>
      <w:r w:rsidRPr="00E4499D">
        <w:rPr>
          <w:rFonts w:cstheme="majorHAnsi"/>
          <w:highlight w:val="yellow"/>
          <w:lang w:eastAsia="it-IT"/>
        </w:rPr>
        <w:t>Shall be able to support multiple audio formats (audio/x-wav, audio/WAVE, audio/wav, audio/L8, audio/L16, audio/PCMA)</w:t>
      </w:r>
    </w:p>
    <w:p w14:paraId="5C8B8AAE" w14:textId="70542620" w:rsidR="0006432E" w:rsidRPr="00E4499D" w:rsidRDefault="0006432E" w:rsidP="001D05A6">
      <w:pPr>
        <w:rPr>
          <w:rFonts w:cstheme="majorHAnsi"/>
          <w:highlight w:val="yellow"/>
          <w:lang w:eastAsia="it-IT"/>
        </w:rPr>
      </w:pPr>
    </w:p>
    <w:p w14:paraId="67478F8F" w14:textId="233EA314" w:rsidR="0006432E" w:rsidRPr="00E4499D" w:rsidRDefault="0006432E" w:rsidP="002A0680">
      <w:pPr>
        <w:autoSpaceDE w:val="0"/>
        <w:autoSpaceDN w:val="0"/>
        <w:adjustRightInd w:val="0"/>
        <w:spacing w:after="0"/>
        <w:jc w:val="left"/>
        <w:rPr>
          <w:rFonts w:cstheme="majorHAnsi"/>
          <w:highlight w:val="yellow"/>
          <w:lang w:eastAsia="it-IT"/>
        </w:rPr>
      </w:pPr>
      <w:r w:rsidRPr="00E4499D">
        <w:rPr>
          <w:rFonts w:cstheme="majorHAnsi"/>
          <w:highlight w:val="yellow"/>
          <w:lang w:eastAsia="it-IT"/>
        </w:rPr>
        <w:lastRenderedPageBreak/>
        <w:t>More than 10 languages and more than 20 dialects to be supported.</w:t>
      </w:r>
      <w:r w:rsidR="00DE1FC1" w:rsidRPr="00E4499D">
        <w:rPr>
          <w:rFonts w:cstheme="majorHAnsi"/>
          <w:highlight w:val="yellow"/>
          <w:lang w:eastAsia="it-IT"/>
        </w:rPr>
        <w:t xml:space="preserve"> (</w:t>
      </w:r>
      <w:r w:rsidR="00DE1FC1" w:rsidRPr="00E4499D">
        <w:rPr>
          <w:rFonts w:cstheme="majorHAnsi"/>
          <w:color w:val="000000"/>
          <w:highlight w:val="yellow"/>
          <w:lang w:eastAsia="ja-JP"/>
        </w:rPr>
        <w:t>English: USA, UK, Canada, Australia, South Africa, US Broadcast - French: Canada, Europe -</w:t>
      </w:r>
      <w:r w:rsidR="00C60CA3" w:rsidRPr="00E4499D">
        <w:rPr>
          <w:rFonts w:cstheme="majorHAnsi"/>
          <w:color w:val="000000"/>
          <w:highlight w:val="yellow"/>
          <w:lang w:eastAsia="ja-JP"/>
        </w:rPr>
        <w:t xml:space="preserve"> </w:t>
      </w:r>
      <w:r w:rsidR="00DE1FC1" w:rsidRPr="00E4499D">
        <w:rPr>
          <w:rFonts w:cstheme="majorHAnsi"/>
          <w:color w:val="000000"/>
          <w:highlight w:val="yellow"/>
          <w:lang w:eastAsia="ja-JP"/>
        </w:rPr>
        <w:t>German - Portuguese: Brazil, Europe - Spanish: Mexico, USA, Spain, Columbia, Argentina,</w:t>
      </w:r>
      <w:r w:rsidR="002A0680" w:rsidRPr="00E4499D">
        <w:rPr>
          <w:rFonts w:cstheme="majorHAnsi"/>
          <w:color w:val="000000"/>
          <w:highlight w:val="yellow"/>
          <w:lang w:eastAsia="ja-JP"/>
        </w:rPr>
        <w:t xml:space="preserve"> </w:t>
      </w:r>
      <w:r w:rsidR="00DE1FC1" w:rsidRPr="00E4499D">
        <w:rPr>
          <w:rFonts w:cstheme="majorHAnsi"/>
          <w:color w:val="000000"/>
          <w:highlight w:val="yellow"/>
          <w:lang w:eastAsia="ja-JP"/>
        </w:rPr>
        <w:t>Chile, Guatemala - Catalan - Hebrew - Italian - Japanese - Korean - Arabic: World, Gulf -</w:t>
      </w:r>
      <w:r w:rsidR="002A0680" w:rsidRPr="00E4499D">
        <w:rPr>
          <w:rFonts w:cstheme="majorHAnsi"/>
          <w:color w:val="000000"/>
          <w:highlight w:val="yellow"/>
          <w:lang w:eastAsia="ja-JP"/>
        </w:rPr>
        <w:t xml:space="preserve"> </w:t>
      </w:r>
      <w:r w:rsidR="00DE1FC1" w:rsidRPr="00E4499D">
        <w:rPr>
          <w:rFonts w:cstheme="majorHAnsi"/>
          <w:color w:val="000000"/>
          <w:highlight w:val="yellow"/>
          <w:lang w:eastAsia="ja-JP"/>
        </w:rPr>
        <w:t>Mandarin: China, Taiwan - Cantonese: Hong Kong – Dutch</w:t>
      </w:r>
      <w:r w:rsidR="00DE1FC1" w:rsidRPr="00E4499D">
        <w:rPr>
          <w:rFonts w:cstheme="majorHAnsi"/>
          <w:highlight w:val="yellow"/>
          <w:lang w:eastAsia="it-IT"/>
        </w:rPr>
        <w:t>)</w:t>
      </w:r>
      <w:r w:rsidRPr="00E4499D">
        <w:rPr>
          <w:rFonts w:cstheme="majorHAnsi"/>
          <w:highlight w:val="yellow"/>
          <w:lang w:eastAsia="it-IT"/>
        </w:rPr>
        <w:t xml:space="preserve"> </w:t>
      </w:r>
    </w:p>
    <w:p w14:paraId="16A8B16A" w14:textId="2E44026C" w:rsidR="0006432E" w:rsidRPr="00E4499D" w:rsidRDefault="0006432E" w:rsidP="001D05A6">
      <w:pPr>
        <w:rPr>
          <w:rFonts w:cstheme="majorHAnsi"/>
          <w:highlight w:val="yellow"/>
          <w:lang w:eastAsia="it-IT"/>
        </w:rPr>
      </w:pPr>
    </w:p>
    <w:p w14:paraId="021DA867" w14:textId="77777777" w:rsidR="008B6B25" w:rsidRPr="00E4499D" w:rsidRDefault="008B6B25" w:rsidP="001D05A6">
      <w:pPr>
        <w:rPr>
          <w:rFonts w:cstheme="majorHAnsi"/>
          <w:highlight w:val="yellow"/>
          <w:lang w:eastAsia="it-IT"/>
        </w:rPr>
      </w:pPr>
    </w:p>
    <w:p w14:paraId="159C3D30" w14:textId="25E4248B" w:rsidR="0006432E" w:rsidRPr="00E4499D" w:rsidRDefault="0006432E" w:rsidP="001D05A6">
      <w:pPr>
        <w:rPr>
          <w:rFonts w:cstheme="majorHAnsi"/>
          <w:highlight w:val="yellow"/>
          <w:lang w:eastAsia="it-IT"/>
        </w:rPr>
      </w:pPr>
    </w:p>
    <w:p w14:paraId="3C5AB4A0" w14:textId="598DA61D" w:rsidR="0006432E" w:rsidRPr="00E4499D" w:rsidRDefault="0006432E" w:rsidP="001D05A6">
      <w:pPr>
        <w:rPr>
          <w:rFonts w:cstheme="majorHAnsi"/>
          <w:b/>
          <w:highlight w:val="yellow"/>
          <w:lang w:eastAsia="it-IT"/>
        </w:rPr>
      </w:pPr>
      <w:r w:rsidRPr="00E4499D">
        <w:rPr>
          <w:rFonts w:cstheme="majorHAnsi"/>
          <w:b/>
          <w:highlight w:val="yellow"/>
          <w:lang w:eastAsia="it-IT"/>
        </w:rPr>
        <w:t>Non-Functional</w:t>
      </w:r>
    </w:p>
    <w:p w14:paraId="0BE1FB40" w14:textId="46D22F9D" w:rsidR="0006432E" w:rsidRPr="00E4499D" w:rsidRDefault="0006432E" w:rsidP="001D05A6">
      <w:pPr>
        <w:rPr>
          <w:rFonts w:cstheme="majorHAnsi"/>
          <w:highlight w:val="yellow"/>
          <w:lang w:eastAsia="it-IT"/>
        </w:rPr>
      </w:pPr>
    </w:p>
    <w:p w14:paraId="08797CB9" w14:textId="7A5FC76A" w:rsidR="008B6B25" w:rsidRPr="00E4499D" w:rsidRDefault="008B6B25" w:rsidP="001D05A6">
      <w:r w:rsidRPr="00E4499D">
        <w:rPr>
          <w:rFonts w:cstheme="majorHAnsi"/>
          <w:highlight w:val="yellow"/>
          <w:lang w:eastAsia="it-IT"/>
        </w:rPr>
        <w:t>Shall be able to use different operating modes according to speed, accuracy and hardware requirements.</w:t>
      </w:r>
    </w:p>
    <w:p w14:paraId="477220E6" w14:textId="0064E6E8" w:rsidR="00811861" w:rsidRPr="00E4499D" w:rsidRDefault="00811861" w:rsidP="001D05A6"/>
    <w:p w14:paraId="39FB1378" w14:textId="77777777" w:rsidR="00811861" w:rsidRPr="00E4499D" w:rsidRDefault="00811861" w:rsidP="001D05A6"/>
    <w:p w14:paraId="5B694895" w14:textId="06E288A2" w:rsidR="0006432E" w:rsidRPr="00465A14" w:rsidRDefault="0006432E" w:rsidP="001D05A6">
      <w:pPr>
        <w:rPr>
          <w:rFonts w:cstheme="majorHAnsi"/>
          <w:lang w:val="el-GR" w:eastAsia="it-IT"/>
        </w:rPr>
      </w:pPr>
    </w:p>
    <w:p w14:paraId="3BA0670C" w14:textId="18248405" w:rsidR="0006432E" w:rsidRPr="00E4499D" w:rsidRDefault="0006432E" w:rsidP="001D05A6">
      <w:pPr>
        <w:rPr>
          <w:rFonts w:cstheme="majorHAnsi"/>
          <w:lang w:eastAsia="it-IT"/>
        </w:rPr>
      </w:pPr>
    </w:p>
    <w:p w14:paraId="4BE96186" w14:textId="534BB873" w:rsidR="0006432E" w:rsidRPr="00E4499D" w:rsidRDefault="0006432E" w:rsidP="001D05A6">
      <w:pPr>
        <w:rPr>
          <w:rFonts w:cstheme="majorHAnsi"/>
          <w:lang w:eastAsia="it-IT"/>
        </w:rPr>
      </w:pPr>
    </w:p>
    <w:p w14:paraId="1AF00885" w14:textId="2FBEC87B" w:rsidR="0006432E" w:rsidRPr="00E4499D" w:rsidRDefault="0006432E" w:rsidP="001D05A6">
      <w:pPr>
        <w:rPr>
          <w:rFonts w:cstheme="majorHAnsi"/>
          <w:lang w:eastAsia="it-IT"/>
        </w:rPr>
      </w:pPr>
    </w:p>
    <w:p w14:paraId="451DE429" w14:textId="77777777" w:rsidR="0006432E" w:rsidRPr="00E4499D" w:rsidRDefault="0006432E" w:rsidP="001D05A6">
      <w:pPr>
        <w:rPr>
          <w:rFonts w:cstheme="majorHAnsi"/>
          <w:lang w:eastAsia="it-IT"/>
        </w:rPr>
      </w:pPr>
    </w:p>
    <w:p w14:paraId="1DF7646D" w14:textId="3D584CC2" w:rsidR="001D05A6" w:rsidRPr="00E4499D" w:rsidRDefault="001D05A6" w:rsidP="001D05A6">
      <w:pPr>
        <w:pStyle w:val="Heading3"/>
      </w:pPr>
      <w:bookmarkStart w:id="55" w:name="_Toc532247273"/>
      <w:r w:rsidRPr="00E4499D">
        <w:t>Illegal trafficking trend analysis (</w:t>
      </w:r>
      <w:bookmarkStart w:id="56" w:name="_Hlk530346274"/>
      <w:r w:rsidRPr="00E4499D">
        <w:rPr>
          <w:b w:val="0"/>
          <w:highlight w:val="yellow"/>
        </w:rPr>
        <w:t>TIU-JADS, CERTH</w:t>
      </w:r>
      <w:bookmarkEnd w:id="56"/>
      <w:r w:rsidRPr="00E4499D">
        <w:t>)</w:t>
      </w:r>
      <w:bookmarkEnd w:id="55"/>
    </w:p>
    <w:p w14:paraId="36D464DE" w14:textId="2C4E886C" w:rsidR="001D05A6" w:rsidRPr="00E4499D" w:rsidRDefault="001D05A6" w:rsidP="001D05A6">
      <w:pPr>
        <w:rPr>
          <w:lang w:eastAsia="it-IT"/>
        </w:rPr>
      </w:pPr>
      <w:del w:id="57" w:author="Microsoft Office User" w:date="2019-01-23T16:00:00Z">
        <w:r w:rsidRPr="00E4499D" w:rsidDel="00D70CD6">
          <w:rPr>
            <w:highlight w:val="yellow"/>
            <w:lang w:eastAsia="it-IT"/>
          </w:rPr>
          <w:delText>@</w:delText>
        </w:r>
        <w:r w:rsidRPr="00E4499D" w:rsidDel="00D70CD6">
          <w:rPr>
            <w:b/>
            <w:highlight w:val="yellow"/>
          </w:rPr>
          <w:delText xml:space="preserve"> </w:delText>
        </w:r>
        <w:r w:rsidRPr="00E4499D" w:rsidDel="00D70CD6">
          <w:rPr>
            <w:b/>
            <w:highlight w:val="yellow"/>
            <w:lang w:eastAsia="it-IT"/>
          </w:rPr>
          <w:delText>TIU-JADS, CERTH</w:delText>
        </w:r>
        <w:r w:rsidRPr="00E4499D" w:rsidDel="00D70CD6">
          <w:rPr>
            <w:highlight w:val="yellow"/>
            <w:lang w:eastAsia="it-IT"/>
          </w:rPr>
          <w:delText>: define T6.</w:delText>
        </w:r>
        <w:r w:rsidR="00C45BF3" w:rsidRPr="00E4499D" w:rsidDel="00D70CD6">
          <w:rPr>
            <w:highlight w:val="yellow"/>
            <w:lang w:eastAsia="it-IT"/>
          </w:rPr>
          <w:delText>5</w:delText>
        </w:r>
        <w:r w:rsidRPr="00E4499D" w:rsidDel="00D70CD6">
          <w:rPr>
            <w:highlight w:val="yellow"/>
            <w:lang w:eastAsia="it-IT"/>
          </w:rPr>
          <w:delText xml:space="preserve"> modules and requirements</w:delText>
        </w:r>
      </w:del>
      <w:ins w:id="58" w:author="Microsoft Office User" w:date="2019-01-23T16:00:00Z">
        <w:r w:rsidR="00D70CD6">
          <w:rPr>
            <w:highlight w:val="yellow"/>
            <w:lang w:eastAsia="it-IT"/>
          </w:rPr>
          <w:t xml:space="preserve">this section is an extract, continued from the baselines and basic requirements previously defined in the scope of T5.1 (see Sec. </w:t>
        </w:r>
      </w:ins>
      <w:ins w:id="59" w:author="Microsoft Office User" w:date="2019-01-23T16:01:00Z">
        <w:r w:rsidR="00D70CD6">
          <w:rPr>
            <w:highlight w:val="yellow"/>
            <w:lang w:eastAsia="it-IT"/>
          </w:rPr>
          <w:t>3.2.1</w:t>
        </w:r>
      </w:ins>
      <w:ins w:id="60" w:author="Microsoft Office User" w:date="2019-01-23T16:00:00Z">
        <w:r w:rsidR="00D70CD6">
          <w:rPr>
            <w:highlight w:val="yellow"/>
            <w:lang w:eastAsia="it-IT"/>
          </w:rPr>
          <w:t>)</w:t>
        </w:r>
      </w:ins>
      <w:ins w:id="61" w:author="Microsoft Office User" w:date="2019-01-23T16:01:00Z">
        <w:r w:rsidR="00D70CD6">
          <w:rPr>
            <w:highlight w:val="yellow"/>
            <w:lang w:eastAsia="it-IT"/>
          </w:rPr>
          <w:t>.</w:t>
        </w:r>
      </w:ins>
    </w:p>
    <w:p w14:paraId="0D2E6621" w14:textId="378CD23A" w:rsidR="001D05A6" w:rsidRPr="00E4499D" w:rsidRDefault="00A23C8C" w:rsidP="001D05A6">
      <w:pPr>
        <w:pStyle w:val="Heading4"/>
        <w:tabs>
          <w:tab w:val="clear" w:pos="907"/>
        </w:tabs>
        <w:spacing w:line="276" w:lineRule="auto"/>
        <w:ind w:left="864" w:hanging="864"/>
        <w:rPr>
          <w:rFonts w:cstheme="majorHAnsi"/>
        </w:rPr>
      </w:pPr>
      <w:r w:rsidRPr="00E4499D">
        <w:rPr>
          <w:rFonts w:cstheme="majorHAnsi"/>
        </w:rPr>
        <w:t>Topic Modelling System</w:t>
      </w:r>
    </w:p>
    <w:p w14:paraId="4810AC6C" w14:textId="2AF4A88E" w:rsidR="001D05A6" w:rsidRPr="00E4499D" w:rsidRDefault="001C6ED5" w:rsidP="001D05A6">
      <w:pPr>
        <w:rPr>
          <w:rFonts w:cstheme="majorHAnsi"/>
          <w:lang w:eastAsia="it-IT"/>
        </w:rPr>
      </w:pPr>
      <w:r w:rsidRPr="001C6ED5">
        <w:rPr>
          <w:rFonts w:cstheme="majorHAnsi"/>
          <w:b/>
          <w:i/>
        </w:rPr>
        <w:t xml:space="preserve">Topic Modelling System </w:t>
      </w:r>
      <w:r w:rsidRPr="00E4499D">
        <w:rPr>
          <w:rFonts w:cstheme="majorHAnsi"/>
          <w:b/>
          <w:i/>
        </w:rPr>
        <w:t xml:space="preserve">– </w:t>
      </w:r>
      <w:r w:rsidRPr="001C6ED5">
        <w:rPr>
          <w:rFonts w:cstheme="majorHAnsi"/>
          <w:b/>
          <w:i/>
        </w:rPr>
        <w:t>discover the topics from a collection of documents</w:t>
      </w:r>
    </w:p>
    <w:tbl>
      <w:tblPr>
        <w:tblStyle w:val="TableGrid"/>
        <w:tblW w:w="9072" w:type="dxa"/>
        <w:tblInd w:w="108" w:type="dxa"/>
        <w:tblLayout w:type="fixed"/>
        <w:tblLook w:val="04A0" w:firstRow="1" w:lastRow="0" w:firstColumn="1" w:lastColumn="0" w:noHBand="0" w:noVBand="1"/>
      </w:tblPr>
      <w:tblGrid>
        <w:gridCol w:w="1843"/>
        <w:gridCol w:w="7229"/>
      </w:tblGrid>
      <w:tr w:rsidR="00A23C8C" w:rsidRPr="00E4499D" w14:paraId="20DDE84E" w14:textId="77777777" w:rsidTr="00A36550">
        <w:tc>
          <w:tcPr>
            <w:tcW w:w="1843" w:type="dxa"/>
            <w:shd w:val="clear" w:color="auto" w:fill="4F81BD" w:themeFill="accent1"/>
            <w:vAlign w:val="center"/>
          </w:tcPr>
          <w:p w14:paraId="500C7E1F" w14:textId="215E00FE" w:rsidR="00A23C8C" w:rsidRPr="00A36550" w:rsidRDefault="00A23C8C" w:rsidP="00A23C8C">
            <w:pPr>
              <w:jc w:val="left"/>
              <w:rPr>
                <w:b/>
                <w:color w:val="FFFFFF" w:themeColor="background1"/>
              </w:rPr>
            </w:pPr>
            <w:r w:rsidRPr="00A36550">
              <w:rPr>
                <w:rFonts w:ascii="Calibri" w:hAnsi="Calibri" w:cs="Arial"/>
                <w:b/>
                <w:bCs/>
                <w:color w:val="FFFFFF" w:themeColor="background1"/>
              </w:rPr>
              <w:t xml:space="preserve">Requirement No </w:t>
            </w:r>
          </w:p>
        </w:tc>
        <w:tc>
          <w:tcPr>
            <w:tcW w:w="7229" w:type="dxa"/>
          </w:tcPr>
          <w:p w14:paraId="0A4F5789" w14:textId="2E58DBE1" w:rsidR="00A23C8C" w:rsidRPr="00E4499D" w:rsidRDefault="00A23C8C" w:rsidP="00A23C8C">
            <w:r w:rsidRPr="00E4499D">
              <w:t>REQ- XXX</w:t>
            </w:r>
          </w:p>
        </w:tc>
      </w:tr>
      <w:tr w:rsidR="00A23C8C" w:rsidRPr="00E4499D" w14:paraId="6EA823D8" w14:textId="77777777" w:rsidTr="00A36550">
        <w:tc>
          <w:tcPr>
            <w:tcW w:w="1843" w:type="dxa"/>
            <w:shd w:val="clear" w:color="auto" w:fill="4F81BD" w:themeFill="accent1"/>
            <w:vAlign w:val="center"/>
          </w:tcPr>
          <w:p w14:paraId="7C25C163" w14:textId="42DC2F6B" w:rsidR="00A23C8C" w:rsidRPr="00A36550" w:rsidRDefault="00A23C8C" w:rsidP="00A23C8C">
            <w:pPr>
              <w:jc w:val="left"/>
              <w:rPr>
                <w:b/>
                <w:color w:val="FFFFFF" w:themeColor="background1"/>
              </w:rPr>
            </w:pPr>
            <w:r w:rsidRPr="00A36550">
              <w:rPr>
                <w:rFonts w:ascii="Calibri" w:hAnsi="Calibri" w:cs="Arial"/>
                <w:b/>
                <w:bCs/>
                <w:color w:val="FFFFFF" w:themeColor="background1"/>
              </w:rPr>
              <w:t>Requirement Id</w:t>
            </w:r>
          </w:p>
        </w:tc>
        <w:tc>
          <w:tcPr>
            <w:tcW w:w="7229" w:type="dxa"/>
          </w:tcPr>
          <w:p w14:paraId="4F78F6FD" w14:textId="50CF945B" w:rsidR="00A23C8C" w:rsidRPr="00E4499D" w:rsidRDefault="00DF7D20" w:rsidP="00A23C8C">
            <w:r>
              <w:t>REQ-TMS-1</w:t>
            </w:r>
          </w:p>
        </w:tc>
      </w:tr>
      <w:tr w:rsidR="00A23C8C" w:rsidRPr="00E4499D" w14:paraId="3500A0B5" w14:textId="77777777" w:rsidTr="00A36550">
        <w:tc>
          <w:tcPr>
            <w:tcW w:w="1843" w:type="dxa"/>
            <w:shd w:val="clear" w:color="auto" w:fill="4F81BD" w:themeFill="accent1"/>
            <w:vAlign w:val="center"/>
          </w:tcPr>
          <w:p w14:paraId="4EF7EED3" w14:textId="77777777" w:rsidR="00A23C8C" w:rsidRPr="00A36550" w:rsidRDefault="00A23C8C" w:rsidP="00A23C8C">
            <w:pPr>
              <w:jc w:val="left"/>
              <w:rPr>
                <w:b/>
                <w:color w:val="FFFFFF" w:themeColor="background1"/>
              </w:rPr>
            </w:pPr>
            <w:r w:rsidRPr="00A36550">
              <w:rPr>
                <w:b/>
                <w:color w:val="FFFFFF" w:themeColor="background1"/>
                <w:lang w:eastAsia="it-IT"/>
              </w:rPr>
              <w:t>Description</w:t>
            </w:r>
          </w:p>
        </w:tc>
        <w:tc>
          <w:tcPr>
            <w:tcW w:w="7229" w:type="dxa"/>
          </w:tcPr>
          <w:p w14:paraId="18920619" w14:textId="5072043F" w:rsidR="00A23C8C" w:rsidRPr="00E4499D" w:rsidRDefault="00A23C8C" w:rsidP="00A23C8C">
            <w:r w:rsidRPr="00E4499D">
              <w:t>The Topic Modelling System is a statistical model to discover the topics from a collection of documents. In the ANITA context, the approach will uncover hidden structure in a collection of texts describing online sources. A document target will contain different topics in different proportions, the topics produced by topic modelling techniques have to be a cluster of similar words matching the indicators defined in T5.1.</w:t>
            </w:r>
          </w:p>
        </w:tc>
      </w:tr>
      <w:tr w:rsidR="00A23C8C" w:rsidRPr="00E4499D" w14:paraId="6D15B6DF" w14:textId="77777777" w:rsidTr="00A36550">
        <w:tc>
          <w:tcPr>
            <w:tcW w:w="1843" w:type="dxa"/>
            <w:shd w:val="clear" w:color="auto" w:fill="4F81BD" w:themeFill="accent1"/>
            <w:vAlign w:val="center"/>
          </w:tcPr>
          <w:p w14:paraId="74221F5C" w14:textId="77777777" w:rsidR="00A23C8C" w:rsidRPr="00A36550" w:rsidRDefault="00A23C8C" w:rsidP="00A23C8C">
            <w:pPr>
              <w:jc w:val="left"/>
              <w:rPr>
                <w:b/>
                <w:color w:val="FFFFFF" w:themeColor="background1"/>
              </w:rPr>
            </w:pPr>
            <w:r w:rsidRPr="00A36550">
              <w:rPr>
                <w:b/>
                <w:color w:val="FFFFFF" w:themeColor="background1"/>
                <w:lang w:eastAsia="it-IT"/>
              </w:rPr>
              <w:t>Type</w:t>
            </w:r>
          </w:p>
        </w:tc>
        <w:tc>
          <w:tcPr>
            <w:tcW w:w="7229" w:type="dxa"/>
          </w:tcPr>
          <w:p w14:paraId="5C1A03EE" w14:textId="565EF17B" w:rsidR="00A23C8C" w:rsidRPr="00E4499D" w:rsidRDefault="00A23C8C" w:rsidP="00A23C8C">
            <w:r w:rsidRPr="00E4499D">
              <w:t>Functional</w:t>
            </w:r>
          </w:p>
        </w:tc>
      </w:tr>
      <w:tr w:rsidR="00A23C8C" w:rsidRPr="00E4499D" w14:paraId="331D768A" w14:textId="77777777" w:rsidTr="00A36550">
        <w:tc>
          <w:tcPr>
            <w:tcW w:w="1843" w:type="dxa"/>
            <w:shd w:val="clear" w:color="auto" w:fill="4F81BD" w:themeFill="accent1"/>
            <w:vAlign w:val="center"/>
          </w:tcPr>
          <w:p w14:paraId="75157B0D" w14:textId="77777777" w:rsidR="00A23C8C" w:rsidRPr="00A36550" w:rsidRDefault="00A23C8C" w:rsidP="00A23C8C">
            <w:pPr>
              <w:jc w:val="left"/>
              <w:rPr>
                <w:b/>
                <w:color w:val="FFFFFF" w:themeColor="background1"/>
              </w:rPr>
            </w:pPr>
            <w:r w:rsidRPr="00A36550">
              <w:rPr>
                <w:b/>
                <w:color w:val="FFFFFF" w:themeColor="background1"/>
                <w:lang w:eastAsia="it-IT"/>
              </w:rPr>
              <w:t>Fit Criterion</w:t>
            </w:r>
          </w:p>
        </w:tc>
        <w:tc>
          <w:tcPr>
            <w:tcW w:w="7229" w:type="dxa"/>
          </w:tcPr>
          <w:p w14:paraId="541E8D3E" w14:textId="523EA07F" w:rsidR="00A23C8C" w:rsidRPr="00E4499D" w:rsidRDefault="00A23C8C" w:rsidP="00A23C8C">
            <w:r w:rsidRPr="00E4499D">
              <w:t>Topic Modelling, Feature Engineering</w:t>
            </w:r>
          </w:p>
        </w:tc>
      </w:tr>
      <w:tr w:rsidR="00A23C8C" w:rsidRPr="00E4499D" w14:paraId="6A80FA8B" w14:textId="77777777" w:rsidTr="00A36550">
        <w:tc>
          <w:tcPr>
            <w:tcW w:w="1843" w:type="dxa"/>
            <w:shd w:val="clear" w:color="auto" w:fill="4F81BD" w:themeFill="accent1"/>
            <w:vAlign w:val="center"/>
          </w:tcPr>
          <w:p w14:paraId="0C595F02" w14:textId="77777777" w:rsidR="00A23C8C" w:rsidRPr="00A36550" w:rsidRDefault="00A23C8C" w:rsidP="00A23C8C">
            <w:pPr>
              <w:jc w:val="left"/>
              <w:rPr>
                <w:b/>
                <w:color w:val="FFFFFF" w:themeColor="background1"/>
              </w:rPr>
            </w:pPr>
            <w:r w:rsidRPr="00A36550">
              <w:rPr>
                <w:b/>
                <w:color w:val="FFFFFF" w:themeColor="background1"/>
                <w:lang w:eastAsia="it-IT"/>
              </w:rPr>
              <w:t>Use Case &amp; Scenario</w:t>
            </w:r>
          </w:p>
        </w:tc>
        <w:tc>
          <w:tcPr>
            <w:tcW w:w="7229" w:type="dxa"/>
          </w:tcPr>
          <w:p w14:paraId="5B9E7F28" w14:textId="622AB1F6" w:rsidR="00A23C8C" w:rsidRPr="00E4499D" w:rsidRDefault="00A23C8C" w:rsidP="00A23C8C">
            <w:pPr>
              <w:autoSpaceDE w:val="0"/>
              <w:autoSpaceDN w:val="0"/>
              <w:adjustRightInd w:val="0"/>
              <w:rPr>
                <w:rFonts w:cs="Calibri"/>
              </w:rPr>
            </w:pPr>
            <w:r w:rsidRPr="00E4499D">
              <w:t>UC1-SC1, UC2-SC1 SC2</w:t>
            </w:r>
          </w:p>
        </w:tc>
      </w:tr>
      <w:tr w:rsidR="00A23C8C" w:rsidRPr="00E4499D" w14:paraId="2E19EA60" w14:textId="77777777" w:rsidTr="00A36550">
        <w:tc>
          <w:tcPr>
            <w:tcW w:w="1843" w:type="dxa"/>
            <w:shd w:val="clear" w:color="auto" w:fill="4F81BD" w:themeFill="accent1"/>
            <w:vAlign w:val="center"/>
          </w:tcPr>
          <w:p w14:paraId="71189E9A" w14:textId="77777777" w:rsidR="00A23C8C" w:rsidRPr="00A36550" w:rsidRDefault="00A23C8C" w:rsidP="00A23C8C">
            <w:pPr>
              <w:jc w:val="left"/>
              <w:rPr>
                <w:b/>
                <w:color w:val="FFFFFF" w:themeColor="background1"/>
              </w:rPr>
            </w:pPr>
            <w:r w:rsidRPr="00A36550">
              <w:rPr>
                <w:b/>
                <w:color w:val="FFFFFF" w:themeColor="background1"/>
                <w:lang w:eastAsia="it-IT"/>
              </w:rPr>
              <w:t>Source Partner</w:t>
            </w:r>
          </w:p>
        </w:tc>
        <w:tc>
          <w:tcPr>
            <w:tcW w:w="7229" w:type="dxa"/>
          </w:tcPr>
          <w:p w14:paraId="588980AA" w14:textId="188E7892" w:rsidR="00A23C8C" w:rsidRPr="00E4499D" w:rsidRDefault="00A23C8C" w:rsidP="00A23C8C">
            <w:r w:rsidRPr="00E4499D">
              <w:t>TIU-JADS</w:t>
            </w:r>
          </w:p>
        </w:tc>
      </w:tr>
      <w:tr w:rsidR="00A23C8C" w:rsidRPr="00E4499D" w14:paraId="67B8233A" w14:textId="77777777" w:rsidTr="00A36550">
        <w:tc>
          <w:tcPr>
            <w:tcW w:w="1843" w:type="dxa"/>
            <w:shd w:val="clear" w:color="auto" w:fill="4F81BD" w:themeFill="accent1"/>
            <w:vAlign w:val="center"/>
          </w:tcPr>
          <w:p w14:paraId="33413EF1" w14:textId="77777777" w:rsidR="00A23C8C" w:rsidRPr="00A36550" w:rsidRDefault="00A23C8C" w:rsidP="00DE5ADC">
            <w:pPr>
              <w:jc w:val="left"/>
              <w:rPr>
                <w:b/>
                <w:color w:val="FFFFFF" w:themeColor="background1"/>
              </w:rPr>
            </w:pPr>
            <w:r w:rsidRPr="00A36550">
              <w:rPr>
                <w:b/>
                <w:color w:val="FFFFFF" w:themeColor="background1"/>
                <w:lang w:eastAsia="it-IT"/>
              </w:rPr>
              <w:lastRenderedPageBreak/>
              <w:t>Last Update</w:t>
            </w:r>
          </w:p>
        </w:tc>
        <w:tc>
          <w:tcPr>
            <w:tcW w:w="7229" w:type="dxa"/>
            <w:vAlign w:val="center"/>
          </w:tcPr>
          <w:p w14:paraId="691863C3" w14:textId="77777777" w:rsidR="00A23C8C" w:rsidRPr="00E4499D" w:rsidRDefault="00A23C8C" w:rsidP="00DE5ADC">
            <w:pPr>
              <w:keepNext/>
            </w:pPr>
            <w:r w:rsidRPr="00E4499D">
              <w:rPr>
                <w:rFonts w:cs="Calibri"/>
                <w:lang w:eastAsia="it-IT"/>
              </w:rPr>
              <w:t>6/12/2018</w:t>
            </w:r>
          </w:p>
        </w:tc>
      </w:tr>
    </w:tbl>
    <w:p w14:paraId="03738883" w14:textId="77777777" w:rsidR="001C6ED5" w:rsidRDefault="001C6ED5" w:rsidP="001C6ED5">
      <w:pPr>
        <w:rPr>
          <w:rFonts w:cstheme="majorHAnsi"/>
          <w:b/>
          <w:i/>
        </w:rPr>
      </w:pPr>
    </w:p>
    <w:p w14:paraId="34CB3A55" w14:textId="6BDD32AC" w:rsidR="001C6ED5" w:rsidRPr="00E4499D" w:rsidRDefault="001C6ED5" w:rsidP="001C6ED5">
      <w:pPr>
        <w:rPr>
          <w:rFonts w:cstheme="majorHAnsi"/>
          <w:lang w:eastAsia="it-IT"/>
        </w:rPr>
      </w:pPr>
      <w:r w:rsidRPr="001C6ED5">
        <w:rPr>
          <w:rFonts w:cstheme="majorHAnsi"/>
          <w:b/>
          <w:i/>
        </w:rPr>
        <w:t xml:space="preserve">Topic Modelling System </w:t>
      </w:r>
      <w:r w:rsidRPr="00E4499D">
        <w:rPr>
          <w:rFonts w:cstheme="majorHAnsi"/>
          <w:b/>
          <w:i/>
        </w:rPr>
        <w:t xml:space="preserve">– </w:t>
      </w:r>
      <w:r w:rsidRPr="001C6ED5">
        <w:rPr>
          <w:rFonts w:cstheme="majorHAnsi"/>
          <w:b/>
          <w:i/>
        </w:rPr>
        <w:t>generate JSON or CSV file formats</w:t>
      </w:r>
    </w:p>
    <w:tbl>
      <w:tblPr>
        <w:tblStyle w:val="TableGrid"/>
        <w:tblW w:w="9072" w:type="dxa"/>
        <w:tblInd w:w="108" w:type="dxa"/>
        <w:tblLayout w:type="fixed"/>
        <w:tblLook w:val="04A0" w:firstRow="1" w:lastRow="0" w:firstColumn="1" w:lastColumn="0" w:noHBand="0" w:noVBand="1"/>
      </w:tblPr>
      <w:tblGrid>
        <w:gridCol w:w="1843"/>
        <w:gridCol w:w="7229"/>
      </w:tblGrid>
      <w:tr w:rsidR="00CF1449" w:rsidRPr="00E4499D" w14:paraId="13DDD691" w14:textId="77777777" w:rsidTr="00A36550">
        <w:tc>
          <w:tcPr>
            <w:tcW w:w="1843" w:type="dxa"/>
            <w:shd w:val="clear" w:color="auto" w:fill="4F81BD" w:themeFill="accent1"/>
            <w:vAlign w:val="center"/>
          </w:tcPr>
          <w:p w14:paraId="5373E044" w14:textId="77777777" w:rsidR="00CF1449" w:rsidRPr="00A36550" w:rsidRDefault="00CF1449" w:rsidP="00DE5ADC">
            <w:pPr>
              <w:jc w:val="left"/>
              <w:rPr>
                <w:b/>
                <w:color w:val="FFFFFF" w:themeColor="background1"/>
              </w:rPr>
            </w:pPr>
            <w:r w:rsidRPr="00A36550">
              <w:rPr>
                <w:rFonts w:ascii="Calibri" w:hAnsi="Calibri" w:cs="Arial"/>
                <w:b/>
                <w:bCs/>
                <w:color w:val="FFFFFF" w:themeColor="background1"/>
              </w:rPr>
              <w:t xml:space="preserve">Requirement No </w:t>
            </w:r>
          </w:p>
        </w:tc>
        <w:tc>
          <w:tcPr>
            <w:tcW w:w="7229" w:type="dxa"/>
          </w:tcPr>
          <w:p w14:paraId="1F6F8213" w14:textId="77777777" w:rsidR="00CF1449" w:rsidRPr="00E4499D" w:rsidRDefault="00CF1449" w:rsidP="00DE5ADC">
            <w:r w:rsidRPr="00E4499D">
              <w:t>REQ- XXX</w:t>
            </w:r>
          </w:p>
        </w:tc>
      </w:tr>
      <w:tr w:rsidR="00CF1449" w:rsidRPr="00E4499D" w14:paraId="52D48F4B" w14:textId="77777777" w:rsidTr="00A36550">
        <w:tc>
          <w:tcPr>
            <w:tcW w:w="1843" w:type="dxa"/>
            <w:shd w:val="clear" w:color="auto" w:fill="4F81BD" w:themeFill="accent1"/>
            <w:vAlign w:val="center"/>
          </w:tcPr>
          <w:p w14:paraId="407D2CFA" w14:textId="77777777" w:rsidR="00CF1449" w:rsidRPr="00A36550" w:rsidRDefault="00CF1449" w:rsidP="00DE5ADC">
            <w:pPr>
              <w:jc w:val="left"/>
              <w:rPr>
                <w:b/>
                <w:color w:val="FFFFFF" w:themeColor="background1"/>
              </w:rPr>
            </w:pPr>
            <w:r w:rsidRPr="00A36550">
              <w:rPr>
                <w:rFonts w:ascii="Calibri" w:hAnsi="Calibri" w:cs="Arial"/>
                <w:b/>
                <w:bCs/>
                <w:color w:val="FFFFFF" w:themeColor="background1"/>
              </w:rPr>
              <w:t>Requirement Id</w:t>
            </w:r>
          </w:p>
        </w:tc>
        <w:tc>
          <w:tcPr>
            <w:tcW w:w="7229" w:type="dxa"/>
          </w:tcPr>
          <w:p w14:paraId="1D33446B" w14:textId="3C10AAE9" w:rsidR="00CF1449" w:rsidRPr="00E4499D" w:rsidRDefault="00DF7D20" w:rsidP="00DE5ADC">
            <w:r>
              <w:t>REQ-TMS-2</w:t>
            </w:r>
          </w:p>
        </w:tc>
      </w:tr>
      <w:tr w:rsidR="006465B0" w:rsidRPr="00E4499D" w14:paraId="03915916" w14:textId="77777777" w:rsidTr="00A36550">
        <w:tc>
          <w:tcPr>
            <w:tcW w:w="1843" w:type="dxa"/>
            <w:shd w:val="clear" w:color="auto" w:fill="4F81BD" w:themeFill="accent1"/>
            <w:vAlign w:val="center"/>
          </w:tcPr>
          <w:p w14:paraId="3F8A0298" w14:textId="77777777" w:rsidR="006465B0" w:rsidRPr="00A36550" w:rsidRDefault="006465B0" w:rsidP="006465B0">
            <w:pPr>
              <w:jc w:val="left"/>
              <w:rPr>
                <w:b/>
                <w:color w:val="FFFFFF" w:themeColor="background1"/>
              </w:rPr>
            </w:pPr>
            <w:r w:rsidRPr="00A36550">
              <w:rPr>
                <w:b/>
                <w:color w:val="FFFFFF" w:themeColor="background1"/>
                <w:lang w:eastAsia="it-IT"/>
              </w:rPr>
              <w:t>Description</w:t>
            </w:r>
          </w:p>
        </w:tc>
        <w:tc>
          <w:tcPr>
            <w:tcW w:w="7229" w:type="dxa"/>
          </w:tcPr>
          <w:p w14:paraId="2C924C99" w14:textId="2CF86003" w:rsidR="006465B0" w:rsidRPr="00E4499D" w:rsidRDefault="006465B0" w:rsidP="006465B0">
            <w:r w:rsidRPr="00E4499D">
              <w:t>The Topic Modelling System will generate JSON or CSV file formats consistent with the results of the statistical analysis and further analysis which will waterfall from T6.5. The JSON or CSV file contains the number of different topics from the dataset and a list of most salient terms.</w:t>
            </w:r>
          </w:p>
        </w:tc>
      </w:tr>
      <w:tr w:rsidR="006465B0" w:rsidRPr="00E4499D" w14:paraId="389150CE" w14:textId="77777777" w:rsidTr="00A36550">
        <w:tc>
          <w:tcPr>
            <w:tcW w:w="1843" w:type="dxa"/>
            <w:shd w:val="clear" w:color="auto" w:fill="4F81BD" w:themeFill="accent1"/>
            <w:vAlign w:val="center"/>
          </w:tcPr>
          <w:p w14:paraId="7A1349C0" w14:textId="77777777" w:rsidR="006465B0" w:rsidRPr="00A36550" w:rsidRDefault="006465B0" w:rsidP="006465B0">
            <w:pPr>
              <w:jc w:val="left"/>
              <w:rPr>
                <w:b/>
                <w:color w:val="FFFFFF" w:themeColor="background1"/>
              </w:rPr>
            </w:pPr>
            <w:r w:rsidRPr="00A36550">
              <w:rPr>
                <w:b/>
                <w:color w:val="FFFFFF" w:themeColor="background1"/>
                <w:lang w:eastAsia="it-IT"/>
              </w:rPr>
              <w:t>Type</w:t>
            </w:r>
          </w:p>
        </w:tc>
        <w:tc>
          <w:tcPr>
            <w:tcW w:w="7229" w:type="dxa"/>
          </w:tcPr>
          <w:p w14:paraId="510143C2" w14:textId="00AAFAC2" w:rsidR="006465B0" w:rsidRPr="00E4499D" w:rsidRDefault="006465B0" w:rsidP="006465B0">
            <w:r w:rsidRPr="00E4499D">
              <w:t>Functional</w:t>
            </w:r>
          </w:p>
        </w:tc>
      </w:tr>
      <w:tr w:rsidR="006465B0" w:rsidRPr="00E4499D" w14:paraId="070638AF" w14:textId="77777777" w:rsidTr="00A36550">
        <w:tc>
          <w:tcPr>
            <w:tcW w:w="1843" w:type="dxa"/>
            <w:shd w:val="clear" w:color="auto" w:fill="4F81BD" w:themeFill="accent1"/>
            <w:vAlign w:val="center"/>
          </w:tcPr>
          <w:p w14:paraId="39D5B4D2" w14:textId="77777777" w:rsidR="006465B0" w:rsidRPr="00A36550" w:rsidRDefault="006465B0" w:rsidP="006465B0">
            <w:pPr>
              <w:jc w:val="left"/>
              <w:rPr>
                <w:b/>
                <w:color w:val="FFFFFF" w:themeColor="background1"/>
              </w:rPr>
            </w:pPr>
            <w:r w:rsidRPr="00A36550">
              <w:rPr>
                <w:b/>
                <w:color w:val="FFFFFF" w:themeColor="background1"/>
                <w:lang w:eastAsia="it-IT"/>
              </w:rPr>
              <w:t>Fit Criterion</w:t>
            </w:r>
          </w:p>
        </w:tc>
        <w:tc>
          <w:tcPr>
            <w:tcW w:w="7229" w:type="dxa"/>
          </w:tcPr>
          <w:p w14:paraId="5686A8CA" w14:textId="725289FC" w:rsidR="006465B0" w:rsidRPr="00E4499D" w:rsidRDefault="006465B0" w:rsidP="006465B0">
            <w:r w:rsidRPr="00E4499D">
              <w:t xml:space="preserve">Exploratory </w:t>
            </w:r>
            <w:proofErr w:type="spellStart"/>
            <w:r w:rsidRPr="00E4499D">
              <w:t>Prototying</w:t>
            </w:r>
            <w:proofErr w:type="spellEnd"/>
          </w:p>
        </w:tc>
      </w:tr>
      <w:tr w:rsidR="006465B0" w:rsidRPr="00E4499D" w14:paraId="486086F5" w14:textId="77777777" w:rsidTr="00A36550">
        <w:tc>
          <w:tcPr>
            <w:tcW w:w="1843" w:type="dxa"/>
            <w:shd w:val="clear" w:color="auto" w:fill="4F81BD" w:themeFill="accent1"/>
            <w:vAlign w:val="center"/>
          </w:tcPr>
          <w:p w14:paraId="14B94940" w14:textId="77777777" w:rsidR="006465B0" w:rsidRPr="00A36550" w:rsidRDefault="006465B0" w:rsidP="006465B0">
            <w:pPr>
              <w:jc w:val="left"/>
              <w:rPr>
                <w:b/>
                <w:color w:val="FFFFFF" w:themeColor="background1"/>
              </w:rPr>
            </w:pPr>
            <w:r w:rsidRPr="00A36550">
              <w:rPr>
                <w:b/>
                <w:color w:val="FFFFFF" w:themeColor="background1"/>
                <w:lang w:eastAsia="it-IT"/>
              </w:rPr>
              <w:t>Use Case &amp; Scenario</w:t>
            </w:r>
          </w:p>
        </w:tc>
        <w:tc>
          <w:tcPr>
            <w:tcW w:w="7229" w:type="dxa"/>
          </w:tcPr>
          <w:p w14:paraId="233BCE28" w14:textId="6D6DEBB5" w:rsidR="006465B0" w:rsidRPr="00E4499D" w:rsidRDefault="006465B0" w:rsidP="006465B0">
            <w:pPr>
              <w:autoSpaceDE w:val="0"/>
              <w:autoSpaceDN w:val="0"/>
              <w:adjustRightInd w:val="0"/>
              <w:rPr>
                <w:rFonts w:cs="Calibri"/>
              </w:rPr>
            </w:pPr>
            <w:r w:rsidRPr="00E4499D">
              <w:t>UC1-SC1, UC2-SC1 SC2</w:t>
            </w:r>
          </w:p>
        </w:tc>
      </w:tr>
      <w:tr w:rsidR="00CF1449" w:rsidRPr="00E4499D" w14:paraId="2DCB10CD" w14:textId="77777777" w:rsidTr="00A36550">
        <w:tc>
          <w:tcPr>
            <w:tcW w:w="1843" w:type="dxa"/>
            <w:shd w:val="clear" w:color="auto" w:fill="4F81BD" w:themeFill="accent1"/>
            <w:vAlign w:val="center"/>
          </w:tcPr>
          <w:p w14:paraId="3A264836" w14:textId="77777777" w:rsidR="00CF1449" w:rsidRPr="00A36550" w:rsidRDefault="00CF1449" w:rsidP="00DE5ADC">
            <w:pPr>
              <w:jc w:val="left"/>
              <w:rPr>
                <w:b/>
                <w:color w:val="FFFFFF" w:themeColor="background1"/>
              </w:rPr>
            </w:pPr>
            <w:r w:rsidRPr="00A36550">
              <w:rPr>
                <w:b/>
                <w:color w:val="FFFFFF" w:themeColor="background1"/>
                <w:lang w:eastAsia="it-IT"/>
              </w:rPr>
              <w:t>Source Partner</w:t>
            </w:r>
          </w:p>
        </w:tc>
        <w:tc>
          <w:tcPr>
            <w:tcW w:w="7229" w:type="dxa"/>
          </w:tcPr>
          <w:p w14:paraId="69AD05F9" w14:textId="77777777" w:rsidR="00CF1449" w:rsidRPr="00E4499D" w:rsidRDefault="00CF1449" w:rsidP="00DE5ADC">
            <w:r w:rsidRPr="00E4499D">
              <w:t>TIU-JADS</w:t>
            </w:r>
          </w:p>
        </w:tc>
      </w:tr>
      <w:tr w:rsidR="00CF1449" w:rsidRPr="00E4499D" w14:paraId="31A96E48" w14:textId="77777777" w:rsidTr="00A36550">
        <w:tc>
          <w:tcPr>
            <w:tcW w:w="1843" w:type="dxa"/>
            <w:shd w:val="clear" w:color="auto" w:fill="4F81BD" w:themeFill="accent1"/>
            <w:vAlign w:val="center"/>
          </w:tcPr>
          <w:p w14:paraId="62505F2A" w14:textId="77777777" w:rsidR="00CF1449" w:rsidRPr="00A36550" w:rsidRDefault="00CF1449" w:rsidP="00DE5ADC">
            <w:pPr>
              <w:jc w:val="left"/>
              <w:rPr>
                <w:b/>
                <w:color w:val="FFFFFF" w:themeColor="background1"/>
              </w:rPr>
            </w:pPr>
            <w:r w:rsidRPr="00A36550">
              <w:rPr>
                <w:b/>
                <w:color w:val="FFFFFF" w:themeColor="background1"/>
                <w:lang w:eastAsia="it-IT"/>
              </w:rPr>
              <w:t>Last Update</w:t>
            </w:r>
          </w:p>
        </w:tc>
        <w:tc>
          <w:tcPr>
            <w:tcW w:w="7229" w:type="dxa"/>
            <w:vAlign w:val="center"/>
          </w:tcPr>
          <w:p w14:paraId="405FAE2B" w14:textId="77777777" w:rsidR="00CF1449" w:rsidRPr="00E4499D" w:rsidRDefault="00CF1449" w:rsidP="00DE5ADC">
            <w:pPr>
              <w:keepNext/>
            </w:pPr>
            <w:r w:rsidRPr="00E4499D">
              <w:rPr>
                <w:rFonts w:cs="Calibri"/>
                <w:lang w:eastAsia="it-IT"/>
              </w:rPr>
              <w:t>6/12/2018</w:t>
            </w:r>
          </w:p>
        </w:tc>
      </w:tr>
    </w:tbl>
    <w:p w14:paraId="7882A9CE" w14:textId="6CE3B5B6" w:rsidR="00A23C8C" w:rsidRDefault="00A23C8C" w:rsidP="001D05A6">
      <w:pPr>
        <w:rPr>
          <w:rFonts w:cstheme="majorHAnsi"/>
          <w:lang w:eastAsia="it-IT"/>
        </w:rPr>
      </w:pPr>
    </w:p>
    <w:p w14:paraId="76BEF5C9" w14:textId="334C9B66" w:rsidR="001C6ED5" w:rsidRPr="00E4499D" w:rsidRDefault="001C6ED5" w:rsidP="001D05A6">
      <w:pPr>
        <w:rPr>
          <w:rFonts w:cstheme="majorHAnsi"/>
          <w:lang w:eastAsia="it-IT"/>
        </w:rPr>
      </w:pPr>
      <w:r w:rsidRPr="001C6ED5">
        <w:rPr>
          <w:rFonts w:cstheme="majorHAnsi"/>
          <w:b/>
          <w:i/>
        </w:rPr>
        <w:t xml:space="preserve">Topic Modelling System </w:t>
      </w:r>
      <w:r w:rsidRPr="00E4499D">
        <w:rPr>
          <w:rFonts w:cstheme="majorHAnsi"/>
          <w:b/>
          <w:i/>
        </w:rPr>
        <w:t xml:space="preserve">– </w:t>
      </w:r>
      <w:r w:rsidRPr="001C6ED5">
        <w:rPr>
          <w:rFonts w:cstheme="majorHAnsi"/>
          <w:b/>
          <w:i/>
        </w:rPr>
        <w:t>use Latent Dirichlet Allocation (LDA) as statistical modelling technique</w:t>
      </w:r>
    </w:p>
    <w:tbl>
      <w:tblPr>
        <w:tblStyle w:val="TableGrid"/>
        <w:tblW w:w="9072" w:type="dxa"/>
        <w:tblInd w:w="108" w:type="dxa"/>
        <w:tblLayout w:type="fixed"/>
        <w:tblLook w:val="04A0" w:firstRow="1" w:lastRow="0" w:firstColumn="1" w:lastColumn="0" w:noHBand="0" w:noVBand="1"/>
      </w:tblPr>
      <w:tblGrid>
        <w:gridCol w:w="1843"/>
        <w:gridCol w:w="7229"/>
      </w:tblGrid>
      <w:tr w:rsidR="006465B0" w:rsidRPr="00E4499D" w14:paraId="4986948C" w14:textId="77777777" w:rsidTr="00A36550">
        <w:tc>
          <w:tcPr>
            <w:tcW w:w="1843" w:type="dxa"/>
            <w:shd w:val="clear" w:color="auto" w:fill="4F81BD" w:themeFill="accent1"/>
            <w:vAlign w:val="center"/>
          </w:tcPr>
          <w:p w14:paraId="2B3E6625" w14:textId="77777777" w:rsidR="006465B0" w:rsidRPr="00A36550" w:rsidRDefault="006465B0" w:rsidP="00DE5ADC">
            <w:pPr>
              <w:jc w:val="left"/>
              <w:rPr>
                <w:b/>
                <w:color w:val="FFFFFF" w:themeColor="background1"/>
              </w:rPr>
            </w:pPr>
            <w:r w:rsidRPr="00A36550">
              <w:rPr>
                <w:rFonts w:ascii="Calibri" w:hAnsi="Calibri" w:cs="Arial"/>
                <w:b/>
                <w:bCs/>
                <w:color w:val="FFFFFF" w:themeColor="background1"/>
              </w:rPr>
              <w:t xml:space="preserve">Requirement No </w:t>
            </w:r>
          </w:p>
        </w:tc>
        <w:tc>
          <w:tcPr>
            <w:tcW w:w="7229" w:type="dxa"/>
          </w:tcPr>
          <w:p w14:paraId="13E16905" w14:textId="77777777" w:rsidR="006465B0" w:rsidRPr="00E4499D" w:rsidRDefault="006465B0" w:rsidP="00DE5ADC">
            <w:r w:rsidRPr="00E4499D">
              <w:t>REQ- XXX</w:t>
            </w:r>
          </w:p>
        </w:tc>
      </w:tr>
      <w:tr w:rsidR="006465B0" w:rsidRPr="00E4499D" w14:paraId="51B222ED" w14:textId="77777777" w:rsidTr="00A36550">
        <w:tc>
          <w:tcPr>
            <w:tcW w:w="1843" w:type="dxa"/>
            <w:shd w:val="clear" w:color="auto" w:fill="4F81BD" w:themeFill="accent1"/>
            <w:vAlign w:val="center"/>
          </w:tcPr>
          <w:p w14:paraId="4AFD8D62" w14:textId="77777777" w:rsidR="006465B0" w:rsidRPr="00A36550" w:rsidRDefault="006465B0" w:rsidP="00DE5ADC">
            <w:pPr>
              <w:jc w:val="left"/>
              <w:rPr>
                <w:b/>
                <w:color w:val="FFFFFF" w:themeColor="background1"/>
              </w:rPr>
            </w:pPr>
            <w:r w:rsidRPr="00A36550">
              <w:rPr>
                <w:rFonts w:ascii="Calibri" w:hAnsi="Calibri" w:cs="Arial"/>
                <w:b/>
                <w:bCs/>
                <w:color w:val="FFFFFF" w:themeColor="background1"/>
              </w:rPr>
              <w:t>Requirement Id</w:t>
            </w:r>
          </w:p>
        </w:tc>
        <w:tc>
          <w:tcPr>
            <w:tcW w:w="7229" w:type="dxa"/>
          </w:tcPr>
          <w:p w14:paraId="7C25D039" w14:textId="0E00375F" w:rsidR="006465B0" w:rsidRPr="00E4499D" w:rsidRDefault="00DF7D20" w:rsidP="00DE5ADC">
            <w:r>
              <w:t>REQ-TMS-3</w:t>
            </w:r>
          </w:p>
        </w:tc>
      </w:tr>
      <w:tr w:rsidR="006465B0" w:rsidRPr="00E4499D" w14:paraId="6B2B23A0" w14:textId="77777777" w:rsidTr="00A36550">
        <w:tc>
          <w:tcPr>
            <w:tcW w:w="1843" w:type="dxa"/>
            <w:shd w:val="clear" w:color="auto" w:fill="4F81BD" w:themeFill="accent1"/>
            <w:vAlign w:val="center"/>
          </w:tcPr>
          <w:p w14:paraId="39F2C0A1" w14:textId="77777777" w:rsidR="006465B0" w:rsidRPr="00A36550" w:rsidRDefault="006465B0" w:rsidP="006465B0">
            <w:pPr>
              <w:jc w:val="left"/>
              <w:rPr>
                <w:b/>
                <w:color w:val="FFFFFF" w:themeColor="background1"/>
              </w:rPr>
            </w:pPr>
            <w:r w:rsidRPr="00A36550">
              <w:rPr>
                <w:b/>
                <w:color w:val="FFFFFF" w:themeColor="background1"/>
                <w:lang w:eastAsia="it-IT"/>
              </w:rPr>
              <w:t>Description</w:t>
            </w:r>
          </w:p>
        </w:tc>
        <w:tc>
          <w:tcPr>
            <w:tcW w:w="7229" w:type="dxa"/>
          </w:tcPr>
          <w:p w14:paraId="30D4B4DC" w14:textId="33E31F49" w:rsidR="006465B0" w:rsidRPr="00E4499D" w:rsidRDefault="006465B0" w:rsidP="006465B0">
            <w:r w:rsidRPr="00E4499D">
              <w:t xml:space="preserve">The Topic Modelling System will use Latent Dirichlet Allocation (LDA) as statistical modelling technique. LDA is a method for fitting topic modelling, it uses the document as a collection of topics, and each topic as a collection of words. This create the overlap among documents in terms of content. The Topic Modelling System will use lemmatization before applying LDA in order to </w:t>
            </w:r>
            <w:proofErr w:type="spellStart"/>
            <w:r w:rsidRPr="00E4499D">
              <w:t>preprocess</w:t>
            </w:r>
            <w:proofErr w:type="spellEnd"/>
            <w:r w:rsidRPr="00E4499D">
              <w:t xml:space="preserve"> the text to </w:t>
            </w:r>
            <w:proofErr w:type="spellStart"/>
            <w:r w:rsidRPr="00E4499D">
              <w:t>analyze</w:t>
            </w:r>
            <w:proofErr w:type="spellEnd"/>
            <w:r w:rsidRPr="00E4499D">
              <w:t>. The lemmatization process is in charge of reduce any given word to its base form thereby reducing multiple forms of a word to a single word.</w:t>
            </w:r>
          </w:p>
        </w:tc>
      </w:tr>
      <w:tr w:rsidR="006465B0" w:rsidRPr="00E4499D" w14:paraId="059ACF6B" w14:textId="77777777" w:rsidTr="00A36550">
        <w:tc>
          <w:tcPr>
            <w:tcW w:w="1843" w:type="dxa"/>
            <w:shd w:val="clear" w:color="auto" w:fill="4F81BD" w:themeFill="accent1"/>
            <w:vAlign w:val="center"/>
          </w:tcPr>
          <w:p w14:paraId="7102AACE" w14:textId="77777777" w:rsidR="006465B0" w:rsidRPr="00A36550" w:rsidRDefault="006465B0" w:rsidP="006465B0">
            <w:pPr>
              <w:jc w:val="left"/>
              <w:rPr>
                <w:b/>
                <w:color w:val="FFFFFF" w:themeColor="background1"/>
              </w:rPr>
            </w:pPr>
            <w:r w:rsidRPr="00A36550">
              <w:rPr>
                <w:b/>
                <w:color w:val="FFFFFF" w:themeColor="background1"/>
                <w:lang w:eastAsia="it-IT"/>
              </w:rPr>
              <w:t>Type</w:t>
            </w:r>
          </w:p>
        </w:tc>
        <w:tc>
          <w:tcPr>
            <w:tcW w:w="7229" w:type="dxa"/>
          </w:tcPr>
          <w:p w14:paraId="0E5FA071" w14:textId="361E0E3A" w:rsidR="006465B0" w:rsidRPr="00E4499D" w:rsidRDefault="006465B0" w:rsidP="006465B0">
            <w:r w:rsidRPr="00E4499D">
              <w:t>Functional</w:t>
            </w:r>
          </w:p>
        </w:tc>
      </w:tr>
      <w:tr w:rsidR="006465B0" w:rsidRPr="00E4499D" w14:paraId="3AB7631D" w14:textId="77777777" w:rsidTr="00A36550">
        <w:tc>
          <w:tcPr>
            <w:tcW w:w="1843" w:type="dxa"/>
            <w:shd w:val="clear" w:color="auto" w:fill="4F81BD" w:themeFill="accent1"/>
            <w:vAlign w:val="center"/>
          </w:tcPr>
          <w:p w14:paraId="1F13F079" w14:textId="77777777" w:rsidR="006465B0" w:rsidRPr="00A36550" w:rsidRDefault="006465B0" w:rsidP="006465B0">
            <w:pPr>
              <w:jc w:val="left"/>
              <w:rPr>
                <w:b/>
                <w:color w:val="FFFFFF" w:themeColor="background1"/>
              </w:rPr>
            </w:pPr>
            <w:r w:rsidRPr="00A36550">
              <w:rPr>
                <w:b/>
                <w:color w:val="FFFFFF" w:themeColor="background1"/>
                <w:lang w:eastAsia="it-IT"/>
              </w:rPr>
              <w:t>Fit Criterion</w:t>
            </w:r>
          </w:p>
        </w:tc>
        <w:tc>
          <w:tcPr>
            <w:tcW w:w="7229" w:type="dxa"/>
          </w:tcPr>
          <w:p w14:paraId="5AFD1910" w14:textId="410403A2" w:rsidR="006465B0" w:rsidRPr="00E4499D" w:rsidRDefault="006465B0" w:rsidP="006465B0">
            <w:r w:rsidRPr="00E4499D">
              <w:t xml:space="preserve">Exploratory </w:t>
            </w:r>
            <w:proofErr w:type="spellStart"/>
            <w:r w:rsidRPr="00E4499D">
              <w:t>Prototying</w:t>
            </w:r>
            <w:proofErr w:type="spellEnd"/>
          </w:p>
        </w:tc>
      </w:tr>
      <w:tr w:rsidR="006465B0" w:rsidRPr="00E4499D" w14:paraId="4C11D1FF" w14:textId="77777777" w:rsidTr="00A36550">
        <w:tc>
          <w:tcPr>
            <w:tcW w:w="1843" w:type="dxa"/>
            <w:shd w:val="clear" w:color="auto" w:fill="4F81BD" w:themeFill="accent1"/>
            <w:vAlign w:val="center"/>
          </w:tcPr>
          <w:p w14:paraId="28622362" w14:textId="77777777" w:rsidR="006465B0" w:rsidRPr="00A36550" w:rsidRDefault="006465B0" w:rsidP="006465B0">
            <w:pPr>
              <w:jc w:val="left"/>
              <w:rPr>
                <w:b/>
                <w:color w:val="FFFFFF" w:themeColor="background1"/>
              </w:rPr>
            </w:pPr>
            <w:r w:rsidRPr="00A36550">
              <w:rPr>
                <w:b/>
                <w:color w:val="FFFFFF" w:themeColor="background1"/>
                <w:lang w:eastAsia="it-IT"/>
              </w:rPr>
              <w:t>Use Case &amp; Scenario</w:t>
            </w:r>
          </w:p>
        </w:tc>
        <w:tc>
          <w:tcPr>
            <w:tcW w:w="7229" w:type="dxa"/>
          </w:tcPr>
          <w:p w14:paraId="57F423E4" w14:textId="37B62A83" w:rsidR="006465B0" w:rsidRPr="00E4499D" w:rsidRDefault="006465B0" w:rsidP="006465B0">
            <w:pPr>
              <w:autoSpaceDE w:val="0"/>
              <w:autoSpaceDN w:val="0"/>
              <w:adjustRightInd w:val="0"/>
              <w:rPr>
                <w:rFonts w:cs="Calibri"/>
              </w:rPr>
            </w:pPr>
            <w:r w:rsidRPr="00E4499D">
              <w:t>UC1-SC1, UC2-SC1 SC2</w:t>
            </w:r>
          </w:p>
        </w:tc>
      </w:tr>
      <w:tr w:rsidR="006465B0" w:rsidRPr="00E4499D" w14:paraId="35E9DA5E" w14:textId="77777777" w:rsidTr="00A36550">
        <w:tc>
          <w:tcPr>
            <w:tcW w:w="1843" w:type="dxa"/>
            <w:shd w:val="clear" w:color="auto" w:fill="4F81BD" w:themeFill="accent1"/>
            <w:vAlign w:val="center"/>
          </w:tcPr>
          <w:p w14:paraId="62B1FA41" w14:textId="77777777" w:rsidR="006465B0" w:rsidRPr="00A36550" w:rsidRDefault="006465B0" w:rsidP="00DE5ADC">
            <w:pPr>
              <w:jc w:val="left"/>
              <w:rPr>
                <w:b/>
                <w:color w:val="FFFFFF" w:themeColor="background1"/>
              </w:rPr>
            </w:pPr>
            <w:r w:rsidRPr="00A36550">
              <w:rPr>
                <w:b/>
                <w:color w:val="FFFFFF" w:themeColor="background1"/>
                <w:lang w:eastAsia="it-IT"/>
              </w:rPr>
              <w:t>Source Partner</w:t>
            </w:r>
          </w:p>
        </w:tc>
        <w:tc>
          <w:tcPr>
            <w:tcW w:w="7229" w:type="dxa"/>
          </w:tcPr>
          <w:p w14:paraId="60DA688D" w14:textId="77777777" w:rsidR="006465B0" w:rsidRPr="00E4499D" w:rsidRDefault="006465B0" w:rsidP="00DE5ADC">
            <w:r w:rsidRPr="00E4499D">
              <w:t>TIU-JADS</w:t>
            </w:r>
          </w:p>
        </w:tc>
      </w:tr>
      <w:tr w:rsidR="006465B0" w:rsidRPr="00E4499D" w14:paraId="0C07F9FA" w14:textId="77777777" w:rsidTr="00A36550">
        <w:tc>
          <w:tcPr>
            <w:tcW w:w="1843" w:type="dxa"/>
            <w:shd w:val="clear" w:color="auto" w:fill="4F81BD" w:themeFill="accent1"/>
            <w:vAlign w:val="center"/>
          </w:tcPr>
          <w:p w14:paraId="676B0643" w14:textId="77777777" w:rsidR="006465B0" w:rsidRPr="00A36550" w:rsidRDefault="006465B0" w:rsidP="00DE5ADC">
            <w:pPr>
              <w:jc w:val="left"/>
              <w:rPr>
                <w:b/>
                <w:color w:val="FFFFFF" w:themeColor="background1"/>
              </w:rPr>
            </w:pPr>
            <w:r w:rsidRPr="00A36550">
              <w:rPr>
                <w:b/>
                <w:color w:val="FFFFFF" w:themeColor="background1"/>
                <w:lang w:eastAsia="it-IT"/>
              </w:rPr>
              <w:t>Last Update</w:t>
            </w:r>
          </w:p>
        </w:tc>
        <w:tc>
          <w:tcPr>
            <w:tcW w:w="7229" w:type="dxa"/>
            <w:vAlign w:val="center"/>
          </w:tcPr>
          <w:p w14:paraId="0FDC2870" w14:textId="77777777" w:rsidR="006465B0" w:rsidRPr="00E4499D" w:rsidRDefault="006465B0" w:rsidP="00DE5ADC">
            <w:pPr>
              <w:keepNext/>
            </w:pPr>
            <w:r w:rsidRPr="00E4499D">
              <w:rPr>
                <w:rFonts w:cs="Calibri"/>
                <w:lang w:eastAsia="it-IT"/>
              </w:rPr>
              <w:t>6/12/2018</w:t>
            </w:r>
          </w:p>
        </w:tc>
      </w:tr>
    </w:tbl>
    <w:p w14:paraId="07824284" w14:textId="77777777" w:rsidR="006465B0" w:rsidRPr="00E4499D" w:rsidRDefault="006465B0" w:rsidP="001D05A6">
      <w:pPr>
        <w:rPr>
          <w:rFonts w:cstheme="majorHAnsi"/>
          <w:lang w:eastAsia="it-IT"/>
        </w:rPr>
      </w:pPr>
    </w:p>
    <w:p w14:paraId="27CA9886" w14:textId="6D692271" w:rsidR="00A23C8C" w:rsidRPr="00E4499D" w:rsidRDefault="00A23C8C" w:rsidP="001D05A6">
      <w:pPr>
        <w:rPr>
          <w:rFonts w:cstheme="majorHAnsi"/>
          <w:lang w:eastAsia="it-IT"/>
        </w:rPr>
      </w:pPr>
    </w:p>
    <w:p w14:paraId="45CC05C3" w14:textId="5D69AF23" w:rsidR="00B8266E" w:rsidRPr="00E4499D" w:rsidRDefault="00B8266E" w:rsidP="00B8266E">
      <w:pPr>
        <w:pStyle w:val="Heading4"/>
        <w:tabs>
          <w:tab w:val="clear" w:pos="907"/>
        </w:tabs>
        <w:spacing w:line="276" w:lineRule="auto"/>
        <w:ind w:left="864" w:hanging="864"/>
        <w:rPr>
          <w:rFonts w:cstheme="majorHAnsi"/>
        </w:rPr>
      </w:pPr>
      <w:r w:rsidRPr="00E4499D">
        <w:rPr>
          <w:color w:val="000000"/>
        </w:rPr>
        <w:t>Word Frequency Analysis</w:t>
      </w:r>
      <w:r w:rsidR="001C6ED5">
        <w:rPr>
          <w:color w:val="000000"/>
        </w:rPr>
        <w:t xml:space="preserve"> module</w:t>
      </w:r>
    </w:p>
    <w:p w14:paraId="3F05EB9F" w14:textId="7E4F7D99" w:rsidR="00B8266E" w:rsidRPr="00E4499D" w:rsidRDefault="007C20BE" w:rsidP="00B8266E">
      <w:pPr>
        <w:rPr>
          <w:rFonts w:cstheme="majorHAnsi"/>
          <w:lang w:eastAsia="it-IT"/>
        </w:rPr>
      </w:pPr>
      <w:r w:rsidRPr="007C20BE">
        <w:rPr>
          <w:rFonts w:cstheme="majorHAnsi"/>
          <w:b/>
          <w:i/>
        </w:rPr>
        <w:t>Word Frequency Analysis module</w:t>
      </w:r>
      <w:r w:rsidRPr="001C6ED5">
        <w:rPr>
          <w:rFonts w:cstheme="majorHAnsi"/>
          <w:b/>
          <w:i/>
        </w:rPr>
        <w:t xml:space="preserve"> </w:t>
      </w:r>
      <w:r w:rsidRPr="00E4499D">
        <w:rPr>
          <w:rFonts w:cstheme="majorHAnsi"/>
          <w:b/>
          <w:i/>
        </w:rPr>
        <w:t xml:space="preserve">– </w:t>
      </w:r>
      <w:r w:rsidRPr="007C20BE">
        <w:rPr>
          <w:rFonts w:cstheme="majorHAnsi"/>
          <w:b/>
          <w:i/>
        </w:rPr>
        <w:t>create statistics on word frequency from a given dataset</w:t>
      </w:r>
    </w:p>
    <w:tbl>
      <w:tblPr>
        <w:tblStyle w:val="TableGrid"/>
        <w:tblW w:w="9072" w:type="dxa"/>
        <w:tblInd w:w="108" w:type="dxa"/>
        <w:tblLayout w:type="fixed"/>
        <w:tblLook w:val="04A0" w:firstRow="1" w:lastRow="0" w:firstColumn="1" w:lastColumn="0" w:noHBand="0" w:noVBand="1"/>
      </w:tblPr>
      <w:tblGrid>
        <w:gridCol w:w="1843"/>
        <w:gridCol w:w="7229"/>
      </w:tblGrid>
      <w:tr w:rsidR="00B8266E" w:rsidRPr="00E4499D" w14:paraId="592DD37E" w14:textId="77777777" w:rsidTr="00A36550">
        <w:tc>
          <w:tcPr>
            <w:tcW w:w="1843" w:type="dxa"/>
            <w:shd w:val="clear" w:color="auto" w:fill="4F81BD" w:themeFill="accent1"/>
            <w:vAlign w:val="center"/>
          </w:tcPr>
          <w:p w14:paraId="612D0E2C" w14:textId="77777777" w:rsidR="00B8266E" w:rsidRPr="00A36550" w:rsidRDefault="00B8266E" w:rsidP="00DE5ADC">
            <w:pPr>
              <w:jc w:val="left"/>
              <w:rPr>
                <w:b/>
                <w:color w:val="FFFFFF" w:themeColor="background1"/>
              </w:rPr>
            </w:pPr>
            <w:r w:rsidRPr="00A36550">
              <w:rPr>
                <w:rFonts w:ascii="Calibri" w:hAnsi="Calibri" w:cs="Arial"/>
                <w:b/>
                <w:bCs/>
                <w:color w:val="FFFFFF" w:themeColor="background1"/>
              </w:rPr>
              <w:t xml:space="preserve">Requirement No </w:t>
            </w:r>
          </w:p>
        </w:tc>
        <w:tc>
          <w:tcPr>
            <w:tcW w:w="7229" w:type="dxa"/>
          </w:tcPr>
          <w:p w14:paraId="18859EE7" w14:textId="77777777" w:rsidR="00B8266E" w:rsidRPr="00E4499D" w:rsidRDefault="00B8266E" w:rsidP="00DE5ADC">
            <w:r w:rsidRPr="00E4499D">
              <w:t>REQ- XXX</w:t>
            </w:r>
          </w:p>
        </w:tc>
      </w:tr>
      <w:tr w:rsidR="00B8266E" w:rsidRPr="00E4499D" w14:paraId="0461349D" w14:textId="77777777" w:rsidTr="00A36550">
        <w:tc>
          <w:tcPr>
            <w:tcW w:w="1843" w:type="dxa"/>
            <w:shd w:val="clear" w:color="auto" w:fill="4F81BD" w:themeFill="accent1"/>
            <w:vAlign w:val="center"/>
          </w:tcPr>
          <w:p w14:paraId="4E175EDE" w14:textId="77777777" w:rsidR="00B8266E" w:rsidRPr="00A36550" w:rsidRDefault="00B8266E" w:rsidP="00DE5ADC">
            <w:pPr>
              <w:jc w:val="left"/>
              <w:rPr>
                <w:b/>
                <w:color w:val="FFFFFF" w:themeColor="background1"/>
              </w:rPr>
            </w:pPr>
            <w:r w:rsidRPr="00A36550">
              <w:rPr>
                <w:rFonts w:ascii="Calibri" w:hAnsi="Calibri" w:cs="Arial"/>
                <w:b/>
                <w:bCs/>
                <w:color w:val="FFFFFF" w:themeColor="background1"/>
              </w:rPr>
              <w:t>Requirement Id</w:t>
            </w:r>
          </w:p>
        </w:tc>
        <w:tc>
          <w:tcPr>
            <w:tcW w:w="7229" w:type="dxa"/>
          </w:tcPr>
          <w:p w14:paraId="719F392C" w14:textId="3E2ECBAE" w:rsidR="00B8266E" w:rsidRPr="00E4499D" w:rsidRDefault="00DF7D20" w:rsidP="00DE5ADC">
            <w:r>
              <w:t>REQ-WFA-1</w:t>
            </w:r>
          </w:p>
        </w:tc>
      </w:tr>
      <w:tr w:rsidR="00B8266E" w:rsidRPr="00E4499D" w14:paraId="0370E4ED" w14:textId="77777777" w:rsidTr="00A36550">
        <w:tc>
          <w:tcPr>
            <w:tcW w:w="1843" w:type="dxa"/>
            <w:shd w:val="clear" w:color="auto" w:fill="4F81BD" w:themeFill="accent1"/>
            <w:vAlign w:val="center"/>
          </w:tcPr>
          <w:p w14:paraId="202C269B" w14:textId="77777777" w:rsidR="00B8266E" w:rsidRPr="00A36550" w:rsidRDefault="00B8266E" w:rsidP="00DE5ADC">
            <w:pPr>
              <w:jc w:val="left"/>
              <w:rPr>
                <w:b/>
                <w:color w:val="FFFFFF" w:themeColor="background1"/>
              </w:rPr>
            </w:pPr>
            <w:r w:rsidRPr="00A36550">
              <w:rPr>
                <w:b/>
                <w:color w:val="FFFFFF" w:themeColor="background1"/>
                <w:lang w:eastAsia="it-IT"/>
              </w:rPr>
              <w:t>Description</w:t>
            </w:r>
          </w:p>
        </w:tc>
        <w:tc>
          <w:tcPr>
            <w:tcW w:w="7229" w:type="dxa"/>
          </w:tcPr>
          <w:p w14:paraId="58D1CB4B" w14:textId="22BB26FF" w:rsidR="00B8266E" w:rsidRPr="00E4499D" w:rsidRDefault="00B8266E" w:rsidP="00DE5ADC">
            <w:r w:rsidRPr="00E4499D">
              <w:t>The Word Frequency Analysis tool is in charge of create statistics on word frequency from a given dataset. The tool will first lemmatize the test in order to reduce any given word to its base form, then will plot a bar chart with the results of the analysis.</w:t>
            </w:r>
          </w:p>
        </w:tc>
      </w:tr>
      <w:tr w:rsidR="00B8266E" w:rsidRPr="00E4499D" w14:paraId="17CAA22E" w14:textId="77777777" w:rsidTr="00A36550">
        <w:tc>
          <w:tcPr>
            <w:tcW w:w="1843" w:type="dxa"/>
            <w:shd w:val="clear" w:color="auto" w:fill="4F81BD" w:themeFill="accent1"/>
            <w:vAlign w:val="center"/>
          </w:tcPr>
          <w:p w14:paraId="1D0B020F" w14:textId="77777777" w:rsidR="00B8266E" w:rsidRPr="00A36550" w:rsidRDefault="00B8266E" w:rsidP="00DE5ADC">
            <w:pPr>
              <w:jc w:val="left"/>
              <w:rPr>
                <w:b/>
                <w:color w:val="FFFFFF" w:themeColor="background1"/>
              </w:rPr>
            </w:pPr>
            <w:r w:rsidRPr="00A36550">
              <w:rPr>
                <w:b/>
                <w:color w:val="FFFFFF" w:themeColor="background1"/>
                <w:lang w:eastAsia="it-IT"/>
              </w:rPr>
              <w:t>Type</w:t>
            </w:r>
          </w:p>
        </w:tc>
        <w:tc>
          <w:tcPr>
            <w:tcW w:w="7229" w:type="dxa"/>
          </w:tcPr>
          <w:p w14:paraId="4A5AC880" w14:textId="77777777" w:rsidR="00B8266E" w:rsidRPr="00E4499D" w:rsidRDefault="00B8266E" w:rsidP="00DE5ADC">
            <w:r w:rsidRPr="00E4499D">
              <w:t>Functional</w:t>
            </w:r>
          </w:p>
        </w:tc>
      </w:tr>
      <w:tr w:rsidR="00B8266E" w:rsidRPr="00E4499D" w14:paraId="23446EFB" w14:textId="77777777" w:rsidTr="00A36550">
        <w:tc>
          <w:tcPr>
            <w:tcW w:w="1843" w:type="dxa"/>
            <w:shd w:val="clear" w:color="auto" w:fill="4F81BD" w:themeFill="accent1"/>
            <w:vAlign w:val="center"/>
          </w:tcPr>
          <w:p w14:paraId="53BC83B8" w14:textId="77777777" w:rsidR="00B8266E" w:rsidRPr="00A36550" w:rsidRDefault="00B8266E" w:rsidP="00DE5ADC">
            <w:pPr>
              <w:jc w:val="left"/>
              <w:rPr>
                <w:b/>
                <w:color w:val="FFFFFF" w:themeColor="background1"/>
              </w:rPr>
            </w:pPr>
            <w:r w:rsidRPr="00A36550">
              <w:rPr>
                <w:b/>
                <w:color w:val="FFFFFF" w:themeColor="background1"/>
                <w:lang w:eastAsia="it-IT"/>
              </w:rPr>
              <w:t>Fit Criterion</w:t>
            </w:r>
          </w:p>
        </w:tc>
        <w:tc>
          <w:tcPr>
            <w:tcW w:w="7229" w:type="dxa"/>
          </w:tcPr>
          <w:p w14:paraId="02160EDA" w14:textId="73F16C3F" w:rsidR="00B8266E" w:rsidRPr="00E4499D" w:rsidRDefault="00B8266E" w:rsidP="00DE5ADC">
            <w:r w:rsidRPr="00E4499D">
              <w:t xml:space="preserve">Exploratory </w:t>
            </w:r>
            <w:proofErr w:type="spellStart"/>
            <w:r w:rsidRPr="00E4499D">
              <w:t>Prototying</w:t>
            </w:r>
            <w:proofErr w:type="spellEnd"/>
          </w:p>
        </w:tc>
      </w:tr>
      <w:tr w:rsidR="00B8266E" w:rsidRPr="00E4499D" w14:paraId="44388BD9" w14:textId="77777777" w:rsidTr="00A36550">
        <w:tc>
          <w:tcPr>
            <w:tcW w:w="1843" w:type="dxa"/>
            <w:shd w:val="clear" w:color="auto" w:fill="4F81BD" w:themeFill="accent1"/>
            <w:vAlign w:val="center"/>
          </w:tcPr>
          <w:p w14:paraId="136245FE" w14:textId="77777777" w:rsidR="00B8266E" w:rsidRPr="00A36550" w:rsidRDefault="00B8266E" w:rsidP="00DE5ADC">
            <w:pPr>
              <w:jc w:val="left"/>
              <w:rPr>
                <w:b/>
                <w:color w:val="FFFFFF" w:themeColor="background1"/>
              </w:rPr>
            </w:pPr>
            <w:r w:rsidRPr="00A36550">
              <w:rPr>
                <w:b/>
                <w:color w:val="FFFFFF" w:themeColor="background1"/>
                <w:lang w:eastAsia="it-IT"/>
              </w:rPr>
              <w:t>Use Case &amp; Scenario</w:t>
            </w:r>
          </w:p>
        </w:tc>
        <w:tc>
          <w:tcPr>
            <w:tcW w:w="7229" w:type="dxa"/>
          </w:tcPr>
          <w:p w14:paraId="3C23CB3C" w14:textId="77777777" w:rsidR="00B8266E" w:rsidRPr="00E4499D" w:rsidRDefault="00B8266E" w:rsidP="00DE5ADC">
            <w:pPr>
              <w:autoSpaceDE w:val="0"/>
              <w:autoSpaceDN w:val="0"/>
              <w:adjustRightInd w:val="0"/>
              <w:rPr>
                <w:rFonts w:cs="Calibri"/>
              </w:rPr>
            </w:pPr>
            <w:r w:rsidRPr="00E4499D">
              <w:t>UC1-SC1, UC2-SC1 SC2</w:t>
            </w:r>
          </w:p>
        </w:tc>
      </w:tr>
      <w:tr w:rsidR="00B8266E" w:rsidRPr="00E4499D" w14:paraId="52636796" w14:textId="77777777" w:rsidTr="00A36550">
        <w:tc>
          <w:tcPr>
            <w:tcW w:w="1843" w:type="dxa"/>
            <w:shd w:val="clear" w:color="auto" w:fill="4F81BD" w:themeFill="accent1"/>
            <w:vAlign w:val="center"/>
          </w:tcPr>
          <w:p w14:paraId="4859CF82" w14:textId="77777777" w:rsidR="00B8266E" w:rsidRPr="00A36550" w:rsidRDefault="00B8266E" w:rsidP="00DE5ADC">
            <w:pPr>
              <w:jc w:val="left"/>
              <w:rPr>
                <w:b/>
                <w:color w:val="FFFFFF" w:themeColor="background1"/>
              </w:rPr>
            </w:pPr>
            <w:r w:rsidRPr="00A36550">
              <w:rPr>
                <w:b/>
                <w:color w:val="FFFFFF" w:themeColor="background1"/>
                <w:lang w:eastAsia="it-IT"/>
              </w:rPr>
              <w:t>Source Partner</w:t>
            </w:r>
          </w:p>
        </w:tc>
        <w:tc>
          <w:tcPr>
            <w:tcW w:w="7229" w:type="dxa"/>
          </w:tcPr>
          <w:p w14:paraId="387A9999" w14:textId="77777777" w:rsidR="00B8266E" w:rsidRPr="00E4499D" w:rsidRDefault="00B8266E" w:rsidP="00DE5ADC">
            <w:r w:rsidRPr="00E4499D">
              <w:t>TIU-JADS</w:t>
            </w:r>
          </w:p>
        </w:tc>
      </w:tr>
      <w:tr w:rsidR="00B8266E" w:rsidRPr="00E4499D" w14:paraId="3AC117EC" w14:textId="77777777" w:rsidTr="00A36550">
        <w:tc>
          <w:tcPr>
            <w:tcW w:w="1843" w:type="dxa"/>
            <w:shd w:val="clear" w:color="auto" w:fill="4F81BD" w:themeFill="accent1"/>
            <w:vAlign w:val="center"/>
          </w:tcPr>
          <w:p w14:paraId="4A89B9A3" w14:textId="77777777" w:rsidR="00B8266E" w:rsidRPr="00A36550" w:rsidRDefault="00B8266E" w:rsidP="00DE5ADC">
            <w:pPr>
              <w:jc w:val="left"/>
              <w:rPr>
                <w:b/>
                <w:color w:val="FFFFFF" w:themeColor="background1"/>
              </w:rPr>
            </w:pPr>
            <w:r w:rsidRPr="00A36550">
              <w:rPr>
                <w:b/>
                <w:color w:val="FFFFFF" w:themeColor="background1"/>
                <w:lang w:eastAsia="it-IT"/>
              </w:rPr>
              <w:t>Last Update</w:t>
            </w:r>
          </w:p>
        </w:tc>
        <w:tc>
          <w:tcPr>
            <w:tcW w:w="7229" w:type="dxa"/>
            <w:vAlign w:val="center"/>
          </w:tcPr>
          <w:p w14:paraId="20A37B62" w14:textId="5235AF73" w:rsidR="00B8266E" w:rsidRPr="00E4499D" w:rsidRDefault="0093211A" w:rsidP="00DE5ADC">
            <w:pPr>
              <w:keepNext/>
            </w:pPr>
            <w:r w:rsidRPr="00E4499D">
              <w:rPr>
                <w:rFonts w:cs="Calibri"/>
                <w:lang w:eastAsia="it-IT"/>
              </w:rPr>
              <w:t>12</w:t>
            </w:r>
            <w:r w:rsidR="00B8266E" w:rsidRPr="00E4499D">
              <w:rPr>
                <w:rFonts w:cs="Calibri"/>
                <w:lang w:eastAsia="it-IT"/>
              </w:rPr>
              <w:t>/12/2018</w:t>
            </w:r>
          </w:p>
        </w:tc>
      </w:tr>
    </w:tbl>
    <w:p w14:paraId="1CBF90DA" w14:textId="77777777" w:rsidR="00B8266E" w:rsidRPr="00E4499D" w:rsidRDefault="00B8266E" w:rsidP="00B8266E">
      <w:pPr>
        <w:rPr>
          <w:rFonts w:cstheme="majorHAnsi"/>
          <w:lang w:eastAsia="it-IT"/>
        </w:rPr>
      </w:pPr>
    </w:p>
    <w:p w14:paraId="755B2CA1" w14:textId="77777777" w:rsidR="00B8266E" w:rsidRPr="00E4499D" w:rsidRDefault="00B8266E" w:rsidP="001D05A6">
      <w:pPr>
        <w:rPr>
          <w:rFonts w:cstheme="majorHAnsi"/>
          <w:lang w:eastAsia="it-IT"/>
        </w:rPr>
      </w:pPr>
    </w:p>
    <w:p w14:paraId="3D49F33C" w14:textId="19723CD3" w:rsidR="004B4219" w:rsidRPr="00E4499D" w:rsidRDefault="00C45BF3" w:rsidP="004B4219">
      <w:pPr>
        <w:pStyle w:val="Heading3"/>
      </w:pPr>
      <w:bookmarkStart w:id="62" w:name="_Toc532247274"/>
      <w:r w:rsidRPr="00E4499D">
        <w:t>Visual Indexing</w:t>
      </w:r>
      <w:r w:rsidR="004B4219" w:rsidRPr="00E4499D">
        <w:t xml:space="preserve"> (</w:t>
      </w:r>
      <w:r w:rsidR="004B4219" w:rsidRPr="00E4499D">
        <w:rPr>
          <w:b w:val="0"/>
          <w:highlight w:val="yellow"/>
        </w:rPr>
        <w:t>CERTH</w:t>
      </w:r>
      <w:r w:rsidR="004B4219" w:rsidRPr="00E4499D">
        <w:t>)</w:t>
      </w:r>
      <w:bookmarkEnd w:id="62"/>
    </w:p>
    <w:p w14:paraId="590508FB" w14:textId="24689D3F" w:rsidR="004B4219" w:rsidRPr="00E4499D" w:rsidRDefault="004B4219" w:rsidP="004B4219">
      <w:pPr>
        <w:rPr>
          <w:lang w:eastAsia="it-IT"/>
        </w:rPr>
      </w:pPr>
      <w:r w:rsidRPr="00E4499D">
        <w:rPr>
          <w:highlight w:val="yellow"/>
          <w:lang w:eastAsia="it-IT"/>
        </w:rPr>
        <w:t>@</w:t>
      </w:r>
      <w:r w:rsidRPr="00E4499D">
        <w:rPr>
          <w:b/>
          <w:highlight w:val="yellow"/>
        </w:rPr>
        <w:t xml:space="preserve"> </w:t>
      </w:r>
      <w:r w:rsidRPr="00E4499D">
        <w:rPr>
          <w:b/>
          <w:highlight w:val="yellow"/>
          <w:lang w:eastAsia="it-IT"/>
        </w:rPr>
        <w:t>CERTH</w:t>
      </w:r>
      <w:r w:rsidRPr="00E4499D">
        <w:rPr>
          <w:highlight w:val="yellow"/>
          <w:lang w:eastAsia="it-IT"/>
        </w:rPr>
        <w:t>: define T6.</w:t>
      </w:r>
      <w:r w:rsidR="00C45BF3" w:rsidRPr="00E4499D">
        <w:rPr>
          <w:highlight w:val="yellow"/>
          <w:lang w:eastAsia="it-IT"/>
        </w:rPr>
        <w:t>6</w:t>
      </w:r>
      <w:r w:rsidRPr="00E4499D">
        <w:rPr>
          <w:highlight w:val="yellow"/>
          <w:lang w:eastAsia="it-IT"/>
        </w:rPr>
        <w:t xml:space="preserve"> modules and requirements</w:t>
      </w:r>
    </w:p>
    <w:p w14:paraId="31366A43" w14:textId="4034E905" w:rsidR="004B4219" w:rsidRPr="00E4499D" w:rsidRDefault="00AA4EA2" w:rsidP="004B4219">
      <w:pPr>
        <w:pStyle w:val="Heading4"/>
        <w:tabs>
          <w:tab w:val="clear" w:pos="907"/>
        </w:tabs>
        <w:spacing w:line="276" w:lineRule="auto"/>
        <w:ind w:left="864" w:hanging="864"/>
        <w:rPr>
          <w:rFonts w:cstheme="majorHAnsi"/>
        </w:rPr>
      </w:pPr>
      <w:r w:rsidRPr="00E4499D">
        <w:rPr>
          <w:rFonts w:cstheme="majorHAnsi"/>
        </w:rPr>
        <w:t>Video and Image Indexing module</w:t>
      </w:r>
      <w:r w:rsidR="004B4219" w:rsidRPr="00E4499D">
        <w:rPr>
          <w:rFonts w:cstheme="majorHAnsi"/>
        </w:rPr>
        <w:t xml:space="preserve"> </w:t>
      </w:r>
    </w:p>
    <w:p w14:paraId="03ABA071" w14:textId="77777777" w:rsidR="00AA4EA2" w:rsidRPr="00E4499D" w:rsidRDefault="00AA4EA2" w:rsidP="00AA4EA2">
      <w:pPr>
        <w:rPr>
          <w:rFonts w:cstheme="majorHAnsi"/>
          <w:lang w:eastAsia="it-IT"/>
        </w:rPr>
      </w:pPr>
    </w:p>
    <w:p w14:paraId="6A36D0B0" w14:textId="77777777" w:rsidR="00AA4EA2" w:rsidRPr="00E4499D" w:rsidRDefault="00AA4EA2" w:rsidP="00AA4EA2">
      <w:pPr>
        <w:rPr>
          <w:rFonts w:cstheme="majorHAnsi"/>
          <w:b/>
          <w:i/>
        </w:rPr>
      </w:pPr>
      <w:r w:rsidRPr="00E4499D">
        <w:rPr>
          <w:rFonts w:cstheme="majorHAnsi"/>
          <w:b/>
          <w:i/>
        </w:rPr>
        <w:t>Video and Image Indexing module - Binary descriptor extraction</w:t>
      </w:r>
    </w:p>
    <w:tbl>
      <w:tblPr>
        <w:tblStyle w:val="TableGrid"/>
        <w:tblW w:w="9072" w:type="dxa"/>
        <w:tblInd w:w="108" w:type="dxa"/>
        <w:tblLayout w:type="fixed"/>
        <w:tblLook w:val="04A0" w:firstRow="1" w:lastRow="0" w:firstColumn="1" w:lastColumn="0" w:noHBand="0" w:noVBand="1"/>
      </w:tblPr>
      <w:tblGrid>
        <w:gridCol w:w="1843"/>
        <w:gridCol w:w="7229"/>
      </w:tblGrid>
      <w:tr w:rsidR="00AA4EA2" w:rsidRPr="00E4499D" w14:paraId="49D4B68F" w14:textId="77777777" w:rsidTr="00A36550">
        <w:tc>
          <w:tcPr>
            <w:tcW w:w="1843" w:type="dxa"/>
            <w:shd w:val="clear" w:color="auto" w:fill="4F81BD" w:themeFill="accent1"/>
            <w:vAlign w:val="center"/>
          </w:tcPr>
          <w:p w14:paraId="53F0CE45" w14:textId="77777777" w:rsidR="00AA4EA2" w:rsidRPr="00A36550" w:rsidRDefault="00AA4EA2" w:rsidP="001D7C93">
            <w:pPr>
              <w:jc w:val="left"/>
              <w:rPr>
                <w:b/>
                <w:color w:val="FFFFFF" w:themeColor="background1"/>
              </w:rPr>
            </w:pPr>
            <w:r w:rsidRPr="00A36550">
              <w:rPr>
                <w:b/>
                <w:color w:val="FFFFFF" w:themeColor="background1"/>
                <w:lang w:eastAsia="it-IT"/>
              </w:rPr>
              <w:t>Description</w:t>
            </w:r>
          </w:p>
        </w:tc>
        <w:tc>
          <w:tcPr>
            <w:tcW w:w="7229" w:type="dxa"/>
            <w:vAlign w:val="center"/>
          </w:tcPr>
          <w:p w14:paraId="58262134" w14:textId="77777777" w:rsidR="00AA4EA2" w:rsidRPr="00E4499D" w:rsidRDefault="00AA4EA2" w:rsidP="001D7C93">
            <w:r w:rsidRPr="00E4499D">
              <w:rPr>
                <w:lang w:eastAsia="it-IT"/>
              </w:rPr>
              <w:t>The Video and Image Indexing Module shall convert images or video streams to binary descriptors</w:t>
            </w:r>
          </w:p>
        </w:tc>
      </w:tr>
      <w:tr w:rsidR="00AA4EA2" w:rsidRPr="00E4499D" w14:paraId="0BAE94A0" w14:textId="77777777" w:rsidTr="00A36550">
        <w:tc>
          <w:tcPr>
            <w:tcW w:w="1843" w:type="dxa"/>
            <w:shd w:val="clear" w:color="auto" w:fill="4F81BD" w:themeFill="accent1"/>
            <w:vAlign w:val="center"/>
          </w:tcPr>
          <w:p w14:paraId="006C70A8" w14:textId="77777777" w:rsidR="00AA4EA2" w:rsidRPr="00A36550" w:rsidRDefault="00AA4EA2" w:rsidP="001D7C93">
            <w:pPr>
              <w:jc w:val="left"/>
              <w:rPr>
                <w:b/>
                <w:color w:val="FFFFFF" w:themeColor="background1"/>
              </w:rPr>
            </w:pPr>
            <w:r w:rsidRPr="00A36550">
              <w:rPr>
                <w:b/>
                <w:color w:val="FFFFFF" w:themeColor="background1"/>
                <w:lang w:eastAsia="it-IT"/>
              </w:rPr>
              <w:t>Type</w:t>
            </w:r>
          </w:p>
        </w:tc>
        <w:tc>
          <w:tcPr>
            <w:tcW w:w="7229" w:type="dxa"/>
            <w:vAlign w:val="center"/>
          </w:tcPr>
          <w:p w14:paraId="5B2A954D" w14:textId="77777777" w:rsidR="00AA4EA2" w:rsidRPr="00E4499D" w:rsidRDefault="00AA4EA2" w:rsidP="001D7C93">
            <w:r w:rsidRPr="00E4499D">
              <w:rPr>
                <w:lang w:eastAsia="it-IT"/>
              </w:rPr>
              <w:t>Functional</w:t>
            </w:r>
          </w:p>
        </w:tc>
      </w:tr>
      <w:tr w:rsidR="00AA4EA2" w:rsidRPr="00E4499D" w14:paraId="3FC3B7B8" w14:textId="77777777" w:rsidTr="00A36550">
        <w:tc>
          <w:tcPr>
            <w:tcW w:w="1843" w:type="dxa"/>
            <w:shd w:val="clear" w:color="auto" w:fill="4F81BD" w:themeFill="accent1"/>
            <w:vAlign w:val="center"/>
          </w:tcPr>
          <w:p w14:paraId="43888169" w14:textId="77777777" w:rsidR="00AA4EA2" w:rsidRPr="00A36550" w:rsidRDefault="00AA4EA2" w:rsidP="001D7C93">
            <w:pPr>
              <w:jc w:val="left"/>
              <w:rPr>
                <w:b/>
                <w:color w:val="FFFFFF" w:themeColor="background1"/>
              </w:rPr>
            </w:pPr>
            <w:r w:rsidRPr="00A36550">
              <w:rPr>
                <w:b/>
                <w:color w:val="FFFFFF" w:themeColor="background1"/>
                <w:lang w:eastAsia="it-IT"/>
              </w:rPr>
              <w:t>Fit Criterion</w:t>
            </w:r>
          </w:p>
        </w:tc>
        <w:tc>
          <w:tcPr>
            <w:tcW w:w="7229" w:type="dxa"/>
            <w:vAlign w:val="center"/>
          </w:tcPr>
          <w:p w14:paraId="66D97754" w14:textId="77777777" w:rsidR="00AA4EA2" w:rsidRPr="00E4499D" w:rsidRDefault="00AA4EA2" w:rsidP="001D7C93">
            <w:r w:rsidRPr="00E4499D">
              <w:rPr>
                <w:lang w:eastAsia="it-IT"/>
              </w:rPr>
              <w:t xml:space="preserve">The requirement </w:t>
            </w:r>
            <w:r w:rsidRPr="00E4499D">
              <w:rPr>
                <w:b/>
                <w:lang w:eastAsia="it-IT"/>
              </w:rPr>
              <w:t>shall</w:t>
            </w:r>
            <w:r w:rsidRPr="00E4499D">
              <w:rPr>
                <w:lang w:eastAsia="it-IT"/>
              </w:rPr>
              <w:t xml:space="preserve"> be met if binary code describing certain video streams or an image which is extracted from video frames or image respectively</w:t>
            </w:r>
          </w:p>
        </w:tc>
      </w:tr>
      <w:tr w:rsidR="00AA4EA2" w:rsidRPr="00E4499D" w14:paraId="130F5DD6" w14:textId="77777777" w:rsidTr="00A36550">
        <w:tc>
          <w:tcPr>
            <w:tcW w:w="1843" w:type="dxa"/>
            <w:shd w:val="clear" w:color="auto" w:fill="4F81BD" w:themeFill="accent1"/>
            <w:vAlign w:val="center"/>
          </w:tcPr>
          <w:p w14:paraId="526BDE64" w14:textId="77777777" w:rsidR="00AA4EA2" w:rsidRPr="00A36550" w:rsidRDefault="00AA4EA2" w:rsidP="001D7C93">
            <w:pPr>
              <w:jc w:val="left"/>
              <w:rPr>
                <w:b/>
                <w:color w:val="FFFFFF" w:themeColor="background1"/>
              </w:rPr>
            </w:pPr>
            <w:r w:rsidRPr="00A36550">
              <w:rPr>
                <w:b/>
                <w:color w:val="FFFFFF" w:themeColor="background1"/>
                <w:lang w:eastAsia="it-IT"/>
              </w:rPr>
              <w:t>Use Case &amp; Scenario</w:t>
            </w:r>
          </w:p>
        </w:tc>
        <w:tc>
          <w:tcPr>
            <w:tcW w:w="7229" w:type="dxa"/>
          </w:tcPr>
          <w:p w14:paraId="0F3F8649" w14:textId="77777777" w:rsidR="00AA4EA2" w:rsidRPr="00E4499D" w:rsidRDefault="00AA4EA2" w:rsidP="001D7C93">
            <w:pPr>
              <w:autoSpaceDE w:val="0"/>
              <w:autoSpaceDN w:val="0"/>
              <w:adjustRightInd w:val="0"/>
              <w:rPr>
                <w:rFonts w:cs="Calibri"/>
              </w:rPr>
            </w:pPr>
            <w:r w:rsidRPr="00E4499D">
              <w:rPr>
                <w:rFonts w:cs="Calibri"/>
                <w:lang w:eastAsia="it-IT"/>
              </w:rPr>
              <w:t>UC1-SC1, UC2-SC-</w:t>
            </w:r>
            <w:proofErr w:type="gramStart"/>
            <w:r w:rsidRPr="00E4499D">
              <w:rPr>
                <w:rFonts w:cs="Calibri"/>
                <w:lang w:eastAsia="it-IT"/>
              </w:rPr>
              <w:t>1,UC</w:t>
            </w:r>
            <w:proofErr w:type="gramEnd"/>
            <w:r w:rsidRPr="00E4499D">
              <w:rPr>
                <w:rFonts w:cs="Calibri"/>
                <w:lang w:eastAsia="it-IT"/>
              </w:rPr>
              <w:t>2-SC-2, UC3-SC1, UC3-SC2</w:t>
            </w:r>
          </w:p>
        </w:tc>
      </w:tr>
      <w:tr w:rsidR="00AA4EA2" w:rsidRPr="00E4499D" w14:paraId="3FCF8D9E" w14:textId="77777777" w:rsidTr="00A36550">
        <w:tc>
          <w:tcPr>
            <w:tcW w:w="1843" w:type="dxa"/>
            <w:shd w:val="clear" w:color="auto" w:fill="4F81BD" w:themeFill="accent1"/>
            <w:vAlign w:val="center"/>
          </w:tcPr>
          <w:p w14:paraId="4F8FA0E0" w14:textId="77777777" w:rsidR="00AA4EA2" w:rsidRPr="00A36550" w:rsidRDefault="00AA4EA2" w:rsidP="001D7C93">
            <w:pPr>
              <w:jc w:val="left"/>
              <w:rPr>
                <w:b/>
                <w:color w:val="FFFFFF" w:themeColor="background1"/>
              </w:rPr>
            </w:pPr>
            <w:r w:rsidRPr="00A36550">
              <w:rPr>
                <w:b/>
                <w:color w:val="FFFFFF" w:themeColor="background1"/>
                <w:lang w:eastAsia="it-IT"/>
              </w:rPr>
              <w:t>Source Partner</w:t>
            </w:r>
          </w:p>
        </w:tc>
        <w:tc>
          <w:tcPr>
            <w:tcW w:w="7229" w:type="dxa"/>
            <w:vAlign w:val="center"/>
          </w:tcPr>
          <w:p w14:paraId="541B8BD0" w14:textId="77777777" w:rsidR="00AA4EA2" w:rsidRPr="00E4499D" w:rsidRDefault="00AA4EA2" w:rsidP="001D7C93">
            <w:r w:rsidRPr="00E4499D">
              <w:rPr>
                <w:lang w:eastAsia="it-IT"/>
              </w:rPr>
              <w:t>CERTH</w:t>
            </w:r>
          </w:p>
        </w:tc>
      </w:tr>
      <w:tr w:rsidR="00AA4EA2" w:rsidRPr="00E4499D" w14:paraId="3F3AD28D" w14:textId="77777777" w:rsidTr="00A36550">
        <w:tc>
          <w:tcPr>
            <w:tcW w:w="1843" w:type="dxa"/>
            <w:shd w:val="clear" w:color="auto" w:fill="4F81BD" w:themeFill="accent1"/>
            <w:vAlign w:val="center"/>
          </w:tcPr>
          <w:p w14:paraId="1878C52F" w14:textId="77777777" w:rsidR="00AA4EA2" w:rsidRPr="00A36550" w:rsidRDefault="00AA4EA2" w:rsidP="001D7C93">
            <w:pPr>
              <w:jc w:val="left"/>
              <w:rPr>
                <w:b/>
                <w:color w:val="FFFFFF" w:themeColor="background1"/>
              </w:rPr>
            </w:pPr>
            <w:r w:rsidRPr="00A36550">
              <w:rPr>
                <w:b/>
                <w:color w:val="FFFFFF" w:themeColor="background1"/>
                <w:lang w:eastAsia="it-IT"/>
              </w:rPr>
              <w:t>Last Update</w:t>
            </w:r>
          </w:p>
        </w:tc>
        <w:tc>
          <w:tcPr>
            <w:tcW w:w="7229" w:type="dxa"/>
            <w:vAlign w:val="center"/>
          </w:tcPr>
          <w:p w14:paraId="6C316D4B" w14:textId="77777777" w:rsidR="00AA4EA2" w:rsidRPr="00E4499D" w:rsidRDefault="00AA4EA2" w:rsidP="001D7C93">
            <w:pPr>
              <w:keepNext/>
            </w:pPr>
            <w:r w:rsidRPr="00E4499D">
              <w:rPr>
                <w:rFonts w:cs="Calibri"/>
                <w:lang w:eastAsia="it-IT"/>
              </w:rPr>
              <w:t>6/12/2018</w:t>
            </w:r>
          </w:p>
        </w:tc>
      </w:tr>
    </w:tbl>
    <w:p w14:paraId="4EAC5240" w14:textId="77777777" w:rsidR="00AA4EA2" w:rsidRPr="00E4499D" w:rsidRDefault="00AA4EA2" w:rsidP="00AA4EA2">
      <w:pPr>
        <w:rPr>
          <w:rFonts w:cstheme="majorHAnsi"/>
          <w:lang w:eastAsia="it-IT"/>
        </w:rPr>
      </w:pPr>
    </w:p>
    <w:p w14:paraId="43DC31B9" w14:textId="77777777" w:rsidR="00AA4EA2" w:rsidRPr="00E4499D" w:rsidRDefault="00AA4EA2" w:rsidP="00AA4EA2">
      <w:pPr>
        <w:rPr>
          <w:rFonts w:cstheme="majorHAnsi"/>
          <w:b/>
          <w:i/>
        </w:rPr>
      </w:pPr>
      <w:r w:rsidRPr="00E4499D">
        <w:rPr>
          <w:rFonts w:cstheme="majorHAnsi"/>
          <w:b/>
          <w:i/>
        </w:rPr>
        <w:lastRenderedPageBreak/>
        <w:t>Video and Image Indexing module – Search and preview similar videos and images</w:t>
      </w:r>
    </w:p>
    <w:tbl>
      <w:tblPr>
        <w:tblStyle w:val="TableGrid"/>
        <w:tblW w:w="9072" w:type="dxa"/>
        <w:tblInd w:w="108" w:type="dxa"/>
        <w:tblLayout w:type="fixed"/>
        <w:tblLook w:val="04A0" w:firstRow="1" w:lastRow="0" w:firstColumn="1" w:lastColumn="0" w:noHBand="0" w:noVBand="1"/>
      </w:tblPr>
      <w:tblGrid>
        <w:gridCol w:w="1843"/>
        <w:gridCol w:w="7229"/>
      </w:tblGrid>
      <w:tr w:rsidR="00AA4EA2" w:rsidRPr="00E4499D" w14:paraId="635631B4" w14:textId="77777777" w:rsidTr="00A36550">
        <w:tc>
          <w:tcPr>
            <w:tcW w:w="1843" w:type="dxa"/>
            <w:shd w:val="clear" w:color="auto" w:fill="4F81BD" w:themeFill="accent1"/>
            <w:vAlign w:val="center"/>
          </w:tcPr>
          <w:p w14:paraId="716C6331" w14:textId="77777777" w:rsidR="00AA4EA2" w:rsidRPr="00A36550" w:rsidRDefault="00AA4EA2" w:rsidP="001D7C93">
            <w:pPr>
              <w:jc w:val="left"/>
              <w:rPr>
                <w:b/>
                <w:color w:val="FFFFFF" w:themeColor="background1"/>
              </w:rPr>
            </w:pPr>
            <w:r w:rsidRPr="00A36550">
              <w:rPr>
                <w:b/>
                <w:color w:val="FFFFFF" w:themeColor="background1"/>
                <w:lang w:eastAsia="it-IT"/>
              </w:rPr>
              <w:t>Description</w:t>
            </w:r>
          </w:p>
        </w:tc>
        <w:tc>
          <w:tcPr>
            <w:tcW w:w="7229" w:type="dxa"/>
            <w:vAlign w:val="center"/>
          </w:tcPr>
          <w:p w14:paraId="66263899" w14:textId="77777777" w:rsidR="00AA4EA2" w:rsidRPr="00E4499D" w:rsidRDefault="00AA4EA2" w:rsidP="001D7C93">
            <w:r w:rsidRPr="00E4499D">
              <w:rPr>
                <w:lang w:eastAsia="it-IT"/>
              </w:rPr>
              <w:t>The Video and Image Indexing Module shall search and preview similar videos and images</w:t>
            </w:r>
          </w:p>
        </w:tc>
      </w:tr>
      <w:tr w:rsidR="00AA4EA2" w:rsidRPr="00E4499D" w14:paraId="2A28AA43" w14:textId="77777777" w:rsidTr="00A36550">
        <w:tc>
          <w:tcPr>
            <w:tcW w:w="1843" w:type="dxa"/>
            <w:shd w:val="clear" w:color="auto" w:fill="4F81BD" w:themeFill="accent1"/>
            <w:vAlign w:val="center"/>
          </w:tcPr>
          <w:p w14:paraId="7CBDA459" w14:textId="77777777" w:rsidR="00AA4EA2" w:rsidRPr="00A36550" w:rsidRDefault="00AA4EA2" w:rsidP="001D7C93">
            <w:pPr>
              <w:jc w:val="left"/>
              <w:rPr>
                <w:b/>
                <w:color w:val="FFFFFF" w:themeColor="background1"/>
              </w:rPr>
            </w:pPr>
            <w:r w:rsidRPr="00A36550">
              <w:rPr>
                <w:b/>
                <w:color w:val="FFFFFF" w:themeColor="background1"/>
                <w:lang w:eastAsia="it-IT"/>
              </w:rPr>
              <w:t>Type</w:t>
            </w:r>
          </w:p>
        </w:tc>
        <w:tc>
          <w:tcPr>
            <w:tcW w:w="7229" w:type="dxa"/>
            <w:vAlign w:val="center"/>
          </w:tcPr>
          <w:p w14:paraId="1256E1FF" w14:textId="77777777" w:rsidR="00AA4EA2" w:rsidRPr="00E4499D" w:rsidRDefault="00AA4EA2" w:rsidP="001D7C93">
            <w:r w:rsidRPr="00E4499D">
              <w:rPr>
                <w:lang w:eastAsia="it-IT"/>
              </w:rPr>
              <w:t>Functional</w:t>
            </w:r>
          </w:p>
        </w:tc>
      </w:tr>
      <w:tr w:rsidR="00AA4EA2" w:rsidRPr="00E4499D" w14:paraId="0EF34FC3" w14:textId="77777777" w:rsidTr="00A36550">
        <w:tc>
          <w:tcPr>
            <w:tcW w:w="1843" w:type="dxa"/>
            <w:shd w:val="clear" w:color="auto" w:fill="4F81BD" w:themeFill="accent1"/>
            <w:vAlign w:val="center"/>
          </w:tcPr>
          <w:p w14:paraId="75188FC6" w14:textId="77777777" w:rsidR="00AA4EA2" w:rsidRPr="00A36550" w:rsidRDefault="00AA4EA2" w:rsidP="001D7C93">
            <w:pPr>
              <w:jc w:val="left"/>
              <w:rPr>
                <w:b/>
                <w:color w:val="FFFFFF" w:themeColor="background1"/>
              </w:rPr>
            </w:pPr>
            <w:r w:rsidRPr="00A36550">
              <w:rPr>
                <w:b/>
                <w:color w:val="FFFFFF" w:themeColor="background1"/>
                <w:lang w:eastAsia="it-IT"/>
              </w:rPr>
              <w:t>Fit Criterion</w:t>
            </w:r>
          </w:p>
        </w:tc>
        <w:tc>
          <w:tcPr>
            <w:tcW w:w="7229" w:type="dxa"/>
            <w:vAlign w:val="center"/>
          </w:tcPr>
          <w:p w14:paraId="4A508B0D" w14:textId="77777777" w:rsidR="00AA4EA2" w:rsidRPr="00E4499D" w:rsidRDefault="00AA4EA2" w:rsidP="001D7C93">
            <w:r w:rsidRPr="00E4499D">
              <w:rPr>
                <w:lang w:eastAsia="it-IT"/>
              </w:rPr>
              <w:t xml:space="preserve">The requirement </w:t>
            </w:r>
            <w:r w:rsidRPr="00E4499D">
              <w:rPr>
                <w:b/>
                <w:lang w:eastAsia="it-IT"/>
              </w:rPr>
              <w:t>shall</w:t>
            </w:r>
            <w:r w:rsidRPr="00E4499D">
              <w:rPr>
                <w:lang w:eastAsia="it-IT"/>
              </w:rPr>
              <w:t xml:space="preserve"> be met if the retrieved images or videos are relevant to query input</w:t>
            </w:r>
          </w:p>
        </w:tc>
      </w:tr>
      <w:tr w:rsidR="00AA4EA2" w:rsidRPr="00E4499D" w14:paraId="7457C0C4" w14:textId="77777777" w:rsidTr="00A36550">
        <w:tc>
          <w:tcPr>
            <w:tcW w:w="1843" w:type="dxa"/>
            <w:shd w:val="clear" w:color="auto" w:fill="4F81BD" w:themeFill="accent1"/>
            <w:vAlign w:val="center"/>
          </w:tcPr>
          <w:p w14:paraId="27479DBE" w14:textId="77777777" w:rsidR="00AA4EA2" w:rsidRPr="00A36550" w:rsidRDefault="00AA4EA2" w:rsidP="001D7C93">
            <w:pPr>
              <w:jc w:val="left"/>
              <w:rPr>
                <w:b/>
                <w:color w:val="FFFFFF" w:themeColor="background1"/>
              </w:rPr>
            </w:pPr>
            <w:r w:rsidRPr="00A36550">
              <w:rPr>
                <w:b/>
                <w:color w:val="FFFFFF" w:themeColor="background1"/>
                <w:lang w:eastAsia="it-IT"/>
              </w:rPr>
              <w:t>Use Case &amp; Scenario</w:t>
            </w:r>
          </w:p>
        </w:tc>
        <w:tc>
          <w:tcPr>
            <w:tcW w:w="7229" w:type="dxa"/>
          </w:tcPr>
          <w:p w14:paraId="017B5AD1" w14:textId="77777777" w:rsidR="00AA4EA2" w:rsidRPr="00E4499D" w:rsidRDefault="00AA4EA2" w:rsidP="001D7C93">
            <w:pPr>
              <w:autoSpaceDE w:val="0"/>
              <w:autoSpaceDN w:val="0"/>
              <w:adjustRightInd w:val="0"/>
              <w:rPr>
                <w:rFonts w:cs="Calibri"/>
              </w:rPr>
            </w:pPr>
            <w:r w:rsidRPr="00E4499D">
              <w:rPr>
                <w:rFonts w:cs="Calibri"/>
                <w:lang w:eastAsia="it-IT"/>
              </w:rPr>
              <w:t>UC1-SC1, UC2-SC-</w:t>
            </w:r>
            <w:proofErr w:type="gramStart"/>
            <w:r w:rsidRPr="00E4499D">
              <w:rPr>
                <w:rFonts w:cs="Calibri"/>
                <w:lang w:eastAsia="it-IT"/>
              </w:rPr>
              <w:t>1,UC</w:t>
            </w:r>
            <w:proofErr w:type="gramEnd"/>
            <w:r w:rsidRPr="00E4499D">
              <w:rPr>
                <w:rFonts w:cs="Calibri"/>
                <w:lang w:eastAsia="it-IT"/>
              </w:rPr>
              <w:t>2-SC-2, UC3-SC1, UC3-SC2</w:t>
            </w:r>
          </w:p>
        </w:tc>
      </w:tr>
      <w:tr w:rsidR="00AA4EA2" w:rsidRPr="00E4499D" w14:paraId="3F11FDEA" w14:textId="77777777" w:rsidTr="00A36550">
        <w:tc>
          <w:tcPr>
            <w:tcW w:w="1843" w:type="dxa"/>
            <w:shd w:val="clear" w:color="auto" w:fill="4F81BD" w:themeFill="accent1"/>
            <w:vAlign w:val="center"/>
          </w:tcPr>
          <w:p w14:paraId="658B0BEC" w14:textId="77777777" w:rsidR="00AA4EA2" w:rsidRPr="00A36550" w:rsidRDefault="00AA4EA2" w:rsidP="001D7C93">
            <w:pPr>
              <w:jc w:val="left"/>
              <w:rPr>
                <w:b/>
                <w:color w:val="FFFFFF" w:themeColor="background1"/>
              </w:rPr>
            </w:pPr>
            <w:r w:rsidRPr="00A36550">
              <w:rPr>
                <w:b/>
                <w:color w:val="FFFFFF" w:themeColor="background1"/>
                <w:lang w:eastAsia="it-IT"/>
              </w:rPr>
              <w:t>Source Partner</w:t>
            </w:r>
          </w:p>
        </w:tc>
        <w:tc>
          <w:tcPr>
            <w:tcW w:w="7229" w:type="dxa"/>
            <w:vAlign w:val="center"/>
          </w:tcPr>
          <w:p w14:paraId="225557B2" w14:textId="77777777" w:rsidR="00AA4EA2" w:rsidRPr="00E4499D" w:rsidRDefault="00AA4EA2" w:rsidP="001D7C93">
            <w:r w:rsidRPr="00E4499D">
              <w:rPr>
                <w:lang w:eastAsia="it-IT"/>
              </w:rPr>
              <w:t>CERTH</w:t>
            </w:r>
          </w:p>
        </w:tc>
      </w:tr>
      <w:tr w:rsidR="00AA4EA2" w:rsidRPr="00E4499D" w14:paraId="466EDACE" w14:textId="77777777" w:rsidTr="00A36550">
        <w:tc>
          <w:tcPr>
            <w:tcW w:w="1843" w:type="dxa"/>
            <w:shd w:val="clear" w:color="auto" w:fill="4F81BD" w:themeFill="accent1"/>
            <w:vAlign w:val="center"/>
          </w:tcPr>
          <w:p w14:paraId="3046C0F7" w14:textId="77777777" w:rsidR="00AA4EA2" w:rsidRPr="00A36550" w:rsidRDefault="00AA4EA2" w:rsidP="001D7C93">
            <w:pPr>
              <w:jc w:val="left"/>
              <w:rPr>
                <w:b/>
                <w:color w:val="FFFFFF" w:themeColor="background1"/>
              </w:rPr>
            </w:pPr>
            <w:r w:rsidRPr="00A36550">
              <w:rPr>
                <w:b/>
                <w:color w:val="FFFFFF" w:themeColor="background1"/>
                <w:lang w:eastAsia="it-IT"/>
              </w:rPr>
              <w:t>Last Update</w:t>
            </w:r>
          </w:p>
        </w:tc>
        <w:tc>
          <w:tcPr>
            <w:tcW w:w="7229" w:type="dxa"/>
            <w:vAlign w:val="center"/>
          </w:tcPr>
          <w:p w14:paraId="25659E19" w14:textId="77777777" w:rsidR="00AA4EA2" w:rsidRPr="00E4499D" w:rsidRDefault="00AA4EA2" w:rsidP="001D7C93">
            <w:pPr>
              <w:keepNext/>
            </w:pPr>
            <w:r w:rsidRPr="00E4499D">
              <w:rPr>
                <w:rFonts w:cs="Calibri"/>
                <w:lang w:eastAsia="it-IT"/>
              </w:rPr>
              <w:t>6/12/2018</w:t>
            </w:r>
          </w:p>
        </w:tc>
      </w:tr>
    </w:tbl>
    <w:p w14:paraId="25CCF3BE" w14:textId="77777777" w:rsidR="00AA4EA2" w:rsidRPr="00E4499D" w:rsidRDefault="00AA4EA2" w:rsidP="00AA4EA2">
      <w:pPr>
        <w:rPr>
          <w:rFonts w:cstheme="majorHAnsi"/>
          <w:b/>
          <w:i/>
        </w:rPr>
      </w:pPr>
    </w:p>
    <w:p w14:paraId="42AF90DF" w14:textId="77777777" w:rsidR="00AA4EA2" w:rsidRPr="00E4499D" w:rsidRDefault="00AA4EA2" w:rsidP="00AA4EA2">
      <w:pPr>
        <w:rPr>
          <w:rFonts w:cstheme="majorHAnsi"/>
          <w:b/>
          <w:i/>
        </w:rPr>
      </w:pPr>
      <w:r w:rsidRPr="00E4499D">
        <w:rPr>
          <w:rFonts w:cstheme="majorHAnsi"/>
          <w:b/>
          <w:i/>
        </w:rPr>
        <w:t>Video and Image Indexing module – Exploit detected objects</w:t>
      </w:r>
    </w:p>
    <w:tbl>
      <w:tblPr>
        <w:tblStyle w:val="TableGrid"/>
        <w:tblW w:w="9072" w:type="dxa"/>
        <w:tblInd w:w="108" w:type="dxa"/>
        <w:tblLayout w:type="fixed"/>
        <w:tblLook w:val="04A0" w:firstRow="1" w:lastRow="0" w:firstColumn="1" w:lastColumn="0" w:noHBand="0" w:noVBand="1"/>
      </w:tblPr>
      <w:tblGrid>
        <w:gridCol w:w="1843"/>
        <w:gridCol w:w="7229"/>
      </w:tblGrid>
      <w:tr w:rsidR="00AA4EA2" w:rsidRPr="00E4499D" w14:paraId="75314C95" w14:textId="77777777" w:rsidTr="00A36550">
        <w:tc>
          <w:tcPr>
            <w:tcW w:w="1843" w:type="dxa"/>
            <w:shd w:val="clear" w:color="auto" w:fill="4F81BD" w:themeFill="accent1"/>
            <w:vAlign w:val="center"/>
          </w:tcPr>
          <w:p w14:paraId="64559479" w14:textId="77777777" w:rsidR="00AA4EA2" w:rsidRPr="00A36550" w:rsidRDefault="00AA4EA2" w:rsidP="001D7C93">
            <w:pPr>
              <w:jc w:val="left"/>
              <w:rPr>
                <w:b/>
                <w:color w:val="FFFFFF" w:themeColor="background1"/>
              </w:rPr>
            </w:pPr>
            <w:r w:rsidRPr="00A36550">
              <w:rPr>
                <w:b/>
                <w:color w:val="FFFFFF" w:themeColor="background1"/>
                <w:lang w:eastAsia="it-IT"/>
              </w:rPr>
              <w:t>Description</w:t>
            </w:r>
          </w:p>
        </w:tc>
        <w:tc>
          <w:tcPr>
            <w:tcW w:w="7229" w:type="dxa"/>
            <w:vAlign w:val="center"/>
          </w:tcPr>
          <w:p w14:paraId="422DE184" w14:textId="77777777" w:rsidR="00AA4EA2" w:rsidRPr="00E4499D" w:rsidRDefault="00AA4EA2" w:rsidP="001D7C93">
            <w:r w:rsidRPr="00E4499D">
              <w:rPr>
                <w:lang w:eastAsia="it-IT"/>
              </w:rPr>
              <w:t xml:space="preserve">The Video and Image Indexing Module shall process video and images taking into account the objects that have been detected from object detection </w:t>
            </w:r>
            <w:proofErr w:type="gramStart"/>
            <w:r w:rsidRPr="00E4499D">
              <w:rPr>
                <w:highlight w:val="yellow"/>
                <w:lang w:eastAsia="it-IT"/>
              </w:rPr>
              <w:t>requirement  XX</w:t>
            </w:r>
            <w:proofErr w:type="gramEnd"/>
          </w:p>
        </w:tc>
      </w:tr>
      <w:tr w:rsidR="00AA4EA2" w:rsidRPr="00E4499D" w14:paraId="36166C3D" w14:textId="77777777" w:rsidTr="00A36550">
        <w:tc>
          <w:tcPr>
            <w:tcW w:w="1843" w:type="dxa"/>
            <w:shd w:val="clear" w:color="auto" w:fill="4F81BD" w:themeFill="accent1"/>
            <w:vAlign w:val="center"/>
          </w:tcPr>
          <w:p w14:paraId="7F53E2D7" w14:textId="77777777" w:rsidR="00AA4EA2" w:rsidRPr="00A36550" w:rsidRDefault="00AA4EA2" w:rsidP="001D7C93">
            <w:pPr>
              <w:jc w:val="left"/>
              <w:rPr>
                <w:b/>
                <w:color w:val="FFFFFF" w:themeColor="background1"/>
              </w:rPr>
            </w:pPr>
            <w:r w:rsidRPr="00A36550">
              <w:rPr>
                <w:b/>
                <w:color w:val="FFFFFF" w:themeColor="background1"/>
                <w:lang w:eastAsia="it-IT"/>
              </w:rPr>
              <w:t>Type</w:t>
            </w:r>
          </w:p>
        </w:tc>
        <w:tc>
          <w:tcPr>
            <w:tcW w:w="7229" w:type="dxa"/>
            <w:vAlign w:val="center"/>
          </w:tcPr>
          <w:p w14:paraId="503255E7" w14:textId="77777777" w:rsidR="00AA4EA2" w:rsidRPr="00E4499D" w:rsidRDefault="00AA4EA2" w:rsidP="001D7C93">
            <w:r w:rsidRPr="00E4499D">
              <w:rPr>
                <w:lang w:eastAsia="it-IT"/>
              </w:rPr>
              <w:t>Functional</w:t>
            </w:r>
          </w:p>
        </w:tc>
      </w:tr>
      <w:tr w:rsidR="00AA4EA2" w:rsidRPr="00E4499D" w14:paraId="735BFC1B" w14:textId="77777777" w:rsidTr="00A36550">
        <w:tc>
          <w:tcPr>
            <w:tcW w:w="1843" w:type="dxa"/>
            <w:shd w:val="clear" w:color="auto" w:fill="4F81BD" w:themeFill="accent1"/>
            <w:vAlign w:val="center"/>
          </w:tcPr>
          <w:p w14:paraId="15433A87" w14:textId="77777777" w:rsidR="00AA4EA2" w:rsidRPr="00A36550" w:rsidRDefault="00AA4EA2" w:rsidP="001D7C93">
            <w:pPr>
              <w:jc w:val="left"/>
              <w:rPr>
                <w:b/>
                <w:color w:val="FFFFFF" w:themeColor="background1"/>
              </w:rPr>
            </w:pPr>
            <w:r w:rsidRPr="00A36550">
              <w:rPr>
                <w:b/>
                <w:color w:val="FFFFFF" w:themeColor="background1"/>
                <w:lang w:eastAsia="it-IT"/>
              </w:rPr>
              <w:t>Fit Criterion</w:t>
            </w:r>
          </w:p>
        </w:tc>
        <w:tc>
          <w:tcPr>
            <w:tcW w:w="7229" w:type="dxa"/>
            <w:vAlign w:val="center"/>
          </w:tcPr>
          <w:p w14:paraId="4F2902C4" w14:textId="77777777" w:rsidR="00AA4EA2" w:rsidRPr="00E4499D" w:rsidRDefault="00AA4EA2" w:rsidP="001D7C93">
            <w:r w:rsidRPr="00E4499D">
              <w:rPr>
                <w:lang w:eastAsia="it-IT"/>
              </w:rPr>
              <w:t>Retrieve similar visual content and enable multi-label search</w:t>
            </w:r>
          </w:p>
        </w:tc>
      </w:tr>
      <w:tr w:rsidR="00AA4EA2" w:rsidRPr="00E4499D" w14:paraId="51FF5B38" w14:textId="77777777" w:rsidTr="00A36550">
        <w:tc>
          <w:tcPr>
            <w:tcW w:w="1843" w:type="dxa"/>
            <w:shd w:val="clear" w:color="auto" w:fill="4F81BD" w:themeFill="accent1"/>
            <w:vAlign w:val="center"/>
          </w:tcPr>
          <w:p w14:paraId="2AE38F05" w14:textId="77777777" w:rsidR="00AA4EA2" w:rsidRPr="00A36550" w:rsidRDefault="00AA4EA2" w:rsidP="001D7C93">
            <w:pPr>
              <w:jc w:val="left"/>
              <w:rPr>
                <w:b/>
                <w:color w:val="FFFFFF" w:themeColor="background1"/>
              </w:rPr>
            </w:pPr>
            <w:r w:rsidRPr="00A36550">
              <w:rPr>
                <w:b/>
                <w:color w:val="FFFFFF" w:themeColor="background1"/>
                <w:lang w:eastAsia="it-IT"/>
              </w:rPr>
              <w:t>Use Case &amp; Scenario</w:t>
            </w:r>
          </w:p>
        </w:tc>
        <w:tc>
          <w:tcPr>
            <w:tcW w:w="7229" w:type="dxa"/>
          </w:tcPr>
          <w:p w14:paraId="76F28C5A" w14:textId="77777777" w:rsidR="00AA4EA2" w:rsidRPr="00E4499D" w:rsidRDefault="00AA4EA2" w:rsidP="001D7C93">
            <w:pPr>
              <w:autoSpaceDE w:val="0"/>
              <w:autoSpaceDN w:val="0"/>
              <w:adjustRightInd w:val="0"/>
              <w:rPr>
                <w:rFonts w:cs="Calibri"/>
              </w:rPr>
            </w:pPr>
            <w:r w:rsidRPr="00E4499D">
              <w:rPr>
                <w:rFonts w:cs="Calibri"/>
                <w:lang w:eastAsia="it-IT"/>
              </w:rPr>
              <w:t>UC1-SC1, UC2-SC-</w:t>
            </w:r>
            <w:proofErr w:type="gramStart"/>
            <w:r w:rsidRPr="00E4499D">
              <w:rPr>
                <w:rFonts w:cs="Calibri"/>
                <w:lang w:eastAsia="it-IT"/>
              </w:rPr>
              <w:t>1,UC</w:t>
            </w:r>
            <w:proofErr w:type="gramEnd"/>
            <w:r w:rsidRPr="00E4499D">
              <w:rPr>
                <w:rFonts w:cs="Calibri"/>
                <w:lang w:eastAsia="it-IT"/>
              </w:rPr>
              <w:t>2-SC-2, UC3-SC1, UC3-SC2</w:t>
            </w:r>
          </w:p>
        </w:tc>
      </w:tr>
      <w:tr w:rsidR="00AA4EA2" w:rsidRPr="00E4499D" w14:paraId="3DFA3229" w14:textId="77777777" w:rsidTr="00A36550">
        <w:tc>
          <w:tcPr>
            <w:tcW w:w="1843" w:type="dxa"/>
            <w:shd w:val="clear" w:color="auto" w:fill="4F81BD" w:themeFill="accent1"/>
            <w:vAlign w:val="center"/>
          </w:tcPr>
          <w:p w14:paraId="4C5B5D5E" w14:textId="77777777" w:rsidR="00AA4EA2" w:rsidRPr="00A36550" w:rsidRDefault="00AA4EA2" w:rsidP="001D7C93">
            <w:pPr>
              <w:jc w:val="left"/>
              <w:rPr>
                <w:b/>
                <w:color w:val="FFFFFF" w:themeColor="background1"/>
              </w:rPr>
            </w:pPr>
            <w:r w:rsidRPr="00A36550">
              <w:rPr>
                <w:b/>
                <w:color w:val="FFFFFF" w:themeColor="background1"/>
                <w:lang w:eastAsia="it-IT"/>
              </w:rPr>
              <w:t>Source Partner</w:t>
            </w:r>
          </w:p>
        </w:tc>
        <w:tc>
          <w:tcPr>
            <w:tcW w:w="7229" w:type="dxa"/>
            <w:vAlign w:val="center"/>
          </w:tcPr>
          <w:p w14:paraId="6819B9CF" w14:textId="77777777" w:rsidR="00AA4EA2" w:rsidRPr="00E4499D" w:rsidRDefault="00AA4EA2" w:rsidP="001D7C93">
            <w:r w:rsidRPr="00E4499D">
              <w:rPr>
                <w:lang w:eastAsia="it-IT"/>
              </w:rPr>
              <w:t>CERTH</w:t>
            </w:r>
          </w:p>
        </w:tc>
      </w:tr>
      <w:tr w:rsidR="00AA4EA2" w:rsidRPr="00E4499D" w14:paraId="15CB614F" w14:textId="77777777" w:rsidTr="00A36550">
        <w:tc>
          <w:tcPr>
            <w:tcW w:w="1843" w:type="dxa"/>
            <w:shd w:val="clear" w:color="auto" w:fill="4F81BD" w:themeFill="accent1"/>
            <w:vAlign w:val="center"/>
          </w:tcPr>
          <w:p w14:paraId="42632151" w14:textId="77777777" w:rsidR="00AA4EA2" w:rsidRPr="00A36550" w:rsidRDefault="00AA4EA2" w:rsidP="001D7C93">
            <w:pPr>
              <w:jc w:val="left"/>
              <w:rPr>
                <w:b/>
                <w:color w:val="FFFFFF" w:themeColor="background1"/>
              </w:rPr>
            </w:pPr>
            <w:r w:rsidRPr="00A36550">
              <w:rPr>
                <w:b/>
                <w:color w:val="FFFFFF" w:themeColor="background1"/>
                <w:lang w:eastAsia="it-IT"/>
              </w:rPr>
              <w:t>Last Update</w:t>
            </w:r>
          </w:p>
        </w:tc>
        <w:tc>
          <w:tcPr>
            <w:tcW w:w="7229" w:type="dxa"/>
            <w:vAlign w:val="center"/>
          </w:tcPr>
          <w:p w14:paraId="7001F2C5" w14:textId="77777777" w:rsidR="00AA4EA2" w:rsidRPr="00E4499D" w:rsidRDefault="00AA4EA2" w:rsidP="001D7C93">
            <w:pPr>
              <w:keepNext/>
            </w:pPr>
            <w:r w:rsidRPr="00E4499D">
              <w:rPr>
                <w:rFonts w:cs="Calibri"/>
                <w:lang w:eastAsia="it-IT"/>
              </w:rPr>
              <w:t>6/12/2018</w:t>
            </w:r>
          </w:p>
        </w:tc>
      </w:tr>
    </w:tbl>
    <w:p w14:paraId="3660E359" w14:textId="77777777" w:rsidR="00AA4EA2" w:rsidRPr="00E4499D" w:rsidRDefault="00AA4EA2" w:rsidP="00AA4EA2">
      <w:pPr>
        <w:rPr>
          <w:rFonts w:cstheme="majorHAnsi"/>
          <w:lang w:eastAsia="it-IT"/>
        </w:rPr>
      </w:pPr>
    </w:p>
    <w:p w14:paraId="3DFEAA65" w14:textId="77777777" w:rsidR="00AA4EA2" w:rsidRPr="00E4499D" w:rsidRDefault="00AA4EA2" w:rsidP="00AA4EA2">
      <w:pPr>
        <w:rPr>
          <w:rFonts w:cstheme="majorHAnsi"/>
          <w:lang w:eastAsia="it-IT"/>
        </w:rPr>
      </w:pPr>
      <w:r w:rsidRPr="00E4499D">
        <w:rPr>
          <w:rFonts w:cstheme="majorHAnsi"/>
          <w:b/>
          <w:i/>
        </w:rPr>
        <w:t>Video and Image Indexing module – Update binary conversion process</w:t>
      </w:r>
    </w:p>
    <w:tbl>
      <w:tblPr>
        <w:tblStyle w:val="TableGrid"/>
        <w:tblW w:w="9072" w:type="dxa"/>
        <w:tblInd w:w="108" w:type="dxa"/>
        <w:tblLayout w:type="fixed"/>
        <w:tblLook w:val="04A0" w:firstRow="1" w:lastRow="0" w:firstColumn="1" w:lastColumn="0" w:noHBand="0" w:noVBand="1"/>
      </w:tblPr>
      <w:tblGrid>
        <w:gridCol w:w="1843"/>
        <w:gridCol w:w="7229"/>
      </w:tblGrid>
      <w:tr w:rsidR="00AA4EA2" w:rsidRPr="00E4499D" w14:paraId="65D6582D" w14:textId="77777777" w:rsidTr="00A36550">
        <w:tc>
          <w:tcPr>
            <w:tcW w:w="1843" w:type="dxa"/>
            <w:shd w:val="clear" w:color="auto" w:fill="4F81BD" w:themeFill="accent1"/>
            <w:vAlign w:val="center"/>
          </w:tcPr>
          <w:p w14:paraId="6DDBAF18" w14:textId="77777777" w:rsidR="00AA4EA2" w:rsidRPr="00A36550" w:rsidRDefault="00AA4EA2" w:rsidP="001D7C93">
            <w:pPr>
              <w:jc w:val="left"/>
              <w:rPr>
                <w:b/>
                <w:color w:val="FFFFFF" w:themeColor="background1"/>
              </w:rPr>
            </w:pPr>
            <w:r w:rsidRPr="00A36550">
              <w:rPr>
                <w:b/>
                <w:color w:val="FFFFFF" w:themeColor="background1"/>
                <w:lang w:eastAsia="it-IT"/>
              </w:rPr>
              <w:t>Description</w:t>
            </w:r>
          </w:p>
        </w:tc>
        <w:tc>
          <w:tcPr>
            <w:tcW w:w="7229" w:type="dxa"/>
            <w:vAlign w:val="center"/>
          </w:tcPr>
          <w:p w14:paraId="1FD913B9" w14:textId="77777777" w:rsidR="00AA4EA2" w:rsidRPr="00E4499D" w:rsidRDefault="00AA4EA2" w:rsidP="001D7C93">
            <w:r w:rsidRPr="00E4499D">
              <w:rPr>
                <w:lang w:eastAsia="it-IT"/>
              </w:rPr>
              <w:t>The Video and Image Indexing Module shall process video and images and update the binary conversion process, when is necessary.</w:t>
            </w:r>
          </w:p>
        </w:tc>
      </w:tr>
      <w:tr w:rsidR="00AA4EA2" w:rsidRPr="00E4499D" w14:paraId="37DD6243" w14:textId="77777777" w:rsidTr="00A36550">
        <w:tc>
          <w:tcPr>
            <w:tcW w:w="1843" w:type="dxa"/>
            <w:shd w:val="clear" w:color="auto" w:fill="4F81BD" w:themeFill="accent1"/>
            <w:vAlign w:val="center"/>
          </w:tcPr>
          <w:p w14:paraId="6B01AA7C" w14:textId="77777777" w:rsidR="00AA4EA2" w:rsidRPr="00A36550" w:rsidRDefault="00AA4EA2" w:rsidP="001D7C93">
            <w:pPr>
              <w:jc w:val="left"/>
              <w:rPr>
                <w:b/>
                <w:color w:val="FFFFFF" w:themeColor="background1"/>
              </w:rPr>
            </w:pPr>
            <w:r w:rsidRPr="00A36550">
              <w:rPr>
                <w:b/>
                <w:color w:val="FFFFFF" w:themeColor="background1"/>
                <w:lang w:eastAsia="it-IT"/>
              </w:rPr>
              <w:t>Type</w:t>
            </w:r>
          </w:p>
        </w:tc>
        <w:tc>
          <w:tcPr>
            <w:tcW w:w="7229" w:type="dxa"/>
            <w:vAlign w:val="center"/>
          </w:tcPr>
          <w:p w14:paraId="39F645B7" w14:textId="77777777" w:rsidR="00AA4EA2" w:rsidRPr="00E4499D" w:rsidRDefault="00AA4EA2" w:rsidP="001D7C93">
            <w:r w:rsidRPr="00E4499D">
              <w:rPr>
                <w:lang w:eastAsia="it-IT"/>
              </w:rPr>
              <w:t>Functional</w:t>
            </w:r>
          </w:p>
        </w:tc>
      </w:tr>
      <w:tr w:rsidR="00AA4EA2" w:rsidRPr="00E4499D" w14:paraId="0BD3BDCF" w14:textId="77777777" w:rsidTr="00A36550">
        <w:tc>
          <w:tcPr>
            <w:tcW w:w="1843" w:type="dxa"/>
            <w:shd w:val="clear" w:color="auto" w:fill="4F81BD" w:themeFill="accent1"/>
            <w:vAlign w:val="center"/>
          </w:tcPr>
          <w:p w14:paraId="430F6394" w14:textId="77777777" w:rsidR="00AA4EA2" w:rsidRPr="00A36550" w:rsidRDefault="00AA4EA2" w:rsidP="001D7C93">
            <w:pPr>
              <w:jc w:val="left"/>
              <w:rPr>
                <w:b/>
                <w:color w:val="FFFFFF" w:themeColor="background1"/>
              </w:rPr>
            </w:pPr>
            <w:r w:rsidRPr="00A36550">
              <w:rPr>
                <w:b/>
                <w:color w:val="FFFFFF" w:themeColor="background1"/>
                <w:lang w:eastAsia="it-IT"/>
              </w:rPr>
              <w:t>Fit Criterion</w:t>
            </w:r>
          </w:p>
        </w:tc>
        <w:tc>
          <w:tcPr>
            <w:tcW w:w="7229" w:type="dxa"/>
            <w:vAlign w:val="center"/>
          </w:tcPr>
          <w:p w14:paraId="406C0A4B" w14:textId="77777777" w:rsidR="00AA4EA2" w:rsidRPr="00E4499D" w:rsidRDefault="00AA4EA2" w:rsidP="001D7C93">
            <w:r w:rsidRPr="00E4499D">
              <w:rPr>
                <w:lang w:eastAsia="it-IT"/>
              </w:rPr>
              <w:t>The mapping of the visual content to a lower-dimensional space should be updated when the database is enriched with new content.</w:t>
            </w:r>
          </w:p>
        </w:tc>
      </w:tr>
      <w:tr w:rsidR="00AA4EA2" w:rsidRPr="00E4499D" w14:paraId="5ED2C5CD" w14:textId="77777777" w:rsidTr="00A36550">
        <w:tc>
          <w:tcPr>
            <w:tcW w:w="1843" w:type="dxa"/>
            <w:shd w:val="clear" w:color="auto" w:fill="4F81BD" w:themeFill="accent1"/>
            <w:vAlign w:val="center"/>
          </w:tcPr>
          <w:p w14:paraId="55256A84" w14:textId="77777777" w:rsidR="00AA4EA2" w:rsidRPr="00A36550" w:rsidRDefault="00AA4EA2" w:rsidP="001D7C93">
            <w:pPr>
              <w:jc w:val="left"/>
              <w:rPr>
                <w:b/>
                <w:color w:val="FFFFFF" w:themeColor="background1"/>
              </w:rPr>
            </w:pPr>
            <w:r w:rsidRPr="00A36550">
              <w:rPr>
                <w:b/>
                <w:color w:val="FFFFFF" w:themeColor="background1"/>
                <w:lang w:eastAsia="it-IT"/>
              </w:rPr>
              <w:t>Source Partner</w:t>
            </w:r>
          </w:p>
        </w:tc>
        <w:tc>
          <w:tcPr>
            <w:tcW w:w="7229" w:type="dxa"/>
            <w:vAlign w:val="center"/>
          </w:tcPr>
          <w:p w14:paraId="17742C43" w14:textId="77777777" w:rsidR="00AA4EA2" w:rsidRPr="00E4499D" w:rsidRDefault="00AA4EA2" w:rsidP="001D7C93">
            <w:r w:rsidRPr="00E4499D">
              <w:rPr>
                <w:lang w:eastAsia="it-IT"/>
              </w:rPr>
              <w:t>CERTH</w:t>
            </w:r>
          </w:p>
        </w:tc>
      </w:tr>
      <w:tr w:rsidR="00AA4EA2" w:rsidRPr="00E4499D" w14:paraId="546B4520" w14:textId="77777777" w:rsidTr="00A36550">
        <w:tc>
          <w:tcPr>
            <w:tcW w:w="1843" w:type="dxa"/>
            <w:shd w:val="clear" w:color="auto" w:fill="4F81BD" w:themeFill="accent1"/>
            <w:vAlign w:val="center"/>
          </w:tcPr>
          <w:p w14:paraId="56FB43E8" w14:textId="77777777" w:rsidR="00AA4EA2" w:rsidRPr="00A36550" w:rsidRDefault="00AA4EA2" w:rsidP="001D7C93">
            <w:pPr>
              <w:jc w:val="left"/>
              <w:rPr>
                <w:b/>
                <w:color w:val="FFFFFF" w:themeColor="background1"/>
              </w:rPr>
            </w:pPr>
            <w:r w:rsidRPr="00A36550">
              <w:rPr>
                <w:b/>
                <w:color w:val="FFFFFF" w:themeColor="background1"/>
                <w:lang w:eastAsia="it-IT"/>
              </w:rPr>
              <w:t>Last Update</w:t>
            </w:r>
          </w:p>
        </w:tc>
        <w:tc>
          <w:tcPr>
            <w:tcW w:w="7229" w:type="dxa"/>
            <w:vAlign w:val="center"/>
          </w:tcPr>
          <w:p w14:paraId="0068ED7B" w14:textId="77777777" w:rsidR="00AA4EA2" w:rsidRPr="00E4499D" w:rsidRDefault="00AA4EA2" w:rsidP="001D7C93">
            <w:pPr>
              <w:keepNext/>
            </w:pPr>
            <w:r w:rsidRPr="00E4499D">
              <w:rPr>
                <w:rFonts w:cs="Calibri"/>
                <w:lang w:eastAsia="it-IT"/>
              </w:rPr>
              <w:t>6/12/2018</w:t>
            </w:r>
          </w:p>
        </w:tc>
      </w:tr>
    </w:tbl>
    <w:p w14:paraId="0F976775" w14:textId="77777777" w:rsidR="004B4219" w:rsidRPr="00E4499D" w:rsidRDefault="004B4219" w:rsidP="004B4219">
      <w:pPr>
        <w:rPr>
          <w:rFonts w:cstheme="majorHAnsi"/>
          <w:lang w:eastAsia="it-IT"/>
        </w:rPr>
      </w:pPr>
    </w:p>
    <w:p w14:paraId="3E68A22F" w14:textId="77777777" w:rsidR="004B4219" w:rsidRPr="00E4499D" w:rsidRDefault="004B4219" w:rsidP="004B4219">
      <w:pPr>
        <w:rPr>
          <w:rFonts w:cstheme="majorHAnsi"/>
          <w:lang w:eastAsia="it-IT"/>
        </w:rPr>
      </w:pPr>
    </w:p>
    <w:p w14:paraId="5D8BB1A4" w14:textId="1D017DF4" w:rsidR="00A3138B" w:rsidRPr="00E4499D" w:rsidRDefault="00C45BF3" w:rsidP="00A3138B">
      <w:pPr>
        <w:pStyle w:val="Heading2"/>
      </w:pPr>
      <w:bookmarkStart w:id="63" w:name="_Toc532247275"/>
      <w:r w:rsidRPr="00E4499D">
        <w:lastRenderedPageBreak/>
        <w:t>Knowledge generation and reasoning</w:t>
      </w:r>
      <w:bookmarkEnd w:id="63"/>
    </w:p>
    <w:p w14:paraId="532AC967" w14:textId="77777777" w:rsidR="00A3138B" w:rsidRPr="00E4499D" w:rsidRDefault="00A3138B" w:rsidP="00A3138B">
      <w:pPr>
        <w:rPr>
          <w:rFonts w:cs="Arial"/>
          <w:szCs w:val="20"/>
        </w:rPr>
      </w:pPr>
    </w:p>
    <w:p w14:paraId="2B7D52AE" w14:textId="4C7C3846" w:rsidR="00A3138B" w:rsidRPr="00E4499D" w:rsidRDefault="00C45BF3" w:rsidP="00A3138B">
      <w:pPr>
        <w:pStyle w:val="Heading3"/>
      </w:pPr>
      <w:bookmarkStart w:id="64" w:name="_Toc532247276"/>
      <w:r w:rsidRPr="00E4499D">
        <w:t>Knowledge modelling for illegal trafficking</w:t>
      </w:r>
      <w:r w:rsidR="00A3138B" w:rsidRPr="00E4499D">
        <w:t xml:space="preserve"> (</w:t>
      </w:r>
      <w:r w:rsidR="00A3138B" w:rsidRPr="00E4499D">
        <w:rPr>
          <w:b w:val="0"/>
          <w:highlight w:val="yellow"/>
        </w:rPr>
        <w:t>EXPSYS, ENG</w:t>
      </w:r>
      <w:r w:rsidR="00A3138B" w:rsidRPr="00E4499D">
        <w:t>)</w:t>
      </w:r>
      <w:bookmarkEnd w:id="64"/>
    </w:p>
    <w:p w14:paraId="08A477D0" w14:textId="4975C491" w:rsidR="00237DA9" w:rsidRPr="00E4499D" w:rsidRDefault="00237DA9" w:rsidP="00237DA9">
      <w:pPr>
        <w:rPr>
          <w:lang w:eastAsia="it-IT"/>
        </w:rPr>
      </w:pPr>
      <w:r w:rsidRPr="00E4499D">
        <w:t>This task will focus on knowledge modelling for illegal trafficking. A proper set of ontologies will be defined in order to model all crime aspects including events, suspicious and illegal activities, threats, people, organisations, places, black-markets and illegal shops, products and their relationships. The defined ontologies will constitute the starting point for the definition of inference and reasoning rules and mechanisms that will be developed.</w:t>
      </w:r>
    </w:p>
    <w:p w14:paraId="28951B3D" w14:textId="51D38F53" w:rsidR="00237DA9" w:rsidRPr="00D074AB" w:rsidRDefault="00237DA9" w:rsidP="00237DA9">
      <w:pPr>
        <w:pStyle w:val="Heading4"/>
        <w:tabs>
          <w:tab w:val="clear" w:pos="907"/>
        </w:tabs>
        <w:spacing w:line="276" w:lineRule="auto"/>
        <w:ind w:left="864" w:hanging="864"/>
        <w:rPr>
          <w:rFonts w:cstheme="majorHAnsi"/>
        </w:rPr>
      </w:pPr>
      <w:r w:rsidRPr="00D074AB">
        <w:t>Knowledge modelling</w:t>
      </w:r>
      <w:r w:rsidRPr="00D074AB">
        <w:rPr>
          <w:rFonts w:cstheme="majorHAnsi"/>
        </w:rPr>
        <w:t xml:space="preserve"> - </w:t>
      </w:r>
      <w:r w:rsidR="00D074AB" w:rsidRPr="00D074AB">
        <w:rPr>
          <w:rFonts w:cstheme="majorHAnsi"/>
        </w:rPr>
        <w:t>model all crime aspects</w:t>
      </w:r>
      <w:r w:rsidRPr="00D074AB">
        <w:rPr>
          <w:rFonts w:cstheme="majorHAnsi"/>
        </w:rPr>
        <w:t xml:space="preserve"> </w:t>
      </w:r>
    </w:p>
    <w:p w14:paraId="7B42C13B" w14:textId="77777777" w:rsidR="00237DA9" w:rsidRPr="00E4499D" w:rsidRDefault="00237DA9" w:rsidP="00237DA9">
      <w:pPr>
        <w:tabs>
          <w:tab w:val="left" w:pos="540"/>
        </w:tabs>
        <w:rPr>
          <w:rFonts w:cstheme="majorHAnsi"/>
          <w:b/>
          <w:i/>
          <w:lang w:eastAsia="it-IT"/>
        </w:rPr>
      </w:pPr>
    </w:p>
    <w:tbl>
      <w:tblPr>
        <w:tblStyle w:val="TableGrid1"/>
        <w:tblW w:w="9072" w:type="dxa"/>
        <w:tblInd w:w="108" w:type="dxa"/>
        <w:tblLayout w:type="fixed"/>
        <w:tblLook w:val="04A0" w:firstRow="1" w:lastRow="0" w:firstColumn="1" w:lastColumn="0" w:noHBand="0" w:noVBand="1"/>
      </w:tblPr>
      <w:tblGrid>
        <w:gridCol w:w="1975"/>
        <w:gridCol w:w="7097"/>
      </w:tblGrid>
      <w:tr w:rsidR="00237DA9" w:rsidRPr="00E4499D" w14:paraId="5FD8ECA3" w14:textId="77777777" w:rsidTr="00A36550">
        <w:tc>
          <w:tcPr>
            <w:tcW w:w="1975" w:type="dxa"/>
            <w:shd w:val="clear" w:color="auto" w:fill="4F81BD" w:themeFill="accent1"/>
            <w:vAlign w:val="center"/>
          </w:tcPr>
          <w:p w14:paraId="4AFBFEFA" w14:textId="77777777" w:rsidR="00237DA9" w:rsidRPr="00A36550" w:rsidRDefault="00237DA9"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4071911D" w14:textId="77777777" w:rsidR="00237DA9" w:rsidRPr="00E4499D" w:rsidRDefault="00237DA9" w:rsidP="001E51D3">
            <w:r w:rsidRPr="00E4499D">
              <w:t>REQ- XX</w:t>
            </w:r>
          </w:p>
        </w:tc>
      </w:tr>
      <w:tr w:rsidR="00237DA9" w:rsidRPr="00E4499D" w14:paraId="07D00C5E" w14:textId="77777777" w:rsidTr="00A36550">
        <w:tc>
          <w:tcPr>
            <w:tcW w:w="1975" w:type="dxa"/>
            <w:shd w:val="clear" w:color="auto" w:fill="4F81BD" w:themeFill="accent1"/>
            <w:vAlign w:val="center"/>
          </w:tcPr>
          <w:p w14:paraId="1FFB00A9" w14:textId="77777777" w:rsidR="00237DA9" w:rsidRPr="00A36550" w:rsidRDefault="00237DA9"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7B5505E5" w14:textId="5A1854AF" w:rsidR="00237DA9" w:rsidRPr="00C8780F" w:rsidRDefault="00C8780F" w:rsidP="001E51D3">
            <w:pPr>
              <w:rPr>
                <w:lang w:val="en-US"/>
              </w:rPr>
            </w:pPr>
            <w:r>
              <w:rPr>
                <w:lang w:val="en-US"/>
              </w:rPr>
              <w:t>REQ-KMM-1</w:t>
            </w:r>
          </w:p>
        </w:tc>
      </w:tr>
      <w:tr w:rsidR="00237DA9" w:rsidRPr="00E4499D" w14:paraId="51FE1DD9" w14:textId="77777777" w:rsidTr="00A36550">
        <w:tc>
          <w:tcPr>
            <w:tcW w:w="1975" w:type="dxa"/>
            <w:shd w:val="clear" w:color="auto" w:fill="4F81BD" w:themeFill="accent1"/>
            <w:vAlign w:val="center"/>
          </w:tcPr>
          <w:p w14:paraId="53773476"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1F246331" w14:textId="77777777" w:rsidR="00237DA9" w:rsidRPr="00E4499D" w:rsidRDefault="00237DA9" w:rsidP="001E51D3">
            <w:r w:rsidRPr="00E4499D">
              <w:t xml:space="preserve">ANITA </w:t>
            </w:r>
            <w:r w:rsidRPr="00E4499D">
              <w:rPr>
                <w:b/>
              </w:rPr>
              <w:t>MUST</w:t>
            </w:r>
            <w:r w:rsidRPr="00E4499D">
              <w:t xml:space="preserve"> be able to model all crime aspects including events, suspicious and illegal activities, threats, people, organisations, places, black-markets and illegal shops, products and their relationships</w:t>
            </w:r>
          </w:p>
        </w:tc>
      </w:tr>
      <w:tr w:rsidR="00237DA9" w:rsidRPr="00E4499D" w14:paraId="5423099B" w14:textId="77777777" w:rsidTr="00A36550">
        <w:tc>
          <w:tcPr>
            <w:tcW w:w="1975" w:type="dxa"/>
            <w:shd w:val="clear" w:color="auto" w:fill="4F81BD" w:themeFill="accent1"/>
            <w:vAlign w:val="center"/>
          </w:tcPr>
          <w:p w14:paraId="1CCBFFE0"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5923F962" w14:textId="77777777" w:rsidR="00237DA9" w:rsidRPr="00E4499D" w:rsidRDefault="00237DA9" w:rsidP="001E51D3">
            <w:r w:rsidRPr="00E4499D">
              <w:t>Functional</w:t>
            </w:r>
          </w:p>
        </w:tc>
      </w:tr>
      <w:tr w:rsidR="00237DA9" w:rsidRPr="00E4499D" w14:paraId="40322A05" w14:textId="77777777" w:rsidTr="00A36550">
        <w:tc>
          <w:tcPr>
            <w:tcW w:w="1975" w:type="dxa"/>
            <w:shd w:val="clear" w:color="auto" w:fill="4F81BD" w:themeFill="accent1"/>
            <w:vAlign w:val="center"/>
          </w:tcPr>
          <w:p w14:paraId="5F345374"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7572624D" w14:textId="77777777" w:rsidR="00237DA9" w:rsidRPr="00E4499D" w:rsidRDefault="00237DA9" w:rsidP="001E51D3">
            <w:r w:rsidRPr="00E4499D">
              <w:t>In ANITA users have to be provided with a functional and supportive access to the knowledge stored into the system. For this reason, to facilitate such an access, all activities, entities and events related to illegal trafficking must be represented in a suitable way. Moreover, the use of common taxonomies, ontologies and metadata enable analysis modules to represent their outcomes in a unified way, which facilitates integration and reasoning processes.</w:t>
            </w:r>
          </w:p>
        </w:tc>
      </w:tr>
      <w:tr w:rsidR="00237DA9" w:rsidRPr="00E4499D" w14:paraId="2008F230" w14:textId="77777777" w:rsidTr="00A36550">
        <w:tc>
          <w:tcPr>
            <w:tcW w:w="1975" w:type="dxa"/>
            <w:shd w:val="clear" w:color="auto" w:fill="4F81BD" w:themeFill="accent1"/>
            <w:vAlign w:val="center"/>
          </w:tcPr>
          <w:p w14:paraId="5F82DA01"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39F2508D" w14:textId="77777777" w:rsidR="00237DA9" w:rsidRPr="00E4499D" w:rsidRDefault="00237DA9" w:rsidP="001E51D3">
            <w:r w:rsidRPr="00E4499D">
              <w:rPr>
                <w:highlight w:val="cyan"/>
              </w:rPr>
              <w:t>UC1-SC1</w:t>
            </w:r>
          </w:p>
        </w:tc>
      </w:tr>
      <w:tr w:rsidR="00237DA9" w:rsidRPr="00E4499D" w14:paraId="1E36EF99" w14:textId="77777777" w:rsidTr="00A36550">
        <w:tc>
          <w:tcPr>
            <w:tcW w:w="1975" w:type="dxa"/>
            <w:shd w:val="clear" w:color="auto" w:fill="4F81BD" w:themeFill="accent1"/>
            <w:vAlign w:val="center"/>
          </w:tcPr>
          <w:p w14:paraId="123FE16C"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37B7B8BD" w14:textId="77777777" w:rsidR="00237DA9" w:rsidRPr="00E4499D" w:rsidRDefault="00237DA9" w:rsidP="001E51D3">
            <w:r w:rsidRPr="00E4499D">
              <w:t>EXPSYS</w:t>
            </w:r>
          </w:p>
        </w:tc>
      </w:tr>
    </w:tbl>
    <w:p w14:paraId="3C927841" w14:textId="77777777" w:rsidR="00237DA9" w:rsidRPr="00E4499D" w:rsidRDefault="00237DA9" w:rsidP="00237DA9">
      <w:pPr>
        <w:rPr>
          <w:rFonts w:cstheme="majorHAnsi"/>
          <w:lang w:eastAsia="it-IT"/>
        </w:rPr>
      </w:pPr>
    </w:p>
    <w:p w14:paraId="5A1C2DE1" w14:textId="77777777" w:rsidR="00237DA9" w:rsidRPr="00E4499D" w:rsidRDefault="00237DA9" w:rsidP="00237DA9">
      <w:pPr>
        <w:pStyle w:val="Heading3"/>
      </w:pPr>
      <w:bookmarkStart w:id="65" w:name="_Toc532994751"/>
      <w:r w:rsidRPr="00E4499D">
        <w:t>Black markets and illegal shops and products tracking (</w:t>
      </w:r>
      <w:r w:rsidRPr="00E4499D">
        <w:rPr>
          <w:b w:val="0"/>
          <w:highlight w:val="yellow"/>
        </w:rPr>
        <w:t>EXPSYS, ENG, AIT</w:t>
      </w:r>
      <w:r w:rsidRPr="00E4499D">
        <w:t>)</w:t>
      </w:r>
      <w:bookmarkEnd w:id="65"/>
    </w:p>
    <w:p w14:paraId="0618E988" w14:textId="4602BAA7" w:rsidR="00237DA9" w:rsidRPr="00E4499D" w:rsidRDefault="00237DA9" w:rsidP="00237DA9">
      <w:pPr>
        <w:rPr>
          <w:lang w:eastAsia="it-IT"/>
        </w:rPr>
      </w:pPr>
      <w:r w:rsidRPr="00E4499D">
        <w:t xml:space="preserve">This task aims at delivering inference and reasoning services to analyse relevant information extracted in order to discover, correlate and track the evolution of black markets, illegal shops and products involved in illegal trafficking activities. </w:t>
      </w:r>
    </w:p>
    <w:p w14:paraId="04C3C341" w14:textId="77777777" w:rsidR="00237DA9" w:rsidRPr="00E4499D" w:rsidRDefault="00237DA9" w:rsidP="00237DA9">
      <w:pPr>
        <w:pStyle w:val="Heading4"/>
        <w:numPr>
          <w:ilvl w:val="0"/>
          <w:numId w:val="0"/>
        </w:numPr>
        <w:spacing w:line="276" w:lineRule="auto"/>
        <w:rPr>
          <w:rFonts w:cstheme="majorHAnsi"/>
        </w:rPr>
      </w:pPr>
      <w:r w:rsidRPr="00E4499D">
        <w:t xml:space="preserve">Black markets and illegal shops and </w:t>
      </w:r>
      <w:r w:rsidRPr="00D074AB">
        <w:t xml:space="preserve">products tracking </w:t>
      </w:r>
      <w:r w:rsidRPr="00D074AB">
        <w:rPr>
          <w:rFonts w:cstheme="majorHAnsi"/>
        </w:rPr>
        <w:t>- I</w:t>
      </w:r>
      <w:r w:rsidRPr="00D074AB">
        <w:t>nference</w:t>
      </w:r>
      <w:r w:rsidRPr="00E4499D">
        <w:t xml:space="preserve"> and reasoning</w:t>
      </w:r>
    </w:p>
    <w:p w14:paraId="6526349B" w14:textId="77777777" w:rsidR="00237DA9" w:rsidRPr="00E4499D" w:rsidRDefault="00237DA9" w:rsidP="00237DA9">
      <w:pPr>
        <w:tabs>
          <w:tab w:val="left" w:pos="540"/>
        </w:tabs>
        <w:rPr>
          <w:rFonts w:cstheme="majorHAnsi"/>
          <w:b/>
          <w:i/>
          <w:lang w:eastAsia="it-IT"/>
        </w:rPr>
      </w:pPr>
    </w:p>
    <w:tbl>
      <w:tblPr>
        <w:tblStyle w:val="TableGrid1"/>
        <w:tblW w:w="9072" w:type="dxa"/>
        <w:tblInd w:w="108" w:type="dxa"/>
        <w:tblLayout w:type="fixed"/>
        <w:tblLook w:val="04A0" w:firstRow="1" w:lastRow="0" w:firstColumn="1" w:lastColumn="0" w:noHBand="0" w:noVBand="1"/>
      </w:tblPr>
      <w:tblGrid>
        <w:gridCol w:w="1975"/>
        <w:gridCol w:w="7097"/>
      </w:tblGrid>
      <w:tr w:rsidR="00237DA9" w:rsidRPr="00E4499D" w14:paraId="5DB22754" w14:textId="77777777" w:rsidTr="00A36550">
        <w:tc>
          <w:tcPr>
            <w:tcW w:w="1975" w:type="dxa"/>
            <w:shd w:val="clear" w:color="auto" w:fill="4F81BD" w:themeFill="accent1"/>
            <w:vAlign w:val="center"/>
          </w:tcPr>
          <w:p w14:paraId="05BD0DA8" w14:textId="77777777" w:rsidR="00237DA9" w:rsidRPr="00A36550" w:rsidRDefault="00237DA9"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40C1965C" w14:textId="77777777" w:rsidR="00237DA9" w:rsidRPr="00E4499D" w:rsidRDefault="00237DA9" w:rsidP="001E51D3">
            <w:r w:rsidRPr="00E4499D">
              <w:t>REQ- XX</w:t>
            </w:r>
          </w:p>
        </w:tc>
      </w:tr>
      <w:tr w:rsidR="00237DA9" w:rsidRPr="00E4499D" w14:paraId="6E029A55" w14:textId="77777777" w:rsidTr="00A36550">
        <w:tc>
          <w:tcPr>
            <w:tcW w:w="1975" w:type="dxa"/>
            <w:shd w:val="clear" w:color="auto" w:fill="4F81BD" w:themeFill="accent1"/>
            <w:vAlign w:val="center"/>
          </w:tcPr>
          <w:p w14:paraId="169BAE8A" w14:textId="77777777" w:rsidR="00237DA9" w:rsidRPr="00A36550" w:rsidRDefault="00237DA9"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lastRenderedPageBreak/>
              <w:t>Requirement Id</w:t>
            </w:r>
          </w:p>
        </w:tc>
        <w:tc>
          <w:tcPr>
            <w:tcW w:w="7097" w:type="dxa"/>
          </w:tcPr>
          <w:p w14:paraId="6D83A29F" w14:textId="1BF4BC35" w:rsidR="00237DA9" w:rsidRPr="00E4499D" w:rsidRDefault="00A96D3B" w:rsidP="001E51D3">
            <w:r>
              <w:t>REQ-BMISPT-1</w:t>
            </w:r>
          </w:p>
        </w:tc>
      </w:tr>
      <w:tr w:rsidR="00237DA9" w:rsidRPr="00E4499D" w14:paraId="18E7CE23" w14:textId="77777777" w:rsidTr="00A36550">
        <w:tc>
          <w:tcPr>
            <w:tcW w:w="1975" w:type="dxa"/>
            <w:shd w:val="clear" w:color="auto" w:fill="4F81BD" w:themeFill="accent1"/>
            <w:vAlign w:val="center"/>
          </w:tcPr>
          <w:p w14:paraId="74E7905C"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7299FF66" w14:textId="77777777" w:rsidR="00237DA9" w:rsidRPr="00E4499D" w:rsidRDefault="00237DA9" w:rsidP="001E51D3">
            <w:r w:rsidRPr="00E4499D">
              <w:t xml:space="preserve">ANITA </w:t>
            </w:r>
            <w:r w:rsidRPr="00E4499D">
              <w:rPr>
                <w:b/>
              </w:rPr>
              <w:t>MUST</w:t>
            </w:r>
            <w:r w:rsidRPr="00E4499D">
              <w:t xml:space="preserve"> provide automatic tools for inference and reasoning in order to analyse and merge information extracted by analysis modules into complex events.</w:t>
            </w:r>
          </w:p>
        </w:tc>
      </w:tr>
      <w:tr w:rsidR="00237DA9" w:rsidRPr="00E4499D" w14:paraId="161EE145" w14:textId="77777777" w:rsidTr="00A36550">
        <w:tc>
          <w:tcPr>
            <w:tcW w:w="1975" w:type="dxa"/>
            <w:shd w:val="clear" w:color="auto" w:fill="4F81BD" w:themeFill="accent1"/>
            <w:vAlign w:val="center"/>
          </w:tcPr>
          <w:p w14:paraId="0FDBE5B7"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02085E86" w14:textId="77777777" w:rsidR="00237DA9" w:rsidRPr="00E4499D" w:rsidRDefault="00237DA9" w:rsidP="001E51D3">
            <w:r w:rsidRPr="00E4499D">
              <w:t>Functional</w:t>
            </w:r>
          </w:p>
        </w:tc>
      </w:tr>
      <w:tr w:rsidR="00237DA9" w:rsidRPr="00E4499D" w14:paraId="65FBB7CD" w14:textId="77777777" w:rsidTr="00A36550">
        <w:tc>
          <w:tcPr>
            <w:tcW w:w="1975" w:type="dxa"/>
            <w:shd w:val="clear" w:color="auto" w:fill="4F81BD" w:themeFill="accent1"/>
            <w:vAlign w:val="center"/>
          </w:tcPr>
          <w:p w14:paraId="39B4DC73"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6A7A0416" w14:textId="77777777" w:rsidR="00237DA9" w:rsidRPr="00E4499D" w:rsidRDefault="00237DA9" w:rsidP="001E51D3">
            <w:r w:rsidRPr="00E4499D">
              <w:t>Low level events extracted by analysis modules are reasoned with and used to infer higher level complex events.</w:t>
            </w:r>
          </w:p>
        </w:tc>
      </w:tr>
      <w:tr w:rsidR="00237DA9" w:rsidRPr="00E4499D" w14:paraId="5211F5DE" w14:textId="77777777" w:rsidTr="00A36550">
        <w:tc>
          <w:tcPr>
            <w:tcW w:w="1975" w:type="dxa"/>
            <w:shd w:val="clear" w:color="auto" w:fill="4F81BD" w:themeFill="accent1"/>
            <w:vAlign w:val="center"/>
          </w:tcPr>
          <w:p w14:paraId="04C71E53"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65E30A60" w14:textId="77777777" w:rsidR="00237DA9" w:rsidRPr="00E4499D" w:rsidRDefault="00237DA9" w:rsidP="001E51D3">
            <w:r w:rsidRPr="00E4499D">
              <w:rPr>
                <w:highlight w:val="cyan"/>
              </w:rPr>
              <w:t>UC1-SC1</w:t>
            </w:r>
          </w:p>
        </w:tc>
      </w:tr>
      <w:tr w:rsidR="00237DA9" w:rsidRPr="00E4499D" w14:paraId="06775BD5" w14:textId="77777777" w:rsidTr="00A36550">
        <w:tc>
          <w:tcPr>
            <w:tcW w:w="1975" w:type="dxa"/>
            <w:shd w:val="clear" w:color="auto" w:fill="4F81BD" w:themeFill="accent1"/>
            <w:vAlign w:val="center"/>
          </w:tcPr>
          <w:p w14:paraId="16121C32" w14:textId="77777777" w:rsidR="00237DA9" w:rsidRPr="00A36550" w:rsidRDefault="00237DA9"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4FD055C6" w14:textId="77777777" w:rsidR="00237DA9" w:rsidRPr="00E4499D" w:rsidRDefault="00237DA9" w:rsidP="001E51D3">
            <w:r w:rsidRPr="00E4499D">
              <w:t>EXPSYS</w:t>
            </w:r>
          </w:p>
        </w:tc>
      </w:tr>
    </w:tbl>
    <w:p w14:paraId="2C0AB81F" w14:textId="77777777" w:rsidR="00237DA9" w:rsidRPr="00E4499D" w:rsidRDefault="00237DA9" w:rsidP="00237DA9">
      <w:pPr>
        <w:rPr>
          <w:rFonts w:cstheme="majorHAnsi"/>
          <w:lang w:eastAsia="it-IT"/>
        </w:rPr>
      </w:pPr>
    </w:p>
    <w:p w14:paraId="317A8CF3" w14:textId="77777777" w:rsidR="00145D1E" w:rsidRPr="00E4499D" w:rsidRDefault="00145D1E" w:rsidP="00145D1E">
      <w:pPr>
        <w:rPr>
          <w:rFonts w:cstheme="majorHAnsi"/>
          <w:lang w:eastAsia="it-IT"/>
        </w:rPr>
      </w:pPr>
    </w:p>
    <w:p w14:paraId="199DA385" w14:textId="282A9446" w:rsidR="007C0615" w:rsidRPr="00E4499D" w:rsidRDefault="007C0615" w:rsidP="007C0615">
      <w:pPr>
        <w:pStyle w:val="Heading3"/>
      </w:pPr>
      <w:bookmarkStart w:id="66" w:name="_Toc532247278"/>
      <w:r w:rsidRPr="00E4499D">
        <w:t>Reasoning mechanisms for criminal network reconstruction (</w:t>
      </w:r>
      <w:r w:rsidRPr="00E4499D">
        <w:rPr>
          <w:b w:val="0"/>
          <w:highlight w:val="yellow"/>
        </w:rPr>
        <w:t>ENG, EXPSYS, AIT</w:t>
      </w:r>
      <w:r w:rsidRPr="00E4499D">
        <w:t>)</w:t>
      </w:r>
      <w:bookmarkEnd w:id="66"/>
    </w:p>
    <w:p w14:paraId="3E9978F8" w14:textId="3F8EE1EC" w:rsidR="00CC1613" w:rsidRPr="00E4499D" w:rsidRDefault="00CC1613" w:rsidP="007C0615">
      <w:pPr>
        <w:rPr>
          <w:lang w:eastAsia="it-IT"/>
        </w:rPr>
      </w:pPr>
      <w:r w:rsidRPr="00E4499D">
        <w:t xml:space="preserve">This task aims at delivering a module that will use reasoning mechanisms </w:t>
      </w:r>
      <w:r w:rsidRPr="00E4499D">
        <w:rPr>
          <w:rFonts w:ascii="Calibri" w:hAnsi="Calibri" w:cs="Calibri"/>
          <w:lang w:eastAsia="ja-JP"/>
        </w:rPr>
        <w:t xml:space="preserve">to merge and fuse information coming from multiple sources and analysis results with stored knowledge, in order to produce suggestions on new knowledge related to potential </w:t>
      </w:r>
      <w:r w:rsidRPr="00E4499D">
        <w:rPr>
          <w:rFonts w:cstheme="majorHAnsi"/>
        </w:rPr>
        <w:t>relationships</w:t>
      </w:r>
      <w:r w:rsidRPr="00E4499D">
        <w:rPr>
          <w:rFonts w:ascii="Calibri" w:hAnsi="Calibri" w:cs="Calibri"/>
          <w:lang w:eastAsia="ja-JP"/>
        </w:rPr>
        <w:t xml:space="preserve"> among individuals, groups, events and resources. Involvement of users in network reconstruction is also considered, in terms of creation and deletion of nodes and </w:t>
      </w:r>
      <w:r w:rsidRPr="00E4499D">
        <w:rPr>
          <w:rFonts w:cstheme="majorHAnsi"/>
        </w:rPr>
        <w:t>relationships</w:t>
      </w:r>
      <w:r w:rsidRPr="00E4499D">
        <w:rPr>
          <w:rFonts w:ascii="Calibri" w:hAnsi="Calibri" w:cs="Calibri"/>
          <w:lang w:eastAsia="ja-JP"/>
        </w:rPr>
        <w:t xml:space="preserve"> into the network.</w:t>
      </w:r>
    </w:p>
    <w:p w14:paraId="0209007D" w14:textId="77777777" w:rsidR="00CC1613" w:rsidRPr="00E4499D" w:rsidRDefault="00CC1613" w:rsidP="00CC1613">
      <w:pPr>
        <w:pStyle w:val="Heading4"/>
        <w:tabs>
          <w:tab w:val="clear" w:pos="907"/>
          <w:tab w:val="num" w:pos="1049"/>
        </w:tabs>
        <w:spacing w:line="276" w:lineRule="auto"/>
        <w:ind w:left="864" w:hanging="864"/>
        <w:rPr>
          <w:rFonts w:cstheme="majorHAnsi"/>
        </w:rPr>
      </w:pPr>
      <w:r w:rsidRPr="00E4499D">
        <w:rPr>
          <w:rFonts w:cstheme="majorHAnsi"/>
        </w:rPr>
        <w:t xml:space="preserve">Criminal network reconstruction – Node creation </w:t>
      </w:r>
    </w:p>
    <w:tbl>
      <w:tblPr>
        <w:tblStyle w:val="TableGrid1"/>
        <w:tblW w:w="9072" w:type="dxa"/>
        <w:tblInd w:w="108" w:type="dxa"/>
        <w:tblLayout w:type="fixed"/>
        <w:tblLook w:val="04A0" w:firstRow="1" w:lastRow="0" w:firstColumn="1" w:lastColumn="0" w:noHBand="0" w:noVBand="1"/>
      </w:tblPr>
      <w:tblGrid>
        <w:gridCol w:w="1975"/>
        <w:gridCol w:w="7097"/>
      </w:tblGrid>
      <w:tr w:rsidR="00CC1613" w:rsidRPr="00E4499D" w14:paraId="63CF8C4A" w14:textId="77777777" w:rsidTr="00A36550">
        <w:tc>
          <w:tcPr>
            <w:tcW w:w="1975" w:type="dxa"/>
            <w:shd w:val="clear" w:color="auto" w:fill="4F81BD" w:themeFill="accent1"/>
            <w:vAlign w:val="center"/>
          </w:tcPr>
          <w:p w14:paraId="2E646898" w14:textId="77777777" w:rsidR="00CC1613" w:rsidRPr="00A36550" w:rsidRDefault="00CC1613"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5D0D5700" w14:textId="77777777" w:rsidR="00CC1613" w:rsidRPr="00E4499D" w:rsidRDefault="00CC1613" w:rsidP="00157006">
            <w:r w:rsidRPr="00E4499D">
              <w:t>REQ- XX</w:t>
            </w:r>
          </w:p>
        </w:tc>
      </w:tr>
      <w:tr w:rsidR="00CC1613" w:rsidRPr="00E4499D" w14:paraId="46058B44" w14:textId="77777777" w:rsidTr="00A36550">
        <w:tc>
          <w:tcPr>
            <w:tcW w:w="1975" w:type="dxa"/>
            <w:shd w:val="clear" w:color="auto" w:fill="4F81BD" w:themeFill="accent1"/>
            <w:vAlign w:val="center"/>
          </w:tcPr>
          <w:p w14:paraId="2C45E54D" w14:textId="77777777" w:rsidR="00CC1613" w:rsidRPr="00A36550" w:rsidRDefault="00CC1613"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107A7C77" w14:textId="046DD2CA" w:rsidR="00CC1613" w:rsidRPr="00E4499D" w:rsidRDefault="00A96D3B" w:rsidP="00157006">
            <w:r>
              <w:t>REQ-</w:t>
            </w:r>
            <w:r w:rsidR="00CD5EAA">
              <w:t>CNR-1</w:t>
            </w:r>
          </w:p>
        </w:tc>
      </w:tr>
      <w:tr w:rsidR="00CC1613" w:rsidRPr="00E4499D" w14:paraId="7E161195" w14:textId="77777777" w:rsidTr="00A36550">
        <w:tc>
          <w:tcPr>
            <w:tcW w:w="1975" w:type="dxa"/>
            <w:shd w:val="clear" w:color="auto" w:fill="4F81BD" w:themeFill="accent1"/>
            <w:vAlign w:val="center"/>
          </w:tcPr>
          <w:p w14:paraId="5DBC85B8"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2462D1C4" w14:textId="77777777" w:rsidR="00CC1613" w:rsidRPr="00E4499D" w:rsidRDefault="00CC1613" w:rsidP="00157006">
            <w:r w:rsidRPr="00E4499D">
              <w:t xml:space="preserve">ANITA </w:t>
            </w:r>
            <w:r w:rsidRPr="00E4499D">
              <w:rPr>
                <w:b/>
              </w:rPr>
              <w:t>MUST</w:t>
            </w:r>
            <w:r w:rsidRPr="00E4499D">
              <w:t xml:space="preserve"> allow users to create a new node into the criminal network.</w:t>
            </w:r>
          </w:p>
        </w:tc>
      </w:tr>
      <w:tr w:rsidR="00CC1613" w:rsidRPr="00E4499D" w14:paraId="7506EA54" w14:textId="77777777" w:rsidTr="00A36550">
        <w:tc>
          <w:tcPr>
            <w:tcW w:w="1975" w:type="dxa"/>
            <w:shd w:val="clear" w:color="auto" w:fill="4F81BD" w:themeFill="accent1"/>
            <w:vAlign w:val="center"/>
          </w:tcPr>
          <w:p w14:paraId="2FAD88FA"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2F6C9E70" w14:textId="77777777" w:rsidR="00CC1613" w:rsidRPr="00E4499D" w:rsidRDefault="00CC1613" w:rsidP="00157006">
            <w:r w:rsidRPr="00E4499D">
              <w:t>Functional</w:t>
            </w:r>
          </w:p>
        </w:tc>
      </w:tr>
      <w:tr w:rsidR="00CC1613" w:rsidRPr="00E4499D" w14:paraId="481F7C64" w14:textId="77777777" w:rsidTr="00A36550">
        <w:tc>
          <w:tcPr>
            <w:tcW w:w="1975" w:type="dxa"/>
            <w:shd w:val="clear" w:color="auto" w:fill="4F81BD" w:themeFill="accent1"/>
            <w:vAlign w:val="center"/>
          </w:tcPr>
          <w:p w14:paraId="255888D6"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50863802" w14:textId="77777777" w:rsidR="00CC1613" w:rsidRPr="00E4499D" w:rsidRDefault="00CC1613" w:rsidP="00157006">
            <w:r w:rsidRPr="00E4499D">
              <w:t xml:space="preserve">Reconstruction of criminal network has to include information coming from user prior knowledge. To this end, ANITA must provide users with the possibility to add new nodes to the network. </w:t>
            </w:r>
          </w:p>
        </w:tc>
      </w:tr>
      <w:tr w:rsidR="00CC1613" w:rsidRPr="00E4499D" w14:paraId="1789E68E" w14:textId="77777777" w:rsidTr="00A36550">
        <w:tc>
          <w:tcPr>
            <w:tcW w:w="1975" w:type="dxa"/>
            <w:shd w:val="clear" w:color="auto" w:fill="4F81BD" w:themeFill="accent1"/>
            <w:vAlign w:val="center"/>
          </w:tcPr>
          <w:p w14:paraId="7AF3F618"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7C34FAE4" w14:textId="77777777" w:rsidR="00CC1613" w:rsidRPr="00E4499D" w:rsidRDefault="00CC1613" w:rsidP="00157006">
            <w:r w:rsidRPr="00E4499D">
              <w:t>UC1 – UC2 – UC3</w:t>
            </w:r>
          </w:p>
        </w:tc>
      </w:tr>
      <w:tr w:rsidR="00CC1613" w:rsidRPr="00E4499D" w14:paraId="17FDD9D2" w14:textId="77777777" w:rsidTr="00A36550">
        <w:tc>
          <w:tcPr>
            <w:tcW w:w="1975" w:type="dxa"/>
            <w:shd w:val="clear" w:color="auto" w:fill="4F81BD" w:themeFill="accent1"/>
            <w:vAlign w:val="center"/>
          </w:tcPr>
          <w:p w14:paraId="205E9474"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6771E8D3" w14:textId="77777777" w:rsidR="00CC1613" w:rsidRPr="00E4499D" w:rsidRDefault="00CC1613" w:rsidP="00157006">
            <w:r w:rsidRPr="00E4499D">
              <w:t>ENG</w:t>
            </w:r>
          </w:p>
        </w:tc>
      </w:tr>
    </w:tbl>
    <w:p w14:paraId="009A07BD" w14:textId="77777777" w:rsidR="00CC1613" w:rsidRPr="00E4499D" w:rsidRDefault="00CC1613" w:rsidP="00CC1613">
      <w:pPr>
        <w:rPr>
          <w:rFonts w:ascii="Calibri" w:hAnsi="Calibri" w:cs="Calibri"/>
          <w:lang w:eastAsia="ja-JP"/>
        </w:rPr>
      </w:pPr>
    </w:p>
    <w:p w14:paraId="302784D9" w14:textId="77777777" w:rsidR="00CC1613" w:rsidRPr="00E4499D" w:rsidRDefault="00CC1613" w:rsidP="00CC1613">
      <w:pPr>
        <w:pStyle w:val="Heading4"/>
        <w:tabs>
          <w:tab w:val="clear" w:pos="907"/>
          <w:tab w:val="num" w:pos="1049"/>
        </w:tabs>
        <w:spacing w:line="276" w:lineRule="auto"/>
        <w:ind w:left="864" w:hanging="864"/>
        <w:rPr>
          <w:rFonts w:cstheme="majorHAnsi"/>
        </w:rPr>
      </w:pPr>
      <w:r w:rsidRPr="00E4499D">
        <w:rPr>
          <w:rFonts w:cstheme="majorHAnsi"/>
        </w:rPr>
        <w:t xml:space="preserve">Criminal network reconstruction – Node type selection </w:t>
      </w:r>
    </w:p>
    <w:tbl>
      <w:tblPr>
        <w:tblStyle w:val="TableGrid1"/>
        <w:tblW w:w="9072" w:type="dxa"/>
        <w:tblInd w:w="108" w:type="dxa"/>
        <w:tblLayout w:type="fixed"/>
        <w:tblLook w:val="04A0" w:firstRow="1" w:lastRow="0" w:firstColumn="1" w:lastColumn="0" w:noHBand="0" w:noVBand="1"/>
      </w:tblPr>
      <w:tblGrid>
        <w:gridCol w:w="1975"/>
        <w:gridCol w:w="7097"/>
      </w:tblGrid>
      <w:tr w:rsidR="00CC1613" w:rsidRPr="00E4499D" w14:paraId="5905444A" w14:textId="77777777" w:rsidTr="00A36550">
        <w:tc>
          <w:tcPr>
            <w:tcW w:w="1975" w:type="dxa"/>
            <w:shd w:val="clear" w:color="auto" w:fill="4F81BD" w:themeFill="accent1"/>
            <w:vAlign w:val="center"/>
          </w:tcPr>
          <w:p w14:paraId="77205298" w14:textId="77777777" w:rsidR="00CC1613" w:rsidRPr="00A36550" w:rsidRDefault="00CC1613"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2E0D8DCA" w14:textId="77777777" w:rsidR="00CC1613" w:rsidRPr="00E4499D" w:rsidRDefault="00CC1613" w:rsidP="00157006">
            <w:r w:rsidRPr="00E4499D">
              <w:t>REQ- XX</w:t>
            </w:r>
          </w:p>
        </w:tc>
      </w:tr>
      <w:tr w:rsidR="00CC1613" w:rsidRPr="00E4499D" w14:paraId="35E426C7" w14:textId="77777777" w:rsidTr="00A36550">
        <w:tc>
          <w:tcPr>
            <w:tcW w:w="1975" w:type="dxa"/>
            <w:shd w:val="clear" w:color="auto" w:fill="4F81BD" w:themeFill="accent1"/>
            <w:vAlign w:val="center"/>
          </w:tcPr>
          <w:p w14:paraId="3A19B6C8" w14:textId="77777777" w:rsidR="00CC1613" w:rsidRPr="00A36550" w:rsidRDefault="00CC1613"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0785DFB7" w14:textId="62A3E266" w:rsidR="00CC1613" w:rsidRPr="00E4499D" w:rsidRDefault="00CD5EAA" w:rsidP="00157006">
            <w:r>
              <w:t>REQ-CNR-2</w:t>
            </w:r>
          </w:p>
        </w:tc>
      </w:tr>
      <w:tr w:rsidR="00CC1613" w:rsidRPr="00E4499D" w14:paraId="13144CBB" w14:textId="77777777" w:rsidTr="00A36550">
        <w:tc>
          <w:tcPr>
            <w:tcW w:w="1975" w:type="dxa"/>
            <w:shd w:val="clear" w:color="auto" w:fill="4F81BD" w:themeFill="accent1"/>
            <w:vAlign w:val="center"/>
          </w:tcPr>
          <w:p w14:paraId="0CB07C15"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lastRenderedPageBreak/>
              <w:t>Description</w:t>
            </w:r>
          </w:p>
        </w:tc>
        <w:tc>
          <w:tcPr>
            <w:tcW w:w="7097" w:type="dxa"/>
          </w:tcPr>
          <w:p w14:paraId="6994F8A9" w14:textId="77777777" w:rsidR="00CC1613" w:rsidRPr="00E4499D" w:rsidRDefault="00CC1613" w:rsidP="00157006">
            <w:r w:rsidRPr="00E4499D">
              <w:t xml:space="preserve">ANITA </w:t>
            </w:r>
            <w:r w:rsidRPr="00E4499D">
              <w:rPr>
                <w:b/>
              </w:rPr>
              <w:t>MUST</w:t>
            </w:r>
            <w:r w:rsidRPr="00E4499D">
              <w:t xml:space="preserve"> allow users to choose the type of a node during its creation.</w:t>
            </w:r>
          </w:p>
        </w:tc>
      </w:tr>
      <w:tr w:rsidR="00CC1613" w:rsidRPr="00E4499D" w14:paraId="35ECCA0D" w14:textId="77777777" w:rsidTr="00A36550">
        <w:tc>
          <w:tcPr>
            <w:tcW w:w="1975" w:type="dxa"/>
            <w:shd w:val="clear" w:color="auto" w:fill="4F81BD" w:themeFill="accent1"/>
            <w:vAlign w:val="center"/>
          </w:tcPr>
          <w:p w14:paraId="0CD0538A"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2F21920D" w14:textId="77777777" w:rsidR="00CC1613" w:rsidRPr="00E4499D" w:rsidRDefault="00CC1613" w:rsidP="00157006">
            <w:r w:rsidRPr="00E4499D">
              <w:t>Functional</w:t>
            </w:r>
          </w:p>
        </w:tc>
      </w:tr>
      <w:tr w:rsidR="00CC1613" w:rsidRPr="00E4499D" w14:paraId="5D559A8D" w14:textId="77777777" w:rsidTr="00A36550">
        <w:tc>
          <w:tcPr>
            <w:tcW w:w="1975" w:type="dxa"/>
            <w:shd w:val="clear" w:color="auto" w:fill="4F81BD" w:themeFill="accent1"/>
            <w:vAlign w:val="center"/>
          </w:tcPr>
          <w:p w14:paraId="58101995"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7CB24031" w14:textId="77777777" w:rsidR="00CC1613" w:rsidRPr="00E4499D" w:rsidRDefault="00CC1613" w:rsidP="00157006">
            <w:r w:rsidRPr="00E4499D">
              <w:t xml:space="preserve">Nodes of the criminal network can have different types (person, group, event, etc.). Thus, ANITA must provide users with the possibility to select the type of a new node when it is created. </w:t>
            </w:r>
          </w:p>
        </w:tc>
      </w:tr>
      <w:tr w:rsidR="00CC1613" w:rsidRPr="00E4499D" w14:paraId="3AD60C68" w14:textId="77777777" w:rsidTr="00A36550">
        <w:tc>
          <w:tcPr>
            <w:tcW w:w="1975" w:type="dxa"/>
            <w:shd w:val="clear" w:color="auto" w:fill="4F81BD" w:themeFill="accent1"/>
            <w:vAlign w:val="center"/>
          </w:tcPr>
          <w:p w14:paraId="3816EBB7"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625D92CF" w14:textId="77777777" w:rsidR="00CC1613" w:rsidRPr="00E4499D" w:rsidRDefault="00CC1613" w:rsidP="00157006">
            <w:r w:rsidRPr="00E4499D">
              <w:t>UC1 – UC2 – UC3</w:t>
            </w:r>
          </w:p>
        </w:tc>
      </w:tr>
      <w:tr w:rsidR="00CC1613" w:rsidRPr="00E4499D" w14:paraId="3A5C7880" w14:textId="77777777" w:rsidTr="00A36550">
        <w:tc>
          <w:tcPr>
            <w:tcW w:w="1975" w:type="dxa"/>
            <w:shd w:val="clear" w:color="auto" w:fill="4F81BD" w:themeFill="accent1"/>
            <w:vAlign w:val="center"/>
          </w:tcPr>
          <w:p w14:paraId="40A6B943"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571E241E" w14:textId="77777777" w:rsidR="00CC1613" w:rsidRPr="00E4499D" w:rsidRDefault="00CC1613" w:rsidP="00157006">
            <w:r w:rsidRPr="00E4499D">
              <w:t>ENG</w:t>
            </w:r>
          </w:p>
        </w:tc>
      </w:tr>
    </w:tbl>
    <w:p w14:paraId="0887AC08" w14:textId="77777777" w:rsidR="00CC1613" w:rsidRPr="00E4499D" w:rsidRDefault="00CC1613" w:rsidP="00CC1613">
      <w:pPr>
        <w:rPr>
          <w:rFonts w:ascii="Calibri" w:hAnsi="Calibri" w:cs="Calibri"/>
          <w:lang w:eastAsia="ja-JP"/>
        </w:rPr>
      </w:pPr>
    </w:p>
    <w:p w14:paraId="57DF671A" w14:textId="77777777" w:rsidR="00CC1613" w:rsidRPr="00E4499D" w:rsidRDefault="00CC1613" w:rsidP="00CC1613">
      <w:pPr>
        <w:pStyle w:val="Heading4"/>
        <w:tabs>
          <w:tab w:val="clear" w:pos="907"/>
          <w:tab w:val="num" w:pos="1049"/>
        </w:tabs>
        <w:spacing w:line="276" w:lineRule="auto"/>
        <w:ind w:left="864" w:hanging="864"/>
        <w:rPr>
          <w:rFonts w:cstheme="majorHAnsi"/>
        </w:rPr>
      </w:pPr>
      <w:r w:rsidRPr="00E4499D">
        <w:rPr>
          <w:rFonts w:cstheme="majorHAnsi"/>
        </w:rPr>
        <w:t xml:space="preserve">Criminal network reconstruction – Node deletion </w:t>
      </w:r>
    </w:p>
    <w:tbl>
      <w:tblPr>
        <w:tblStyle w:val="TableGrid1"/>
        <w:tblW w:w="9072" w:type="dxa"/>
        <w:tblInd w:w="108" w:type="dxa"/>
        <w:tblLayout w:type="fixed"/>
        <w:tblLook w:val="04A0" w:firstRow="1" w:lastRow="0" w:firstColumn="1" w:lastColumn="0" w:noHBand="0" w:noVBand="1"/>
      </w:tblPr>
      <w:tblGrid>
        <w:gridCol w:w="1975"/>
        <w:gridCol w:w="7097"/>
      </w:tblGrid>
      <w:tr w:rsidR="00CC1613" w:rsidRPr="00E4499D" w14:paraId="10F4744B" w14:textId="77777777" w:rsidTr="00A36550">
        <w:tc>
          <w:tcPr>
            <w:tcW w:w="1975" w:type="dxa"/>
            <w:shd w:val="clear" w:color="auto" w:fill="4F81BD" w:themeFill="accent1"/>
            <w:vAlign w:val="center"/>
          </w:tcPr>
          <w:p w14:paraId="30833321" w14:textId="77777777" w:rsidR="00CC1613" w:rsidRPr="00A36550" w:rsidRDefault="00CC1613"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344D34EF" w14:textId="77777777" w:rsidR="00CC1613" w:rsidRPr="00E4499D" w:rsidRDefault="00CC1613" w:rsidP="00157006">
            <w:r w:rsidRPr="00E4499D">
              <w:t>REQ- XX</w:t>
            </w:r>
          </w:p>
        </w:tc>
      </w:tr>
      <w:tr w:rsidR="00CC1613" w:rsidRPr="00E4499D" w14:paraId="3F988D8C" w14:textId="77777777" w:rsidTr="00A36550">
        <w:tc>
          <w:tcPr>
            <w:tcW w:w="1975" w:type="dxa"/>
            <w:shd w:val="clear" w:color="auto" w:fill="4F81BD" w:themeFill="accent1"/>
            <w:vAlign w:val="center"/>
          </w:tcPr>
          <w:p w14:paraId="0D1E0EF5" w14:textId="77777777" w:rsidR="00CC1613" w:rsidRPr="00A36550" w:rsidRDefault="00CC1613"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553078D6" w14:textId="186DA20A" w:rsidR="00CC1613" w:rsidRPr="00E4499D" w:rsidRDefault="00CD5EAA" w:rsidP="00157006">
            <w:r>
              <w:t>REQ-CNR-3</w:t>
            </w:r>
          </w:p>
        </w:tc>
      </w:tr>
      <w:tr w:rsidR="00CC1613" w:rsidRPr="00E4499D" w14:paraId="6168E07A" w14:textId="77777777" w:rsidTr="00A36550">
        <w:tc>
          <w:tcPr>
            <w:tcW w:w="1975" w:type="dxa"/>
            <w:shd w:val="clear" w:color="auto" w:fill="4F81BD" w:themeFill="accent1"/>
            <w:vAlign w:val="center"/>
          </w:tcPr>
          <w:p w14:paraId="5A7B0B99"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3D78E152" w14:textId="77777777" w:rsidR="00CC1613" w:rsidRPr="00E4499D" w:rsidRDefault="00CC1613" w:rsidP="00157006">
            <w:r w:rsidRPr="00E4499D">
              <w:t xml:space="preserve">ANITA </w:t>
            </w:r>
            <w:r w:rsidRPr="00E4499D">
              <w:rPr>
                <w:b/>
              </w:rPr>
              <w:t>MUST</w:t>
            </w:r>
            <w:r w:rsidRPr="00E4499D">
              <w:t xml:space="preserve"> allow users to delete a node from the criminal network.</w:t>
            </w:r>
          </w:p>
        </w:tc>
      </w:tr>
      <w:tr w:rsidR="00CC1613" w:rsidRPr="00E4499D" w14:paraId="56D1C657" w14:textId="77777777" w:rsidTr="00A36550">
        <w:tc>
          <w:tcPr>
            <w:tcW w:w="1975" w:type="dxa"/>
            <w:shd w:val="clear" w:color="auto" w:fill="4F81BD" w:themeFill="accent1"/>
            <w:vAlign w:val="center"/>
          </w:tcPr>
          <w:p w14:paraId="0F78926C"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1F95F481" w14:textId="77777777" w:rsidR="00CC1613" w:rsidRPr="00E4499D" w:rsidRDefault="00CC1613" w:rsidP="00157006">
            <w:r w:rsidRPr="00E4499D">
              <w:t>Functional</w:t>
            </w:r>
          </w:p>
        </w:tc>
      </w:tr>
      <w:tr w:rsidR="00CC1613" w:rsidRPr="00E4499D" w14:paraId="6F0F47A8" w14:textId="77777777" w:rsidTr="00A36550">
        <w:tc>
          <w:tcPr>
            <w:tcW w:w="1975" w:type="dxa"/>
            <w:shd w:val="clear" w:color="auto" w:fill="4F81BD" w:themeFill="accent1"/>
            <w:vAlign w:val="center"/>
          </w:tcPr>
          <w:p w14:paraId="48B2CA67"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0E0BA03F" w14:textId="77777777" w:rsidR="00CC1613" w:rsidRPr="00E4499D" w:rsidRDefault="00CC1613" w:rsidP="00157006">
            <w:r w:rsidRPr="00E4499D">
              <w:t xml:space="preserve">When no more useful, users must be able to delete a node. </w:t>
            </w:r>
          </w:p>
        </w:tc>
      </w:tr>
      <w:tr w:rsidR="00CC1613" w:rsidRPr="00E4499D" w14:paraId="34ACC215" w14:textId="77777777" w:rsidTr="00A36550">
        <w:tc>
          <w:tcPr>
            <w:tcW w:w="1975" w:type="dxa"/>
            <w:shd w:val="clear" w:color="auto" w:fill="4F81BD" w:themeFill="accent1"/>
            <w:vAlign w:val="center"/>
          </w:tcPr>
          <w:p w14:paraId="383CEFC4"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14C7163C" w14:textId="77777777" w:rsidR="00CC1613" w:rsidRPr="00E4499D" w:rsidRDefault="00CC1613" w:rsidP="00157006">
            <w:r w:rsidRPr="00E4499D">
              <w:t>UC1 – UC2 – UC3</w:t>
            </w:r>
          </w:p>
        </w:tc>
      </w:tr>
      <w:tr w:rsidR="00CC1613" w:rsidRPr="00E4499D" w14:paraId="40FFFADD" w14:textId="77777777" w:rsidTr="00A36550">
        <w:tc>
          <w:tcPr>
            <w:tcW w:w="1975" w:type="dxa"/>
            <w:shd w:val="clear" w:color="auto" w:fill="4F81BD" w:themeFill="accent1"/>
            <w:vAlign w:val="center"/>
          </w:tcPr>
          <w:p w14:paraId="629E61A4"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7114AB63" w14:textId="77777777" w:rsidR="00CC1613" w:rsidRPr="00E4499D" w:rsidRDefault="00CC1613" w:rsidP="00157006">
            <w:r w:rsidRPr="00E4499D">
              <w:t>ENG</w:t>
            </w:r>
          </w:p>
        </w:tc>
      </w:tr>
    </w:tbl>
    <w:p w14:paraId="3747BA8A" w14:textId="77777777" w:rsidR="00CC1613" w:rsidRPr="00E4499D" w:rsidRDefault="00CC1613" w:rsidP="00CC1613">
      <w:pPr>
        <w:rPr>
          <w:rFonts w:ascii="Calibri" w:hAnsi="Calibri" w:cs="Calibri"/>
          <w:lang w:eastAsia="ja-JP"/>
        </w:rPr>
      </w:pPr>
    </w:p>
    <w:p w14:paraId="55CC1A32" w14:textId="77777777" w:rsidR="00CC1613" w:rsidRPr="00E4499D" w:rsidRDefault="00CC1613" w:rsidP="00CC1613">
      <w:pPr>
        <w:pStyle w:val="Heading4"/>
        <w:tabs>
          <w:tab w:val="clear" w:pos="907"/>
          <w:tab w:val="num" w:pos="1049"/>
        </w:tabs>
        <w:spacing w:line="276" w:lineRule="auto"/>
        <w:ind w:left="864" w:hanging="864"/>
        <w:rPr>
          <w:rFonts w:cstheme="majorHAnsi"/>
        </w:rPr>
      </w:pPr>
      <w:r w:rsidRPr="00E4499D">
        <w:rPr>
          <w:rFonts w:cstheme="majorHAnsi"/>
        </w:rPr>
        <w:t>Criminal network reconstruction – Relationship creation</w:t>
      </w:r>
    </w:p>
    <w:tbl>
      <w:tblPr>
        <w:tblStyle w:val="TableGrid1"/>
        <w:tblW w:w="9072" w:type="dxa"/>
        <w:tblInd w:w="108" w:type="dxa"/>
        <w:tblLayout w:type="fixed"/>
        <w:tblLook w:val="04A0" w:firstRow="1" w:lastRow="0" w:firstColumn="1" w:lastColumn="0" w:noHBand="0" w:noVBand="1"/>
      </w:tblPr>
      <w:tblGrid>
        <w:gridCol w:w="1975"/>
        <w:gridCol w:w="7097"/>
      </w:tblGrid>
      <w:tr w:rsidR="00CC1613" w:rsidRPr="00E4499D" w14:paraId="15943613" w14:textId="77777777" w:rsidTr="00A36550">
        <w:tc>
          <w:tcPr>
            <w:tcW w:w="1975" w:type="dxa"/>
            <w:shd w:val="clear" w:color="auto" w:fill="4F81BD" w:themeFill="accent1"/>
            <w:vAlign w:val="center"/>
          </w:tcPr>
          <w:p w14:paraId="1215D6BE" w14:textId="77777777" w:rsidR="00CC1613" w:rsidRPr="00A36550" w:rsidRDefault="00CC1613"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6ADC040C" w14:textId="77777777" w:rsidR="00CC1613" w:rsidRPr="00E4499D" w:rsidRDefault="00CC1613" w:rsidP="00157006">
            <w:r w:rsidRPr="00E4499D">
              <w:t>REQ- XX</w:t>
            </w:r>
          </w:p>
        </w:tc>
      </w:tr>
      <w:tr w:rsidR="00CC1613" w:rsidRPr="00E4499D" w14:paraId="2BBD8C11" w14:textId="77777777" w:rsidTr="00A36550">
        <w:tc>
          <w:tcPr>
            <w:tcW w:w="1975" w:type="dxa"/>
            <w:shd w:val="clear" w:color="auto" w:fill="4F81BD" w:themeFill="accent1"/>
            <w:vAlign w:val="center"/>
          </w:tcPr>
          <w:p w14:paraId="71EB382A" w14:textId="77777777" w:rsidR="00CC1613" w:rsidRPr="00A36550" w:rsidRDefault="00CC1613"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67D6851D" w14:textId="6E4D6C9A" w:rsidR="00CC1613" w:rsidRPr="00E4499D" w:rsidRDefault="00CD5EAA" w:rsidP="00157006">
            <w:r>
              <w:t>REQ-CNR-4</w:t>
            </w:r>
          </w:p>
        </w:tc>
      </w:tr>
      <w:tr w:rsidR="00CC1613" w:rsidRPr="00E4499D" w14:paraId="06382400" w14:textId="77777777" w:rsidTr="00A36550">
        <w:tc>
          <w:tcPr>
            <w:tcW w:w="1975" w:type="dxa"/>
            <w:shd w:val="clear" w:color="auto" w:fill="4F81BD" w:themeFill="accent1"/>
            <w:vAlign w:val="center"/>
          </w:tcPr>
          <w:p w14:paraId="21B33C8C"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74268E90" w14:textId="77777777" w:rsidR="00CC1613" w:rsidRPr="00E4499D" w:rsidRDefault="00CC1613" w:rsidP="00157006">
            <w:r w:rsidRPr="00E4499D">
              <w:t xml:space="preserve">ANITA </w:t>
            </w:r>
            <w:r w:rsidRPr="00E4499D">
              <w:rPr>
                <w:b/>
              </w:rPr>
              <w:t>MUST</w:t>
            </w:r>
            <w:r w:rsidRPr="00E4499D">
              <w:t xml:space="preserve"> allow users to create a new </w:t>
            </w:r>
            <w:r w:rsidRPr="00E4499D">
              <w:rPr>
                <w:rFonts w:cstheme="majorHAnsi"/>
              </w:rPr>
              <w:t>relationship</w:t>
            </w:r>
            <w:r w:rsidRPr="00E4499D">
              <w:t xml:space="preserve"> between two nodes into the criminal network.</w:t>
            </w:r>
          </w:p>
        </w:tc>
      </w:tr>
      <w:tr w:rsidR="00CC1613" w:rsidRPr="00E4499D" w14:paraId="7259EE89" w14:textId="77777777" w:rsidTr="00A36550">
        <w:tc>
          <w:tcPr>
            <w:tcW w:w="1975" w:type="dxa"/>
            <w:shd w:val="clear" w:color="auto" w:fill="4F81BD" w:themeFill="accent1"/>
            <w:vAlign w:val="center"/>
          </w:tcPr>
          <w:p w14:paraId="32C9C6E1"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01DF6608" w14:textId="77777777" w:rsidR="00CC1613" w:rsidRPr="00E4499D" w:rsidRDefault="00CC1613" w:rsidP="00157006">
            <w:r w:rsidRPr="00E4499D">
              <w:t>Functional</w:t>
            </w:r>
          </w:p>
        </w:tc>
      </w:tr>
      <w:tr w:rsidR="00CC1613" w:rsidRPr="00E4499D" w14:paraId="5FD679F0" w14:textId="77777777" w:rsidTr="00A36550">
        <w:tc>
          <w:tcPr>
            <w:tcW w:w="1975" w:type="dxa"/>
            <w:shd w:val="clear" w:color="auto" w:fill="4F81BD" w:themeFill="accent1"/>
            <w:vAlign w:val="center"/>
          </w:tcPr>
          <w:p w14:paraId="7F20EF5C"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2D8B9B6D" w14:textId="77777777" w:rsidR="00CC1613" w:rsidRPr="00E4499D" w:rsidRDefault="00CC1613" w:rsidP="00157006">
            <w:r w:rsidRPr="00E4499D">
              <w:t xml:space="preserve">Reconstruction of criminal network has to include information coming from user prior knowledge. To this end, ANITA must provide users with the possibility to add a new </w:t>
            </w:r>
            <w:r w:rsidRPr="00E4499D">
              <w:rPr>
                <w:rFonts w:cstheme="majorHAnsi"/>
              </w:rPr>
              <w:t>relationship</w:t>
            </w:r>
            <w:r w:rsidRPr="00E4499D">
              <w:t xml:space="preserve"> between two nodes to the network. </w:t>
            </w:r>
          </w:p>
        </w:tc>
      </w:tr>
      <w:tr w:rsidR="00CC1613" w:rsidRPr="00E4499D" w14:paraId="7892679E" w14:textId="77777777" w:rsidTr="00A36550">
        <w:tc>
          <w:tcPr>
            <w:tcW w:w="1975" w:type="dxa"/>
            <w:shd w:val="clear" w:color="auto" w:fill="4F81BD" w:themeFill="accent1"/>
            <w:vAlign w:val="center"/>
          </w:tcPr>
          <w:p w14:paraId="4210E81E"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1DA5B160" w14:textId="77777777" w:rsidR="00CC1613" w:rsidRPr="00E4499D" w:rsidRDefault="00CC1613" w:rsidP="00157006">
            <w:r w:rsidRPr="00E4499D">
              <w:t>UC1 – UC2 – UC3</w:t>
            </w:r>
          </w:p>
        </w:tc>
      </w:tr>
      <w:tr w:rsidR="00CC1613" w:rsidRPr="00E4499D" w14:paraId="65D637C9" w14:textId="77777777" w:rsidTr="00A36550">
        <w:tc>
          <w:tcPr>
            <w:tcW w:w="1975" w:type="dxa"/>
            <w:shd w:val="clear" w:color="auto" w:fill="4F81BD" w:themeFill="accent1"/>
            <w:vAlign w:val="center"/>
          </w:tcPr>
          <w:p w14:paraId="239E1DFF"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03F19462" w14:textId="77777777" w:rsidR="00CC1613" w:rsidRPr="00E4499D" w:rsidRDefault="00CC1613" w:rsidP="00157006">
            <w:r w:rsidRPr="00E4499D">
              <w:t>ENG</w:t>
            </w:r>
          </w:p>
        </w:tc>
      </w:tr>
    </w:tbl>
    <w:p w14:paraId="6626FF19" w14:textId="77777777" w:rsidR="00CC1613" w:rsidRPr="00E4499D" w:rsidRDefault="00CC1613" w:rsidP="00CC1613">
      <w:pPr>
        <w:rPr>
          <w:rFonts w:ascii="Calibri" w:hAnsi="Calibri" w:cs="Calibri"/>
          <w:lang w:eastAsia="ja-JP"/>
        </w:rPr>
      </w:pPr>
    </w:p>
    <w:p w14:paraId="01153D33" w14:textId="77777777" w:rsidR="00CC1613" w:rsidRPr="00E4499D" w:rsidRDefault="00CC1613" w:rsidP="00CC1613">
      <w:pPr>
        <w:pStyle w:val="Heading4"/>
        <w:tabs>
          <w:tab w:val="clear" w:pos="907"/>
          <w:tab w:val="num" w:pos="1049"/>
        </w:tabs>
        <w:spacing w:line="276" w:lineRule="auto"/>
        <w:ind w:left="864" w:hanging="864"/>
        <w:rPr>
          <w:rFonts w:cstheme="majorHAnsi"/>
        </w:rPr>
      </w:pPr>
      <w:r w:rsidRPr="00E4499D">
        <w:rPr>
          <w:rFonts w:cstheme="majorHAnsi"/>
        </w:rPr>
        <w:lastRenderedPageBreak/>
        <w:t xml:space="preserve">Criminal network reconstruction – Relationship type selection </w:t>
      </w:r>
    </w:p>
    <w:tbl>
      <w:tblPr>
        <w:tblStyle w:val="TableGrid1"/>
        <w:tblW w:w="9072" w:type="dxa"/>
        <w:tblInd w:w="108" w:type="dxa"/>
        <w:tblLayout w:type="fixed"/>
        <w:tblLook w:val="04A0" w:firstRow="1" w:lastRow="0" w:firstColumn="1" w:lastColumn="0" w:noHBand="0" w:noVBand="1"/>
      </w:tblPr>
      <w:tblGrid>
        <w:gridCol w:w="1975"/>
        <w:gridCol w:w="7097"/>
      </w:tblGrid>
      <w:tr w:rsidR="00CC1613" w:rsidRPr="00E4499D" w14:paraId="1DFD2629" w14:textId="77777777" w:rsidTr="00A36550">
        <w:tc>
          <w:tcPr>
            <w:tcW w:w="1975" w:type="dxa"/>
            <w:shd w:val="clear" w:color="auto" w:fill="4F81BD" w:themeFill="accent1"/>
            <w:vAlign w:val="center"/>
          </w:tcPr>
          <w:p w14:paraId="26D97C36" w14:textId="77777777" w:rsidR="00CC1613" w:rsidRPr="00A36550" w:rsidRDefault="00CC1613"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007EDD51" w14:textId="77777777" w:rsidR="00CC1613" w:rsidRPr="00E4499D" w:rsidRDefault="00CC1613" w:rsidP="00157006">
            <w:r w:rsidRPr="00E4499D">
              <w:t>REQ- XX</w:t>
            </w:r>
          </w:p>
        </w:tc>
      </w:tr>
      <w:tr w:rsidR="00CC1613" w:rsidRPr="00E4499D" w14:paraId="218DB832" w14:textId="77777777" w:rsidTr="00A36550">
        <w:tc>
          <w:tcPr>
            <w:tcW w:w="1975" w:type="dxa"/>
            <w:shd w:val="clear" w:color="auto" w:fill="4F81BD" w:themeFill="accent1"/>
            <w:vAlign w:val="center"/>
          </w:tcPr>
          <w:p w14:paraId="13ADB7CC" w14:textId="77777777" w:rsidR="00CC1613" w:rsidRPr="00A36550" w:rsidRDefault="00CC1613"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0A70B99F" w14:textId="3071BF6A" w:rsidR="00CC1613" w:rsidRPr="00E4499D" w:rsidRDefault="00CD5EAA" w:rsidP="00157006">
            <w:r>
              <w:t>REQ-CNR-5</w:t>
            </w:r>
          </w:p>
        </w:tc>
      </w:tr>
      <w:tr w:rsidR="00CC1613" w:rsidRPr="00E4499D" w14:paraId="092FA5D9" w14:textId="77777777" w:rsidTr="00A36550">
        <w:tc>
          <w:tcPr>
            <w:tcW w:w="1975" w:type="dxa"/>
            <w:shd w:val="clear" w:color="auto" w:fill="4F81BD" w:themeFill="accent1"/>
            <w:vAlign w:val="center"/>
          </w:tcPr>
          <w:p w14:paraId="54E008D1"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31BF0BAC" w14:textId="77777777" w:rsidR="00CC1613" w:rsidRPr="00E4499D" w:rsidRDefault="00CC1613" w:rsidP="00157006">
            <w:r w:rsidRPr="00E4499D">
              <w:t xml:space="preserve">ANITA </w:t>
            </w:r>
            <w:r w:rsidRPr="00E4499D">
              <w:rPr>
                <w:b/>
              </w:rPr>
              <w:t>MUST</w:t>
            </w:r>
            <w:r w:rsidRPr="00E4499D">
              <w:t xml:space="preserve"> allow users to choose the type of a </w:t>
            </w:r>
            <w:r w:rsidRPr="00E4499D">
              <w:rPr>
                <w:rFonts w:cstheme="majorHAnsi"/>
              </w:rPr>
              <w:t>relationship</w:t>
            </w:r>
            <w:r w:rsidRPr="00E4499D">
              <w:t xml:space="preserve"> during its creation.</w:t>
            </w:r>
          </w:p>
        </w:tc>
      </w:tr>
      <w:tr w:rsidR="00CC1613" w:rsidRPr="00E4499D" w14:paraId="0CEC71DE" w14:textId="77777777" w:rsidTr="00A36550">
        <w:tc>
          <w:tcPr>
            <w:tcW w:w="1975" w:type="dxa"/>
            <w:shd w:val="clear" w:color="auto" w:fill="4F81BD" w:themeFill="accent1"/>
            <w:vAlign w:val="center"/>
          </w:tcPr>
          <w:p w14:paraId="03FA1994"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2CB3E888" w14:textId="77777777" w:rsidR="00CC1613" w:rsidRPr="00E4499D" w:rsidRDefault="00CC1613" w:rsidP="00157006">
            <w:r w:rsidRPr="00E4499D">
              <w:t>Functional</w:t>
            </w:r>
          </w:p>
        </w:tc>
      </w:tr>
      <w:tr w:rsidR="00CC1613" w:rsidRPr="00E4499D" w14:paraId="011954CB" w14:textId="77777777" w:rsidTr="00A36550">
        <w:tc>
          <w:tcPr>
            <w:tcW w:w="1975" w:type="dxa"/>
            <w:shd w:val="clear" w:color="auto" w:fill="4F81BD" w:themeFill="accent1"/>
            <w:vAlign w:val="center"/>
          </w:tcPr>
          <w:p w14:paraId="65D8F78F"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4F9E25B4" w14:textId="77777777" w:rsidR="00CC1613" w:rsidRPr="00E4499D" w:rsidRDefault="00CC1613" w:rsidP="00157006">
            <w:r w:rsidRPr="00E4499D">
              <w:rPr>
                <w:rFonts w:cstheme="majorHAnsi"/>
              </w:rPr>
              <w:t>Relationships</w:t>
            </w:r>
            <w:r w:rsidRPr="00E4499D">
              <w:t xml:space="preserve"> of the criminal network can have different types, based on the types of the nodes involved. Thus, ANITA must provide users with the possibility to choose the type of a new relationship when it is created. </w:t>
            </w:r>
          </w:p>
        </w:tc>
      </w:tr>
      <w:tr w:rsidR="00CC1613" w:rsidRPr="00E4499D" w14:paraId="727BF106" w14:textId="77777777" w:rsidTr="00A36550">
        <w:tc>
          <w:tcPr>
            <w:tcW w:w="1975" w:type="dxa"/>
            <w:shd w:val="clear" w:color="auto" w:fill="4F81BD" w:themeFill="accent1"/>
            <w:vAlign w:val="center"/>
          </w:tcPr>
          <w:p w14:paraId="43D6A086"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1BD9180A" w14:textId="77777777" w:rsidR="00CC1613" w:rsidRPr="00E4499D" w:rsidRDefault="00CC1613" w:rsidP="00157006">
            <w:r w:rsidRPr="00E4499D">
              <w:t>UC1 – UC2 – UC3</w:t>
            </w:r>
          </w:p>
        </w:tc>
      </w:tr>
      <w:tr w:rsidR="00CC1613" w:rsidRPr="00E4499D" w14:paraId="7EEA5308" w14:textId="77777777" w:rsidTr="00A36550">
        <w:tc>
          <w:tcPr>
            <w:tcW w:w="1975" w:type="dxa"/>
            <w:shd w:val="clear" w:color="auto" w:fill="4F81BD" w:themeFill="accent1"/>
            <w:vAlign w:val="center"/>
          </w:tcPr>
          <w:p w14:paraId="17DA78A1"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33527F4C" w14:textId="77777777" w:rsidR="00CC1613" w:rsidRPr="00E4499D" w:rsidRDefault="00CC1613" w:rsidP="00157006">
            <w:r w:rsidRPr="00E4499D">
              <w:t>ENG</w:t>
            </w:r>
          </w:p>
        </w:tc>
      </w:tr>
    </w:tbl>
    <w:p w14:paraId="7E806498" w14:textId="77777777" w:rsidR="00CC1613" w:rsidRPr="00E4499D" w:rsidRDefault="00CC1613" w:rsidP="00CC1613">
      <w:pPr>
        <w:rPr>
          <w:rFonts w:ascii="Calibri" w:hAnsi="Calibri" w:cs="Calibri"/>
          <w:lang w:eastAsia="ja-JP"/>
        </w:rPr>
      </w:pPr>
    </w:p>
    <w:p w14:paraId="1EA023D1" w14:textId="77777777" w:rsidR="00CC1613" w:rsidRPr="00E4499D" w:rsidRDefault="00CC1613" w:rsidP="00CC1613">
      <w:pPr>
        <w:pStyle w:val="Heading4"/>
        <w:tabs>
          <w:tab w:val="clear" w:pos="907"/>
          <w:tab w:val="num" w:pos="1049"/>
        </w:tabs>
        <w:spacing w:line="276" w:lineRule="auto"/>
        <w:ind w:left="864" w:hanging="864"/>
        <w:rPr>
          <w:rFonts w:cstheme="majorHAnsi"/>
        </w:rPr>
      </w:pPr>
      <w:r w:rsidRPr="00E4499D">
        <w:rPr>
          <w:rFonts w:cstheme="majorHAnsi"/>
        </w:rPr>
        <w:t xml:space="preserve">Criminal network reconstruction – Relationship deletion </w:t>
      </w:r>
    </w:p>
    <w:tbl>
      <w:tblPr>
        <w:tblStyle w:val="TableGrid1"/>
        <w:tblW w:w="9072" w:type="dxa"/>
        <w:tblInd w:w="108" w:type="dxa"/>
        <w:tblLayout w:type="fixed"/>
        <w:tblLook w:val="04A0" w:firstRow="1" w:lastRow="0" w:firstColumn="1" w:lastColumn="0" w:noHBand="0" w:noVBand="1"/>
      </w:tblPr>
      <w:tblGrid>
        <w:gridCol w:w="1975"/>
        <w:gridCol w:w="7097"/>
      </w:tblGrid>
      <w:tr w:rsidR="00CC1613" w:rsidRPr="00E4499D" w14:paraId="0E67A551" w14:textId="77777777" w:rsidTr="00A36550">
        <w:tc>
          <w:tcPr>
            <w:tcW w:w="1975" w:type="dxa"/>
            <w:shd w:val="clear" w:color="auto" w:fill="4F81BD" w:themeFill="accent1"/>
            <w:vAlign w:val="center"/>
          </w:tcPr>
          <w:p w14:paraId="008AC180" w14:textId="77777777" w:rsidR="00CC1613" w:rsidRPr="00A36550" w:rsidRDefault="00CC1613"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662E044B" w14:textId="77777777" w:rsidR="00CC1613" w:rsidRPr="00E4499D" w:rsidRDefault="00CC1613" w:rsidP="00157006">
            <w:r w:rsidRPr="00E4499D">
              <w:t>REQ- XX</w:t>
            </w:r>
          </w:p>
        </w:tc>
      </w:tr>
      <w:tr w:rsidR="00CC1613" w:rsidRPr="00E4499D" w14:paraId="18691346" w14:textId="77777777" w:rsidTr="00A36550">
        <w:tc>
          <w:tcPr>
            <w:tcW w:w="1975" w:type="dxa"/>
            <w:shd w:val="clear" w:color="auto" w:fill="4F81BD" w:themeFill="accent1"/>
            <w:vAlign w:val="center"/>
          </w:tcPr>
          <w:p w14:paraId="393DBADD" w14:textId="77777777" w:rsidR="00CC1613" w:rsidRPr="00A36550" w:rsidRDefault="00CC1613"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10369119" w14:textId="7484D334" w:rsidR="00CC1613" w:rsidRPr="00E4499D" w:rsidRDefault="00CD5EAA" w:rsidP="00157006">
            <w:r>
              <w:t>REQ-CNR-6</w:t>
            </w:r>
          </w:p>
        </w:tc>
      </w:tr>
      <w:tr w:rsidR="00CC1613" w:rsidRPr="00E4499D" w14:paraId="0ADC3025" w14:textId="77777777" w:rsidTr="00A36550">
        <w:tc>
          <w:tcPr>
            <w:tcW w:w="1975" w:type="dxa"/>
            <w:shd w:val="clear" w:color="auto" w:fill="4F81BD" w:themeFill="accent1"/>
            <w:vAlign w:val="center"/>
          </w:tcPr>
          <w:p w14:paraId="121517D5"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4E401115" w14:textId="77777777" w:rsidR="00CC1613" w:rsidRPr="00E4499D" w:rsidRDefault="00CC1613" w:rsidP="00157006">
            <w:r w:rsidRPr="00E4499D">
              <w:t xml:space="preserve">ANITA </w:t>
            </w:r>
            <w:r w:rsidRPr="00E4499D">
              <w:rPr>
                <w:b/>
              </w:rPr>
              <w:t>MUST</w:t>
            </w:r>
            <w:r w:rsidRPr="00E4499D">
              <w:t xml:space="preserve"> </w:t>
            </w:r>
            <w:commentRangeStart w:id="67"/>
            <w:r w:rsidRPr="00E4499D">
              <w:t xml:space="preserve">allow users </w:t>
            </w:r>
            <w:commentRangeEnd w:id="67"/>
            <w:r w:rsidR="00350CA1">
              <w:rPr>
                <w:rStyle w:val="CommentReference"/>
                <w:rFonts w:ascii="Calibri" w:eastAsia="Calibri" w:hAnsi="Calibri" w:cs="Times New Roman"/>
                <w:lang w:val="it-IT" w:eastAsia="en-US"/>
              </w:rPr>
              <w:commentReference w:id="67"/>
            </w:r>
            <w:r w:rsidRPr="00E4499D">
              <w:t>to delete a relationship from the criminal network.</w:t>
            </w:r>
          </w:p>
        </w:tc>
      </w:tr>
      <w:tr w:rsidR="00CC1613" w:rsidRPr="00E4499D" w14:paraId="77BB33E0" w14:textId="77777777" w:rsidTr="00A36550">
        <w:tc>
          <w:tcPr>
            <w:tcW w:w="1975" w:type="dxa"/>
            <w:shd w:val="clear" w:color="auto" w:fill="4F81BD" w:themeFill="accent1"/>
            <w:vAlign w:val="center"/>
          </w:tcPr>
          <w:p w14:paraId="3C2FA2EE"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0A8A53BD" w14:textId="77777777" w:rsidR="00CC1613" w:rsidRPr="00E4499D" w:rsidRDefault="00CC1613" w:rsidP="00157006">
            <w:r w:rsidRPr="00E4499D">
              <w:t>Functional</w:t>
            </w:r>
          </w:p>
        </w:tc>
      </w:tr>
      <w:tr w:rsidR="00CC1613" w:rsidRPr="00E4499D" w14:paraId="68C5A788" w14:textId="77777777" w:rsidTr="00A36550">
        <w:tc>
          <w:tcPr>
            <w:tcW w:w="1975" w:type="dxa"/>
            <w:shd w:val="clear" w:color="auto" w:fill="4F81BD" w:themeFill="accent1"/>
            <w:vAlign w:val="center"/>
          </w:tcPr>
          <w:p w14:paraId="63C21DBF"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28FC0E84" w14:textId="77777777" w:rsidR="00CC1613" w:rsidRPr="00E4499D" w:rsidRDefault="00CC1613" w:rsidP="00157006">
            <w:r w:rsidRPr="00E4499D">
              <w:t xml:space="preserve">When no more useful, users must be able to delete a relationship. </w:t>
            </w:r>
          </w:p>
        </w:tc>
      </w:tr>
      <w:tr w:rsidR="00CC1613" w:rsidRPr="00E4499D" w14:paraId="0E416E92" w14:textId="77777777" w:rsidTr="00A36550">
        <w:tc>
          <w:tcPr>
            <w:tcW w:w="1975" w:type="dxa"/>
            <w:shd w:val="clear" w:color="auto" w:fill="4F81BD" w:themeFill="accent1"/>
            <w:vAlign w:val="center"/>
          </w:tcPr>
          <w:p w14:paraId="01B8F47C"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2F87F7FD" w14:textId="77777777" w:rsidR="00CC1613" w:rsidRPr="00E4499D" w:rsidRDefault="00CC1613" w:rsidP="00157006">
            <w:r w:rsidRPr="00E4499D">
              <w:t>UC1 – UC2 – UC3</w:t>
            </w:r>
          </w:p>
        </w:tc>
      </w:tr>
      <w:tr w:rsidR="00CC1613" w:rsidRPr="00E4499D" w14:paraId="36C805FD" w14:textId="77777777" w:rsidTr="00A36550">
        <w:tc>
          <w:tcPr>
            <w:tcW w:w="1975" w:type="dxa"/>
            <w:shd w:val="clear" w:color="auto" w:fill="4F81BD" w:themeFill="accent1"/>
            <w:vAlign w:val="center"/>
          </w:tcPr>
          <w:p w14:paraId="7F3B905B"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2B1DF18A" w14:textId="77777777" w:rsidR="00CC1613" w:rsidRPr="00E4499D" w:rsidRDefault="00CC1613" w:rsidP="00157006">
            <w:r w:rsidRPr="00E4499D">
              <w:t>ENG</w:t>
            </w:r>
          </w:p>
        </w:tc>
      </w:tr>
    </w:tbl>
    <w:p w14:paraId="329A7FFF" w14:textId="77777777" w:rsidR="00CC1613" w:rsidRPr="00E4499D" w:rsidRDefault="00CC1613" w:rsidP="00CC1613">
      <w:pPr>
        <w:rPr>
          <w:rFonts w:ascii="Calibri" w:hAnsi="Calibri" w:cs="Calibri"/>
          <w:lang w:eastAsia="ja-JP"/>
        </w:rPr>
      </w:pPr>
    </w:p>
    <w:p w14:paraId="6C2D1F3E" w14:textId="77777777" w:rsidR="00CC1613" w:rsidRPr="00E4499D" w:rsidRDefault="00CC1613" w:rsidP="00CC1613">
      <w:pPr>
        <w:pStyle w:val="Heading4"/>
        <w:tabs>
          <w:tab w:val="clear" w:pos="907"/>
          <w:tab w:val="num" w:pos="1049"/>
        </w:tabs>
        <w:spacing w:line="276" w:lineRule="auto"/>
        <w:ind w:left="864" w:hanging="864"/>
        <w:rPr>
          <w:rFonts w:cstheme="majorHAnsi"/>
        </w:rPr>
      </w:pPr>
      <w:r w:rsidRPr="00E4499D">
        <w:rPr>
          <w:rFonts w:cstheme="majorHAnsi"/>
        </w:rPr>
        <w:t xml:space="preserve">Criminal network reconstruction – Produce suggestions on discovered relationships </w:t>
      </w:r>
    </w:p>
    <w:tbl>
      <w:tblPr>
        <w:tblStyle w:val="TableGrid1"/>
        <w:tblW w:w="9072" w:type="dxa"/>
        <w:tblInd w:w="108" w:type="dxa"/>
        <w:tblLayout w:type="fixed"/>
        <w:tblLook w:val="04A0" w:firstRow="1" w:lastRow="0" w:firstColumn="1" w:lastColumn="0" w:noHBand="0" w:noVBand="1"/>
      </w:tblPr>
      <w:tblGrid>
        <w:gridCol w:w="1975"/>
        <w:gridCol w:w="7097"/>
      </w:tblGrid>
      <w:tr w:rsidR="00CC1613" w:rsidRPr="00E4499D" w14:paraId="6E57F63C" w14:textId="77777777" w:rsidTr="00A36550">
        <w:tc>
          <w:tcPr>
            <w:tcW w:w="1975" w:type="dxa"/>
            <w:shd w:val="clear" w:color="auto" w:fill="4F81BD" w:themeFill="accent1"/>
            <w:vAlign w:val="center"/>
          </w:tcPr>
          <w:p w14:paraId="1A1483EA" w14:textId="77777777" w:rsidR="00CC1613" w:rsidRPr="00A36550" w:rsidRDefault="00CC1613"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20155B30" w14:textId="77777777" w:rsidR="00CC1613" w:rsidRPr="00E4499D" w:rsidRDefault="00CC1613" w:rsidP="00157006">
            <w:r w:rsidRPr="00E4499D">
              <w:t>REQ- XX</w:t>
            </w:r>
          </w:p>
        </w:tc>
      </w:tr>
      <w:tr w:rsidR="00CC1613" w:rsidRPr="00E4499D" w14:paraId="1C926554" w14:textId="77777777" w:rsidTr="00A36550">
        <w:tc>
          <w:tcPr>
            <w:tcW w:w="1975" w:type="dxa"/>
            <w:shd w:val="clear" w:color="auto" w:fill="4F81BD" w:themeFill="accent1"/>
            <w:vAlign w:val="center"/>
          </w:tcPr>
          <w:p w14:paraId="3F8E45AC" w14:textId="77777777" w:rsidR="00CC1613" w:rsidRPr="00A36550" w:rsidRDefault="00CC1613"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5013A449" w14:textId="6C4A62C1" w:rsidR="00CC1613" w:rsidRPr="00E4499D" w:rsidRDefault="00CD5EAA" w:rsidP="00157006">
            <w:r>
              <w:t>REQ-CNR-7</w:t>
            </w:r>
          </w:p>
        </w:tc>
      </w:tr>
      <w:tr w:rsidR="00CC1613" w:rsidRPr="00E4499D" w14:paraId="074E1642" w14:textId="77777777" w:rsidTr="00A36550">
        <w:tc>
          <w:tcPr>
            <w:tcW w:w="1975" w:type="dxa"/>
            <w:shd w:val="clear" w:color="auto" w:fill="4F81BD" w:themeFill="accent1"/>
            <w:vAlign w:val="center"/>
          </w:tcPr>
          <w:p w14:paraId="37461511"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16A306F1" w14:textId="77777777" w:rsidR="00CC1613" w:rsidRPr="00E4499D" w:rsidRDefault="00CC1613" w:rsidP="00157006">
            <w:r w:rsidRPr="00E4499D">
              <w:t xml:space="preserve">ANITA </w:t>
            </w:r>
            <w:r w:rsidRPr="00E4499D">
              <w:rPr>
                <w:b/>
              </w:rPr>
              <w:t>MUST</w:t>
            </w:r>
            <w:r w:rsidRPr="00E4499D">
              <w:t xml:space="preserve"> produce suggestions about discovered potential </w:t>
            </w:r>
            <w:r w:rsidRPr="00E4499D">
              <w:rPr>
                <w:rFonts w:cstheme="majorHAnsi"/>
              </w:rPr>
              <w:t>relationships</w:t>
            </w:r>
            <w:r w:rsidRPr="00E4499D">
              <w:rPr>
                <w:rFonts w:ascii="Calibri" w:hAnsi="Calibri" w:cs="Calibri"/>
                <w:lang w:eastAsia="ja-JP"/>
              </w:rPr>
              <w:t xml:space="preserve"> among people, groups, events and resources</w:t>
            </w:r>
            <w:r w:rsidRPr="00E4499D">
              <w:t xml:space="preserve"> through automatic reasoning mechanisms.</w:t>
            </w:r>
          </w:p>
        </w:tc>
      </w:tr>
      <w:tr w:rsidR="00CC1613" w:rsidRPr="00E4499D" w14:paraId="6F1ECD98" w14:textId="77777777" w:rsidTr="00A36550">
        <w:tc>
          <w:tcPr>
            <w:tcW w:w="1975" w:type="dxa"/>
            <w:shd w:val="clear" w:color="auto" w:fill="4F81BD" w:themeFill="accent1"/>
            <w:vAlign w:val="center"/>
          </w:tcPr>
          <w:p w14:paraId="59B8991F"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19D72E7A" w14:textId="77777777" w:rsidR="00CC1613" w:rsidRPr="00E4499D" w:rsidRDefault="00CC1613" w:rsidP="00157006">
            <w:r w:rsidRPr="00E4499D">
              <w:t>Functional</w:t>
            </w:r>
          </w:p>
        </w:tc>
      </w:tr>
      <w:tr w:rsidR="00CC1613" w:rsidRPr="00E4499D" w14:paraId="5F6D2FAE" w14:textId="77777777" w:rsidTr="00A36550">
        <w:tc>
          <w:tcPr>
            <w:tcW w:w="1975" w:type="dxa"/>
            <w:shd w:val="clear" w:color="auto" w:fill="4F81BD" w:themeFill="accent1"/>
            <w:vAlign w:val="center"/>
          </w:tcPr>
          <w:p w14:paraId="0BC220CE"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3171378F" w14:textId="77777777" w:rsidR="00CC1613" w:rsidRPr="00E4499D" w:rsidRDefault="00CC1613" w:rsidP="00157006">
            <w:r w:rsidRPr="00E4499D">
              <w:t xml:space="preserve">Results from analyses, information related to sources of interest and previous knowledge will be used and merged to provide suggestions about discovered </w:t>
            </w:r>
            <w:r w:rsidRPr="00E4499D">
              <w:lastRenderedPageBreak/>
              <w:t xml:space="preserve">potential </w:t>
            </w:r>
            <w:r w:rsidRPr="00E4499D">
              <w:rPr>
                <w:rFonts w:cstheme="majorHAnsi"/>
              </w:rPr>
              <w:t>relationships</w:t>
            </w:r>
            <w:r w:rsidRPr="00E4499D">
              <w:t xml:space="preserve"> among actors (people and groups), events and resources.</w:t>
            </w:r>
          </w:p>
        </w:tc>
      </w:tr>
      <w:tr w:rsidR="00CC1613" w:rsidRPr="00E4499D" w14:paraId="4AF775FD" w14:textId="77777777" w:rsidTr="00A36550">
        <w:tc>
          <w:tcPr>
            <w:tcW w:w="1975" w:type="dxa"/>
            <w:shd w:val="clear" w:color="auto" w:fill="4F81BD" w:themeFill="accent1"/>
            <w:vAlign w:val="center"/>
          </w:tcPr>
          <w:p w14:paraId="7ACB1208"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lastRenderedPageBreak/>
              <w:t>Use Case &amp; Scenario</w:t>
            </w:r>
          </w:p>
        </w:tc>
        <w:tc>
          <w:tcPr>
            <w:tcW w:w="7097" w:type="dxa"/>
          </w:tcPr>
          <w:p w14:paraId="5B7FA55B" w14:textId="77777777" w:rsidR="00CC1613" w:rsidRPr="00E4499D" w:rsidRDefault="00CC1613" w:rsidP="00157006">
            <w:r w:rsidRPr="00E4499D">
              <w:t>UC1 – UC2 – UC3</w:t>
            </w:r>
          </w:p>
        </w:tc>
      </w:tr>
      <w:tr w:rsidR="00CC1613" w:rsidRPr="00E4499D" w14:paraId="5BA1E6FD" w14:textId="77777777" w:rsidTr="00A36550">
        <w:tc>
          <w:tcPr>
            <w:tcW w:w="1975" w:type="dxa"/>
            <w:shd w:val="clear" w:color="auto" w:fill="4F81BD" w:themeFill="accent1"/>
            <w:vAlign w:val="center"/>
          </w:tcPr>
          <w:p w14:paraId="12765443"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608B50A6" w14:textId="77777777" w:rsidR="00CC1613" w:rsidRPr="00E4499D" w:rsidRDefault="00CC1613" w:rsidP="00157006">
            <w:r w:rsidRPr="00E4499D">
              <w:t>ENG</w:t>
            </w:r>
          </w:p>
        </w:tc>
      </w:tr>
    </w:tbl>
    <w:p w14:paraId="6D276D52" w14:textId="77777777" w:rsidR="00CC1613" w:rsidRPr="00E4499D" w:rsidRDefault="00CC1613" w:rsidP="00CC1613">
      <w:pPr>
        <w:rPr>
          <w:lang w:eastAsia="it-IT"/>
        </w:rPr>
      </w:pPr>
    </w:p>
    <w:p w14:paraId="1C99D4D5" w14:textId="77777777" w:rsidR="00CC1613" w:rsidRPr="00E4499D" w:rsidRDefault="00CC1613" w:rsidP="00CC1613">
      <w:pPr>
        <w:pStyle w:val="Heading4"/>
        <w:tabs>
          <w:tab w:val="clear" w:pos="907"/>
          <w:tab w:val="num" w:pos="1049"/>
        </w:tabs>
        <w:spacing w:line="276" w:lineRule="auto"/>
        <w:ind w:left="864" w:hanging="864"/>
        <w:rPr>
          <w:rFonts w:cstheme="majorHAnsi"/>
        </w:rPr>
      </w:pPr>
      <w:r w:rsidRPr="00E4499D">
        <w:rPr>
          <w:rFonts w:cstheme="majorHAnsi"/>
        </w:rPr>
        <w:t xml:space="preserve">Criminal network reconstruction – Produce suggestions on new crawling sessions </w:t>
      </w:r>
    </w:p>
    <w:tbl>
      <w:tblPr>
        <w:tblStyle w:val="TableGrid1"/>
        <w:tblW w:w="9072" w:type="dxa"/>
        <w:tblInd w:w="108" w:type="dxa"/>
        <w:tblLayout w:type="fixed"/>
        <w:tblLook w:val="04A0" w:firstRow="1" w:lastRow="0" w:firstColumn="1" w:lastColumn="0" w:noHBand="0" w:noVBand="1"/>
      </w:tblPr>
      <w:tblGrid>
        <w:gridCol w:w="1975"/>
        <w:gridCol w:w="7097"/>
      </w:tblGrid>
      <w:tr w:rsidR="00CC1613" w:rsidRPr="00E4499D" w14:paraId="0B14B806" w14:textId="77777777" w:rsidTr="00A36550">
        <w:tc>
          <w:tcPr>
            <w:tcW w:w="1975" w:type="dxa"/>
            <w:shd w:val="clear" w:color="auto" w:fill="4F81BD" w:themeFill="accent1"/>
            <w:vAlign w:val="center"/>
          </w:tcPr>
          <w:p w14:paraId="5486B489" w14:textId="77777777" w:rsidR="00CC1613" w:rsidRPr="00A36550" w:rsidRDefault="00CC1613"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4EC8DEB5" w14:textId="77777777" w:rsidR="00CC1613" w:rsidRPr="00E4499D" w:rsidRDefault="00CC1613" w:rsidP="00157006">
            <w:r w:rsidRPr="00E4499D">
              <w:t>REQ- XX</w:t>
            </w:r>
          </w:p>
        </w:tc>
      </w:tr>
      <w:tr w:rsidR="00CC1613" w:rsidRPr="00E4499D" w14:paraId="07B93BAD" w14:textId="77777777" w:rsidTr="00A36550">
        <w:tc>
          <w:tcPr>
            <w:tcW w:w="1975" w:type="dxa"/>
            <w:shd w:val="clear" w:color="auto" w:fill="4F81BD" w:themeFill="accent1"/>
            <w:vAlign w:val="center"/>
          </w:tcPr>
          <w:p w14:paraId="34E471BB" w14:textId="77777777" w:rsidR="00CC1613" w:rsidRPr="00A36550" w:rsidRDefault="00CC1613"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3AEBEB93" w14:textId="7AA6ACF7" w:rsidR="00CC1613" w:rsidRPr="00E4499D" w:rsidRDefault="00CD5EAA" w:rsidP="00157006">
            <w:r>
              <w:t>REQ-CNR-8</w:t>
            </w:r>
          </w:p>
        </w:tc>
      </w:tr>
      <w:tr w:rsidR="00CC1613" w:rsidRPr="00E4499D" w14:paraId="48E6D071" w14:textId="77777777" w:rsidTr="00A36550">
        <w:tc>
          <w:tcPr>
            <w:tcW w:w="1975" w:type="dxa"/>
            <w:shd w:val="clear" w:color="auto" w:fill="4F81BD" w:themeFill="accent1"/>
            <w:vAlign w:val="center"/>
          </w:tcPr>
          <w:p w14:paraId="68330415"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0830883A" w14:textId="77777777" w:rsidR="00CC1613" w:rsidRPr="00E4499D" w:rsidRDefault="00CC1613" w:rsidP="00157006">
            <w:r w:rsidRPr="00E4499D">
              <w:t xml:space="preserve">ANITA </w:t>
            </w:r>
            <w:r w:rsidRPr="00E4499D">
              <w:rPr>
                <w:b/>
              </w:rPr>
              <w:t>SHOULD</w:t>
            </w:r>
            <w:r w:rsidRPr="00E4499D">
              <w:t xml:space="preserve"> suggest user new crawling sessions when information to reconstruct the criminal network is missing.</w:t>
            </w:r>
          </w:p>
        </w:tc>
      </w:tr>
      <w:tr w:rsidR="00CC1613" w:rsidRPr="00E4499D" w14:paraId="6560E4E0" w14:textId="77777777" w:rsidTr="00A36550">
        <w:tc>
          <w:tcPr>
            <w:tcW w:w="1975" w:type="dxa"/>
            <w:shd w:val="clear" w:color="auto" w:fill="4F81BD" w:themeFill="accent1"/>
            <w:vAlign w:val="center"/>
          </w:tcPr>
          <w:p w14:paraId="59D761CE"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36D0051C" w14:textId="77777777" w:rsidR="00CC1613" w:rsidRPr="00E4499D" w:rsidRDefault="00CC1613" w:rsidP="00157006">
            <w:r w:rsidRPr="00E4499D">
              <w:t>Functional</w:t>
            </w:r>
          </w:p>
        </w:tc>
      </w:tr>
      <w:tr w:rsidR="00CC1613" w:rsidRPr="00E4499D" w14:paraId="2581C9F3" w14:textId="77777777" w:rsidTr="00A36550">
        <w:tc>
          <w:tcPr>
            <w:tcW w:w="1975" w:type="dxa"/>
            <w:shd w:val="clear" w:color="auto" w:fill="4F81BD" w:themeFill="accent1"/>
            <w:vAlign w:val="center"/>
          </w:tcPr>
          <w:p w14:paraId="5139602F"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212BB9C0" w14:textId="77777777" w:rsidR="00CC1613" w:rsidRPr="00E4499D" w:rsidRDefault="00CC1613" w:rsidP="00157006">
            <w:r w:rsidRPr="00E4499D">
              <w:t>Lack of information could lead to a partial reconstruction of the criminal network. ANITA should then provide suggestions to user on what to search and crawl in order to complete or confute previous reconstructions. Involvement of user in the decision is essential in order to allow users to have always the last decision in the processing loop.</w:t>
            </w:r>
          </w:p>
        </w:tc>
      </w:tr>
      <w:tr w:rsidR="00CC1613" w:rsidRPr="00E4499D" w14:paraId="77ECDDD4" w14:textId="77777777" w:rsidTr="00A36550">
        <w:tc>
          <w:tcPr>
            <w:tcW w:w="1975" w:type="dxa"/>
            <w:shd w:val="clear" w:color="auto" w:fill="4F81BD" w:themeFill="accent1"/>
            <w:vAlign w:val="center"/>
          </w:tcPr>
          <w:p w14:paraId="7F2D48E3"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075235F6" w14:textId="77777777" w:rsidR="00CC1613" w:rsidRPr="00E4499D" w:rsidRDefault="00CC1613" w:rsidP="00157006">
            <w:r w:rsidRPr="00E4499D">
              <w:t>UC1 – UC2 – UC3</w:t>
            </w:r>
          </w:p>
        </w:tc>
      </w:tr>
      <w:tr w:rsidR="00CC1613" w:rsidRPr="00E4499D" w14:paraId="567DF500" w14:textId="77777777" w:rsidTr="00A36550">
        <w:tc>
          <w:tcPr>
            <w:tcW w:w="1975" w:type="dxa"/>
            <w:shd w:val="clear" w:color="auto" w:fill="4F81BD" w:themeFill="accent1"/>
            <w:vAlign w:val="center"/>
          </w:tcPr>
          <w:p w14:paraId="55070873"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09DBF621" w14:textId="77777777" w:rsidR="00CC1613" w:rsidRPr="00E4499D" w:rsidRDefault="00CC1613" w:rsidP="00157006">
            <w:r w:rsidRPr="00E4499D">
              <w:t>ENG</w:t>
            </w:r>
          </w:p>
        </w:tc>
      </w:tr>
    </w:tbl>
    <w:p w14:paraId="392CF6DD" w14:textId="77777777" w:rsidR="00CC1613" w:rsidRPr="00E4499D" w:rsidRDefault="00CC1613" w:rsidP="00CC1613">
      <w:pPr>
        <w:rPr>
          <w:lang w:eastAsia="it-IT"/>
        </w:rPr>
      </w:pPr>
    </w:p>
    <w:p w14:paraId="0D074B6A" w14:textId="77777777" w:rsidR="00CC1613" w:rsidRPr="00E4499D" w:rsidRDefault="00CC1613" w:rsidP="00CC1613">
      <w:pPr>
        <w:pStyle w:val="Heading4"/>
        <w:tabs>
          <w:tab w:val="clear" w:pos="907"/>
          <w:tab w:val="num" w:pos="1049"/>
        </w:tabs>
        <w:spacing w:line="276" w:lineRule="auto"/>
        <w:ind w:left="864" w:hanging="864"/>
        <w:rPr>
          <w:rFonts w:cstheme="majorHAnsi"/>
        </w:rPr>
      </w:pPr>
      <w:r w:rsidRPr="00E4499D">
        <w:rPr>
          <w:rFonts w:cstheme="majorHAnsi"/>
        </w:rPr>
        <w:t xml:space="preserve">Criminal network reconstruction – Produce suggestions on new analysis sessions </w:t>
      </w:r>
    </w:p>
    <w:tbl>
      <w:tblPr>
        <w:tblStyle w:val="TableGrid1"/>
        <w:tblW w:w="9072" w:type="dxa"/>
        <w:tblInd w:w="108" w:type="dxa"/>
        <w:tblLayout w:type="fixed"/>
        <w:tblLook w:val="04A0" w:firstRow="1" w:lastRow="0" w:firstColumn="1" w:lastColumn="0" w:noHBand="0" w:noVBand="1"/>
      </w:tblPr>
      <w:tblGrid>
        <w:gridCol w:w="1975"/>
        <w:gridCol w:w="7097"/>
      </w:tblGrid>
      <w:tr w:rsidR="00CC1613" w:rsidRPr="00E4499D" w14:paraId="775A1D60" w14:textId="77777777" w:rsidTr="00A36550">
        <w:tc>
          <w:tcPr>
            <w:tcW w:w="1975" w:type="dxa"/>
            <w:shd w:val="clear" w:color="auto" w:fill="4F81BD" w:themeFill="accent1"/>
            <w:vAlign w:val="center"/>
          </w:tcPr>
          <w:p w14:paraId="6BE4CDCA" w14:textId="77777777" w:rsidR="00CC1613" w:rsidRPr="00A36550" w:rsidRDefault="00CC1613"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43B7A5A2" w14:textId="77777777" w:rsidR="00CC1613" w:rsidRPr="00E4499D" w:rsidRDefault="00CC1613" w:rsidP="00157006">
            <w:r w:rsidRPr="00E4499D">
              <w:t>REQ- XX</w:t>
            </w:r>
          </w:p>
        </w:tc>
      </w:tr>
      <w:tr w:rsidR="00CC1613" w:rsidRPr="00E4499D" w14:paraId="6C2B7B6D" w14:textId="77777777" w:rsidTr="00A36550">
        <w:tc>
          <w:tcPr>
            <w:tcW w:w="1975" w:type="dxa"/>
            <w:shd w:val="clear" w:color="auto" w:fill="4F81BD" w:themeFill="accent1"/>
            <w:vAlign w:val="center"/>
          </w:tcPr>
          <w:p w14:paraId="5725F0CC" w14:textId="77777777" w:rsidR="00CC1613" w:rsidRPr="00A36550" w:rsidRDefault="00CC1613"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6593A4F0" w14:textId="4C642ECF" w:rsidR="00CC1613" w:rsidRPr="00E4499D" w:rsidRDefault="00CD5EAA" w:rsidP="00157006">
            <w:r>
              <w:t>REQ-CNR-9</w:t>
            </w:r>
          </w:p>
        </w:tc>
      </w:tr>
      <w:tr w:rsidR="00CC1613" w:rsidRPr="00E4499D" w14:paraId="4CDD393C" w14:textId="77777777" w:rsidTr="00A36550">
        <w:tc>
          <w:tcPr>
            <w:tcW w:w="1975" w:type="dxa"/>
            <w:shd w:val="clear" w:color="auto" w:fill="4F81BD" w:themeFill="accent1"/>
            <w:vAlign w:val="center"/>
          </w:tcPr>
          <w:p w14:paraId="5B2B088C"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1CF3B7C1" w14:textId="77777777" w:rsidR="00CC1613" w:rsidRPr="00E4499D" w:rsidRDefault="00CC1613" w:rsidP="00157006">
            <w:r w:rsidRPr="00E4499D">
              <w:t xml:space="preserve">ANITA </w:t>
            </w:r>
            <w:r w:rsidRPr="00E4499D">
              <w:rPr>
                <w:b/>
              </w:rPr>
              <w:t>SHOULD</w:t>
            </w:r>
            <w:r w:rsidRPr="00E4499D">
              <w:t xml:space="preserve"> suggest to </w:t>
            </w:r>
            <w:proofErr w:type="gramStart"/>
            <w:r w:rsidRPr="00E4499D">
              <w:t>users</w:t>
            </w:r>
            <w:proofErr w:type="gramEnd"/>
            <w:r w:rsidRPr="00E4499D">
              <w:t xml:space="preserve"> new analysis sessions on stored resources when information to reconstruct the criminal network is missing.</w:t>
            </w:r>
          </w:p>
        </w:tc>
      </w:tr>
      <w:tr w:rsidR="00CC1613" w:rsidRPr="00E4499D" w14:paraId="56A5DB7B" w14:textId="77777777" w:rsidTr="00A36550">
        <w:tc>
          <w:tcPr>
            <w:tcW w:w="1975" w:type="dxa"/>
            <w:shd w:val="clear" w:color="auto" w:fill="4F81BD" w:themeFill="accent1"/>
            <w:vAlign w:val="center"/>
          </w:tcPr>
          <w:p w14:paraId="5DE98FA2"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643815B6" w14:textId="77777777" w:rsidR="00CC1613" w:rsidRPr="00E4499D" w:rsidRDefault="00CC1613" w:rsidP="00157006">
            <w:r w:rsidRPr="00E4499D">
              <w:t>Functional</w:t>
            </w:r>
          </w:p>
        </w:tc>
      </w:tr>
      <w:tr w:rsidR="00CC1613" w:rsidRPr="00E4499D" w14:paraId="1B9F502B" w14:textId="77777777" w:rsidTr="00A36550">
        <w:tc>
          <w:tcPr>
            <w:tcW w:w="1975" w:type="dxa"/>
            <w:shd w:val="clear" w:color="auto" w:fill="4F81BD" w:themeFill="accent1"/>
            <w:vAlign w:val="center"/>
          </w:tcPr>
          <w:p w14:paraId="33E1DAE5"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7A975B87" w14:textId="77777777" w:rsidR="00CC1613" w:rsidRPr="00E4499D" w:rsidRDefault="00CC1613" w:rsidP="00157006">
            <w:r w:rsidRPr="00E4499D">
              <w:t>Lack of information could lead to a partial reconstruction of the criminal network. ANITA should then provide suggestions to user on which analyses should be done on available resources in order to complete or confute previous reconstructions. Involvement of user in the decision is essential in order to allow users to have always the last decision in the processing loop.</w:t>
            </w:r>
          </w:p>
        </w:tc>
      </w:tr>
      <w:tr w:rsidR="00CC1613" w:rsidRPr="00E4499D" w14:paraId="59517AA1" w14:textId="77777777" w:rsidTr="00A36550">
        <w:tc>
          <w:tcPr>
            <w:tcW w:w="1975" w:type="dxa"/>
            <w:shd w:val="clear" w:color="auto" w:fill="4F81BD" w:themeFill="accent1"/>
            <w:vAlign w:val="center"/>
          </w:tcPr>
          <w:p w14:paraId="49D33A7E"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4777C871" w14:textId="77777777" w:rsidR="00CC1613" w:rsidRPr="00E4499D" w:rsidRDefault="00CC1613" w:rsidP="00157006">
            <w:r w:rsidRPr="00E4499D">
              <w:t>UC1 – UC2 – UC3</w:t>
            </w:r>
          </w:p>
        </w:tc>
      </w:tr>
      <w:tr w:rsidR="00CC1613" w:rsidRPr="00E4499D" w14:paraId="1DA34A6A" w14:textId="77777777" w:rsidTr="00A36550">
        <w:tc>
          <w:tcPr>
            <w:tcW w:w="1975" w:type="dxa"/>
            <w:shd w:val="clear" w:color="auto" w:fill="4F81BD" w:themeFill="accent1"/>
            <w:vAlign w:val="center"/>
          </w:tcPr>
          <w:p w14:paraId="25DA5BB1" w14:textId="77777777" w:rsidR="00CC1613" w:rsidRPr="00A36550" w:rsidRDefault="00CC1613"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lastRenderedPageBreak/>
              <w:t>Source Partner</w:t>
            </w:r>
          </w:p>
        </w:tc>
        <w:tc>
          <w:tcPr>
            <w:tcW w:w="7097" w:type="dxa"/>
          </w:tcPr>
          <w:p w14:paraId="44FC49AD" w14:textId="77777777" w:rsidR="00CC1613" w:rsidRPr="00E4499D" w:rsidRDefault="00CC1613" w:rsidP="00157006">
            <w:r w:rsidRPr="00E4499D">
              <w:t>ENG</w:t>
            </w:r>
          </w:p>
        </w:tc>
      </w:tr>
    </w:tbl>
    <w:p w14:paraId="1C6A92CF" w14:textId="77777777" w:rsidR="00CC1613" w:rsidRPr="00E4499D" w:rsidRDefault="00CC1613" w:rsidP="00CC1613">
      <w:pPr>
        <w:rPr>
          <w:lang w:eastAsia="it-IT"/>
        </w:rPr>
      </w:pPr>
    </w:p>
    <w:p w14:paraId="4123347A" w14:textId="77777777" w:rsidR="00CC1613" w:rsidRPr="00E4499D" w:rsidRDefault="00CC1613" w:rsidP="007C0615">
      <w:pPr>
        <w:rPr>
          <w:lang w:eastAsia="it-IT"/>
        </w:rPr>
      </w:pPr>
    </w:p>
    <w:p w14:paraId="3056A58D" w14:textId="77777777" w:rsidR="007C0615" w:rsidRPr="00E4499D" w:rsidRDefault="007C0615" w:rsidP="007C0615">
      <w:pPr>
        <w:rPr>
          <w:rFonts w:cstheme="majorHAnsi"/>
          <w:lang w:eastAsia="it-IT"/>
        </w:rPr>
      </w:pPr>
    </w:p>
    <w:p w14:paraId="2A345038" w14:textId="29E44765" w:rsidR="00FD649D" w:rsidRPr="00E4499D" w:rsidRDefault="00FD649D" w:rsidP="00FD649D">
      <w:pPr>
        <w:pStyle w:val="Heading3"/>
      </w:pPr>
      <w:bookmarkStart w:id="68" w:name="_Toc532247279"/>
      <w:r w:rsidRPr="00E4499D">
        <w:t>Knowledge-based browsing, search and retrieval (</w:t>
      </w:r>
      <w:r w:rsidRPr="00E4499D">
        <w:rPr>
          <w:b w:val="0"/>
          <w:highlight w:val="yellow"/>
        </w:rPr>
        <w:t>ENG</w:t>
      </w:r>
      <w:r w:rsidRPr="00E4499D">
        <w:t>)</w:t>
      </w:r>
      <w:bookmarkEnd w:id="68"/>
    </w:p>
    <w:p w14:paraId="5782378A" w14:textId="77777777" w:rsidR="0090267F" w:rsidRPr="00E4499D" w:rsidRDefault="0090267F" w:rsidP="0090267F">
      <w:r w:rsidRPr="00E4499D">
        <w:t>This task will develop advanced semantically based service for search and retrieval of information stored into ANITA system.</w:t>
      </w:r>
    </w:p>
    <w:p w14:paraId="39999CE6" w14:textId="77777777" w:rsidR="0090267F" w:rsidRPr="00E4499D" w:rsidRDefault="0090267F" w:rsidP="0090267F">
      <w:pPr>
        <w:pStyle w:val="Heading4"/>
        <w:tabs>
          <w:tab w:val="clear" w:pos="907"/>
          <w:tab w:val="num" w:pos="1049"/>
        </w:tabs>
        <w:ind w:left="1049"/>
        <w:rPr>
          <w:rFonts w:cstheme="majorHAnsi"/>
        </w:rPr>
      </w:pPr>
      <w:r w:rsidRPr="00E4499D">
        <w:rPr>
          <w:rFonts w:cstheme="majorHAnsi"/>
        </w:rPr>
        <w:t xml:space="preserve">Search and retrieval – Search by user query </w:t>
      </w:r>
    </w:p>
    <w:tbl>
      <w:tblPr>
        <w:tblStyle w:val="TableGrid1"/>
        <w:tblW w:w="9072" w:type="dxa"/>
        <w:tblInd w:w="108" w:type="dxa"/>
        <w:tblLayout w:type="fixed"/>
        <w:tblLook w:val="04A0" w:firstRow="1" w:lastRow="0" w:firstColumn="1" w:lastColumn="0" w:noHBand="0" w:noVBand="1"/>
      </w:tblPr>
      <w:tblGrid>
        <w:gridCol w:w="1975"/>
        <w:gridCol w:w="7097"/>
      </w:tblGrid>
      <w:tr w:rsidR="0090267F" w:rsidRPr="00E4499D" w14:paraId="78DEB89E" w14:textId="77777777" w:rsidTr="00A36550">
        <w:tc>
          <w:tcPr>
            <w:tcW w:w="1975" w:type="dxa"/>
            <w:shd w:val="clear" w:color="auto" w:fill="4F81BD" w:themeFill="accent1"/>
            <w:vAlign w:val="center"/>
          </w:tcPr>
          <w:p w14:paraId="5524EF62" w14:textId="77777777" w:rsidR="0090267F" w:rsidRPr="00A36550" w:rsidRDefault="0090267F"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0500558D" w14:textId="77777777" w:rsidR="0090267F" w:rsidRPr="00E4499D" w:rsidRDefault="0090267F" w:rsidP="00157006">
            <w:r w:rsidRPr="00E4499D">
              <w:t>REQ- XX</w:t>
            </w:r>
          </w:p>
        </w:tc>
      </w:tr>
      <w:tr w:rsidR="0090267F" w:rsidRPr="00E4499D" w14:paraId="57A6B7E0" w14:textId="77777777" w:rsidTr="00A36550">
        <w:tc>
          <w:tcPr>
            <w:tcW w:w="1975" w:type="dxa"/>
            <w:shd w:val="clear" w:color="auto" w:fill="4F81BD" w:themeFill="accent1"/>
            <w:vAlign w:val="center"/>
          </w:tcPr>
          <w:p w14:paraId="135D80A9" w14:textId="77777777" w:rsidR="0090267F" w:rsidRPr="00A36550" w:rsidRDefault="0090267F"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051D7F3B" w14:textId="18E88AE3" w:rsidR="0090267F" w:rsidRPr="00C1179C" w:rsidRDefault="00C1179C" w:rsidP="00157006">
            <w:pPr>
              <w:rPr>
                <w:lang w:val="en-US"/>
              </w:rPr>
            </w:pPr>
            <w:r>
              <w:rPr>
                <w:lang w:val="en-US"/>
              </w:rPr>
              <w:t>REQ-SRM-1</w:t>
            </w:r>
          </w:p>
        </w:tc>
      </w:tr>
      <w:tr w:rsidR="0090267F" w:rsidRPr="00E4499D" w14:paraId="3DFD541F" w14:textId="77777777" w:rsidTr="00A36550">
        <w:tc>
          <w:tcPr>
            <w:tcW w:w="1975" w:type="dxa"/>
            <w:shd w:val="clear" w:color="auto" w:fill="4F81BD" w:themeFill="accent1"/>
            <w:vAlign w:val="center"/>
          </w:tcPr>
          <w:p w14:paraId="31E8E41E"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4E842146" w14:textId="77777777" w:rsidR="0090267F" w:rsidRPr="00E4499D" w:rsidRDefault="0090267F" w:rsidP="00157006">
            <w:r w:rsidRPr="00E4499D">
              <w:t xml:space="preserve">ANITA </w:t>
            </w:r>
            <w:r w:rsidRPr="00E4499D">
              <w:rPr>
                <w:b/>
              </w:rPr>
              <w:t>MUST</w:t>
            </w:r>
            <w:r w:rsidRPr="00E4499D">
              <w:t xml:space="preserve"> provide capability of searching stored contents starting from a user query.</w:t>
            </w:r>
          </w:p>
        </w:tc>
      </w:tr>
      <w:tr w:rsidR="0090267F" w:rsidRPr="00E4499D" w14:paraId="203C288B" w14:textId="77777777" w:rsidTr="00A36550">
        <w:tc>
          <w:tcPr>
            <w:tcW w:w="1975" w:type="dxa"/>
            <w:shd w:val="clear" w:color="auto" w:fill="4F81BD" w:themeFill="accent1"/>
            <w:vAlign w:val="center"/>
          </w:tcPr>
          <w:p w14:paraId="3A90ECFF"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64E0D444" w14:textId="77777777" w:rsidR="0090267F" w:rsidRPr="00E4499D" w:rsidRDefault="0090267F" w:rsidP="00157006">
            <w:r w:rsidRPr="00E4499D">
              <w:t>Functional</w:t>
            </w:r>
          </w:p>
        </w:tc>
      </w:tr>
      <w:tr w:rsidR="0090267F" w:rsidRPr="00E4499D" w14:paraId="5BB7D2AC" w14:textId="77777777" w:rsidTr="00A36550">
        <w:tc>
          <w:tcPr>
            <w:tcW w:w="1975" w:type="dxa"/>
            <w:shd w:val="clear" w:color="auto" w:fill="4F81BD" w:themeFill="accent1"/>
            <w:vAlign w:val="center"/>
          </w:tcPr>
          <w:p w14:paraId="3EEC2F4B"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05DF1F13" w14:textId="77777777" w:rsidR="0090267F" w:rsidRPr="00E4499D" w:rsidRDefault="0090267F" w:rsidP="00157006">
            <w:r w:rsidRPr="00E4499D">
              <w:t>Users must have the possibility to search stored contents starting from a query.</w:t>
            </w:r>
          </w:p>
        </w:tc>
      </w:tr>
      <w:tr w:rsidR="0090267F" w:rsidRPr="00E4499D" w14:paraId="44D8D96B" w14:textId="77777777" w:rsidTr="00A36550">
        <w:tc>
          <w:tcPr>
            <w:tcW w:w="1975" w:type="dxa"/>
            <w:shd w:val="clear" w:color="auto" w:fill="4F81BD" w:themeFill="accent1"/>
            <w:vAlign w:val="center"/>
          </w:tcPr>
          <w:p w14:paraId="361A0839"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1FBA303A" w14:textId="77777777" w:rsidR="0090267F" w:rsidRPr="00E4499D" w:rsidRDefault="0090267F" w:rsidP="00157006">
            <w:r w:rsidRPr="00E4499D">
              <w:t>UC1 – UC2 – UC3</w:t>
            </w:r>
          </w:p>
        </w:tc>
      </w:tr>
      <w:tr w:rsidR="0090267F" w:rsidRPr="00E4499D" w14:paraId="2A3B1F84" w14:textId="77777777" w:rsidTr="00A36550">
        <w:tc>
          <w:tcPr>
            <w:tcW w:w="1975" w:type="dxa"/>
            <w:shd w:val="clear" w:color="auto" w:fill="4F81BD" w:themeFill="accent1"/>
            <w:vAlign w:val="center"/>
          </w:tcPr>
          <w:p w14:paraId="4E19A820"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4953ADB0" w14:textId="77777777" w:rsidR="0090267F" w:rsidRPr="00E4499D" w:rsidRDefault="0090267F" w:rsidP="00157006">
            <w:r w:rsidRPr="00E4499D">
              <w:t>ENG</w:t>
            </w:r>
          </w:p>
        </w:tc>
      </w:tr>
      <w:tr w:rsidR="0090267F" w:rsidRPr="00E4499D" w14:paraId="4EB253F5" w14:textId="77777777" w:rsidTr="00A36550">
        <w:tc>
          <w:tcPr>
            <w:tcW w:w="1975" w:type="dxa"/>
            <w:shd w:val="clear" w:color="auto" w:fill="4F81BD" w:themeFill="accent1"/>
            <w:vAlign w:val="center"/>
          </w:tcPr>
          <w:p w14:paraId="3934D7FB"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b/>
                <w:color w:val="FFFFFF" w:themeColor="background1"/>
              </w:rPr>
              <w:t>Last Update</w:t>
            </w:r>
          </w:p>
        </w:tc>
        <w:tc>
          <w:tcPr>
            <w:tcW w:w="7097" w:type="dxa"/>
            <w:vAlign w:val="center"/>
          </w:tcPr>
          <w:p w14:paraId="3B4E8789" w14:textId="77777777" w:rsidR="0090267F" w:rsidRPr="00E4499D" w:rsidRDefault="0090267F" w:rsidP="00157006">
            <w:r w:rsidRPr="00E4499D">
              <w:t>11/01/2019</w:t>
            </w:r>
          </w:p>
        </w:tc>
      </w:tr>
    </w:tbl>
    <w:p w14:paraId="2A4BB8E5" w14:textId="77777777" w:rsidR="0090267F" w:rsidRPr="00E4499D" w:rsidRDefault="0090267F" w:rsidP="0090267F">
      <w:pPr>
        <w:rPr>
          <w:rFonts w:cstheme="majorHAnsi"/>
          <w:lang w:eastAsia="it-IT"/>
        </w:rPr>
      </w:pPr>
    </w:p>
    <w:p w14:paraId="3600E955" w14:textId="77777777" w:rsidR="0090267F" w:rsidRPr="00E4499D" w:rsidRDefault="0090267F" w:rsidP="0090267F">
      <w:pPr>
        <w:pStyle w:val="Heading4"/>
        <w:tabs>
          <w:tab w:val="clear" w:pos="907"/>
          <w:tab w:val="num" w:pos="1049"/>
        </w:tabs>
        <w:ind w:left="1049"/>
        <w:rPr>
          <w:rFonts w:cstheme="majorHAnsi"/>
        </w:rPr>
      </w:pPr>
      <w:r w:rsidRPr="00E4499D">
        <w:rPr>
          <w:rFonts w:cstheme="majorHAnsi"/>
        </w:rPr>
        <w:t xml:space="preserve">Search and retrieval – Default order of search results </w:t>
      </w:r>
    </w:p>
    <w:tbl>
      <w:tblPr>
        <w:tblStyle w:val="TableGrid1"/>
        <w:tblW w:w="9072" w:type="dxa"/>
        <w:tblInd w:w="108" w:type="dxa"/>
        <w:tblLayout w:type="fixed"/>
        <w:tblLook w:val="04A0" w:firstRow="1" w:lastRow="0" w:firstColumn="1" w:lastColumn="0" w:noHBand="0" w:noVBand="1"/>
      </w:tblPr>
      <w:tblGrid>
        <w:gridCol w:w="1975"/>
        <w:gridCol w:w="7097"/>
      </w:tblGrid>
      <w:tr w:rsidR="0090267F" w:rsidRPr="00E4499D" w14:paraId="22E91536" w14:textId="77777777" w:rsidTr="00A36550">
        <w:tc>
          <w:tcPr>
            <w:tcW w:w="1975" w:type="dxa"/>
            <w:shd w:val="clear" w:color="auto" w:fill="4F81BD" w:themeFill="accent1"/>
            <w:vAlign w:val="center"/>
          </w:tcPr>
          <w:p w14:paraId="5C0427EF" w14:textId="77777777" w:rsidR="0090267F" w:rsidRPr="00A36550" w:rsidRDefault="0090267F"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267CF5A9" w14:textId="77777777" w:rsidR="0090267F" w:rsidRPr="00E4499D" w:rsidRDefault="0090267F" w:rsidP="00157006">
            <w:r w:rsidRPr="00E4499D">
              <w:t>REQ- XX</w:t>
            </w:r>
          </w:p>
        </w:tc>
      </w:tr>
      <w:tr w:rsidR="0090267F" w:rsidRPr="00E4499D" w14:paraId="4EBD5F0C" w14:textId="77777777" w:rsidTr="00A36550">
        <w:tc>
          <w:tcPr>
            <w:tcW w:w="1975" w:type="dxa"/>
            <w:shd w:val="clear" w:color="auto" w:fill="4F81BD" w:themeFill="accent1"/>
            <w:vAlign w:val="center"/>
          </w:tcPr>
          <w:p w14:paraId="62DF70A9" w14:textId="77777777" w:rsidR="0090267F" w:rsidRPr="00A36550" w:rsidRDefault="0090267F"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30F1FE81" w14:textId="6F55AE27" w:rsidR="0090267F" w:rsidRPr="00E4499D" w:rsidRDefault="00C1179C" w:rsidP="00157006">
            <w:r>
              <w:rPr>
                <w:lang w:val="en-US"/>
              </w:rPr>
              <w:t>REQ-SRM-2</w:t>
            </w:r>
          </w:p>
        </w:tc>
      </w:tr>
      <w:tr w:rsidR="0090267F" w:rsidRPr="00E4499D" w14:paraId="4A429884" w14:textId="77777777" w:rsidTr="00A36550">
        <w:tc>
          <w:tcPr>
            <w:tcW w:w="1975" w:type="dxa"/>
            <w:shd w:val="clear" w:color="auto" w:fill="4F81BD" w:themeFill="accent1"/>
            <w:vAlign w:val="center"/>
          </w:tcPr>
          <w:p w14:paraId="51F43470"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208C87CD" w14:textId="77777777" w:rsidR="0090267F" w:rsidRPr="00E4499D" w:rsidRDefault="0090267F" w:rsidP="00157006">
            <w:r w:rsidRPr="00E4499D">
              <w:t xml:space="preserve">ANITA </w:t>
            </w:r>
            <w:r w:rsidRPr="00E4499D">
              <w:rPr>
                <w:b/>
              </w:rPr>
              <w:t>MUST</w:t>
            </w:r>
            <w:r w:rsidRPr="00E4499D">
              <w:t xml:space="preserve"> order search results by query matching score by default.</w:t>
            </w:r>
          </w:p>
        </w:tc>
      </w:tr>
      <w:tr w:rsidR="0090267F" w:rsidRPr="00E4499D" w14:paraId="6A3CC142" w14:textId="77777777" w:rsidTr="00A36550">
        <w:tc>
          <w:tcPr>
            <w:tcW w:w="1975" w:type="dxa"/>
            <w:shd w:val="clear" w:color="auto" w:fill="4F81BD" w:themeFill="accent1"/>
            <w:vAlign w:val="center"/>
          </w:tcPr>
          <w:p w14:paraId="77E1E002"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2F5BA7AF" w14:textId="77777777" w:rsidR="0090267F" w:rsidRPr="00E4499D" w:rsidRDefault="0090267F" w:rsidP="00157006">
            <w:r w:rsidRPr="00E4499D">
              <w:t>Functional</w:t>
            </w:r>
          </w:p>
        </w:tc>
      </w:tr>
      <w:tr w:rsidR="0090267F" w:rsidRPr="00E4499D" w14:paraId="44D1AB60" w14:textId="77777777" w:rsidTr="00A36550">
        <w:tc>
          <w:tcPr>
            <w:tcW w:w="1975" w:type="dxa"/>
            <w:shd w:val="clear" w:color="auto" w:fill="4F81BD" w:themeFill="accent1"/>
            <w:vAlign w:val="center"/>
          </w:tcPr>
          <w:p w14:paraId="37CEF544"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19A407F3" w14:textId="77777777" w:rsidR="0090267F" w:rsidRPr="00E4499D" w:rsidRDefault="0090267F" w:rsidP="00157006">
            <w:r w:rsidRPr="00E4499D">
              <w:t>Results must be shown to users in an ordered way according to a criterion. In ANITA, the default criterion is the query matching score.</w:t>
            </w:r>
          </w:p>
        </w:tc>
      </w:tr>
      <w:tr w:rsidR="0090267F" w:rsidRPr="00E4499D" w14:paraId="109E4678" w14:textId="77777777" w:rsidTr="00A36550">
        <w:tc>
          <w:tcPr>
            <w:tcW w:w="1975" w:type="dxa"/>
            <w:shd w:val="clear" w:color="auto" w:fill="4F81BD" w:themeFill="accent1"/>
            <w:vAlign w:val="center"/>
          </w:tcPr>
          <w:p w14:paraId="3AA86142"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68A80394" w14:textId="77777777" w:rsidR="0090267F" w:rsidRPr="00E4499D" w:rsidRDefault="0090267F" w:rsidP="00157006">
            <w:r w:rsidRPr="00E4499D">
              <w:t>UC1 – UC2 – UC3</w:t>
            </w:r>
          </w:p>
        </w:tc>
      </w:tr>
      <w:tr w:rsidR="0090267F" w:rsidRPr="00E4499D" w14:paraId="09849881" w14:textId="77777777" w:rsidTr="00A36550">
        <w:tc>
          <w:tcPr>
            <w:tcW w:w="1975" w:type="dxa"/>
            <w:shd w:val="clear" w:color="auto" w:fill="4F81BD" w:themeFill="accent1"/>
            <w:vAlign w:val="center"/>
          </w:tcPr>
          <w:p w14:paraId="23022D2E"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258C1168" w14:textId="77777777" w:rsidR="0090267F" w:rsidRPr="00E4499D" w:rsidRDefault="0090267F" w:rsidP="00157006">
            <w:r w:rsidRPr="00E4499D">
              <w:t>ENG</w:t>
            </w:r>
          </w:p>
        </w:tc>
      </w:tr>
      <w:tr w:rsidR="0090267F" w:rsidRPr="00E4499D" w14:paraId="75C8478D" w14:textId="77777777" w:rsidTr="00A36550">
        <w:tc>
          <w:tcPr>
            <w:tcW w:w="1975" w:type="dxa"/>
            <w:shd w:val="clear" w:color="auto" w:fill="4F81BD" w:themeFill="accent1"/>
            <w:vAlign w:val="center"/>
          </w:tcPr>
          <w:p w14:paraId="3EDB388C"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b/>
                <w:color w:val="FFFFFF" w:themeColor="background1"/>
              </w:rPr>
              <w:t>Last Update</w:t>
            </w:r>
          </w:p>
        </w:tc>
        <w:tc>
          <w:tcPr>
            <w:tcW w:w="7097" w:type="dxa"/>
            <w:vAlign w:val="center"/>
          </w:tcPr>
          <w:p w14:paraId="7B1528B9" w14:textId="77777777" w:rsidR="0090267F" w:rsidRPr="00E4499D" w:rsidRDefault="0090267F" w:rsidP="00157006">
            <w:r w:rsidRPr="00E4499D">
              <w:t>11/01/2019</w:t>
            </w:r>
          </w:p>
        </w:tc>
      </w:tr>
    </w:tbl>
    <w:p w14:paraId="1F6DE04A" w14:textId="77777777" w:rsidR="0090267F" w:rsidRPr="00E4499D" w:rsidRDefault="0090267F" w:rsidP="0090267F">
      <w:pPr>
        <w:rPr>
          <w:rFonts w:cstheme="majorHAnsi"/>
          <w:lang w:eastAsia="it-IT"/>
        </w:rPr>
      </w:pPr>
    </w:p>
    <w:p w14:paraId="5542384B" w14:textId="77777777" w:rsidR="0090267F" w:rsidRPr="00E4499D" w:rsidRDefault="0090267F" w:rsidP="0090267F">
      <w:pPr>
        <w:pStyle w:val="Heading4"/>
        <w:tabs>
          <w:tab w:val="clear" w:pos="907"/>
          <w:tab w:val="num" w:pos="1049"/>
        </w:tabs>
        <w:ind w:left="1049"/>
        <w:rPr>
          <w:rFonts w:cstheme="majorHAnsi"/>
        </w:rPr>
      </w:pPr>
      <w:r w:rsidRPr="00E4499D">
        <w:rPr>
          <w:rFonts w:cstheme="majorHAnsi"/>
        </w:rPr>
        <w:lastRenderedPageBreak/>
        <w:t xml:space="preserve">Search and retrieval – Additional order criteria of search results </w:t>
      </w:r>
    </w:p>
    <w:tbl>
      <w:tblPr>
        <w:tblStyle w:val="TableGrid1"/>
        <w:tblW w:w="9072" w:type="dxa"/>
        <w:tblInd w:w="108" w:type="dxa"/>
        <w:tblLayout w:type="fixed"/>
        <w:tblLook w:val="04A0" w:firstRow="1" w:lastRow="0" w:firstColumn="1" w:lastColumn="0" w:noHBand="0" w:noVBand="1"/>
      </w:tblPr>
      <w:tblGrid>
        <w:gridCol w:w="1975"/>
        <w:gridCol w:w="7097"/>
      </w:tblGrid>
      <w:tr w:rsidR="0090267F" w:rsidRPr="00E4499D" w14:paraId="50D6351C" w14:textId="77777777" w:rsidTr="00A36550">
        <w:tc>
          <w:tcPr>
            <w:tcW w:w="1975" w:type="dxa"/>
            <w:shd w:val="clear" w:color="auto" w:fill="4F81BD" w:themeFill="accent1"/>
            <w:vAlign w:val="center"/>
          </w:tcPr>
          <w:p w14:paraId="68768509" w14:textId="77777777" w:rsidR="0090267F" w:rsidRPr="00A36550" w:rsidRDefault="0090267F"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25DAAAC6" w14:textId="77777777" w:rsidR="0090267F" w:rsidRPr="00E4499D" w:rsidRDefault="0090267F" w:rsidP="00157006">
            <w:r w:rsidRPr="00E4499D">
              <w:t>REQ- XX</w:t>
            </w:r>
          </w:p>
        </w:tc>
      </w:tr>
      <w:tr w:rsidR="0090267F" w:rsidRPr="00E4499D" w14:paraId="009387F7" w14:textId="77777777" w:rsidTr="00A36550">
        <w:tc>
          <w:tcPr>
            <w:tcW w:w="1975" w:type="dxa"/>
            <w:shd w:val="clear" w:color="auto" w:fill="4F81BD" w:themeFill="accent1"/>
            <w:vAlign w:val="center"/>
          </w:tcPr>
          <w:p w14:paraId="44C06271" w14:textId="77777777" w:rsidR="0090267F" w:rsidRPr="00A36550" w:rsidRDefault="0090267F"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238D58C7" w14:textId="201B1324" w:rsidR="0090267F" w:rsidRPr="00E4499D" w:rsidRDefault="00C1179C" w:rsidP="00157006">
            <w:r>
              <w:rPr>
                <w:lang w:val="en-US"/>
              </w:rPr>
              <w:t>REQ-SRM-3</w:t>
            </w:r>
          </w:p>
        </w:tc>
      </w:tr>
      <w:tr w:rsidR="0090267F" w:rsidRPr="00E4499D" w14:paraId="393A3F7D" w14:textId="77777777" w:rsidTr="00A36550">
        <w:tc>
          <w:tcPr>
            <w:tcW w:w="1975" w:type="dxa"/>
            <w:shd w:val="clear" w:color="auto" w:fill="4F81BD" w:themeFill="accent1"/>
            <w:vAlign w:val="center"/>
          </w:tcPr>
          <w:p w14:paraId="36D3AEA7"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71DFFEAE" w14:textId="77777777" w:rsidR="0090267F" w:rsidRPr="00E4499D" w:rsidRDefault="0090267F" w:rsidP="00157006">
            <w:r w:rsidRPr="00E4499D">
              <w:t xml:space="preserve">ANITA </w:t>
            </w:r>
            <w:r w:rsidRPr="00E4499D">
              <w:rPr>
                <w:b/>
              </w:rPr>
              <w:t xml:space="preserve">SHOULD </w:t>
            </w:r>
            <w:r w:rsidRPr="00E4499D">
              <w:t>provide the possibility of selecting an alternative order criterion for search results (date, alphabetic, etc.).</w:t>
            </w:r>
          </w:p>
        </w:tc>
      </w:tr>
      <w:tr w:rsidR="0090267F" w:rsidRPr="00E4499D" w14:paraId="2DABCE68" w14:textId="77777777" w:rsidTr="00A36550">
        <w:tc>
          <w:tcPr>
            <w:tcW w:w="1975" w:type="dxa"/>
            <w:shd w:val="clear" w:color="auto" w:fill="4F81BD" w:themeFill="accent1"/>
            <w:vAlign w:val="center"/>
          </w:tcPr>
          <w:p w14:paraId="0AA27601"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1595C4CE" w14:textId="77777777" w:rsidR="0090267F" w:rsidRPr="00E4499D" w:rsidRDefault="0090267F" w:rsidP="00157006">
            <w:r w:rsidRPr="00E4499D">
              <w:t>Functional</w:t>
            </w:r>
          </w:p>
        </w:tc>
      </w:tr>
      <w:tr w:rsidR="0090267F" w:rsidRPr="00E4499D" w14:paraId="05987111" w14:textId="77777777" w:rsidTr="00A36550">
        <w:tc>
          <w:tcPr>
            <w:tcW w:w="1975" w:type="dxa"/>
            <w:shd w:val="clear" w:color="auto" w:fill="4F81BD" w:themeFill="accent1"/>
            <w:vAlign w:val="center"/>
          </w:tcPr>
          <w:p w14:paraId="331A2EC5"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0E80FDE2" w14:textId="77777777" w:rsidR="0090267F" w:rsidRPr="00E4499D" w:rsidRDefault="0090267F" w:rsidP="00157006">
            <w:r w:rsidRPr="00E4499D">
              <w:t>Based on attributes that will be part of a search result, ANITA should allow users to order the search result according to criteria different from the default one.</w:t>
            </w:r>
          </w:p>
        </w:tc>
      </w:tr>
      <w:tr w:rsidR="0090267F" w:rsidRPr="00E4499D" w14:paraId="670B76BD" w14:textId="77777777" w:rsidTr="00A36550">
        <w:tc>
          <w:tcPr>
            <w:tcW w:w="1975" w:type="dxa"/>
            <w:shd w:val="clear" w:color="auto" w:fill="4F81BD" w:themeFill="accent1"/>
            <w:vAlign w:val="center"/>
          </w:tcPr>
          <w:p w14:paraId="443641DD"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708986F6" w14:textId="77777777" w:rsidR="0090267F" w:rsidRPr="00E4499D" w:rsidRDefault="0090267F" w:rsidP="00157006">
            <w:r w:rsidRPr="00E4499D">
              <w:t>UC1 – UC2 – UC3</w:t>
            </w:r>
          </w:p>
        </w:tc>
      </w:tr>
      <w:tr w:rsidR="0090267F" w:rsidRPr="00E4499D" w14:paraId="192E56FA" w14:textId="77777777" w:rsidTr="00A36550">
        <w:tc>
          <w:tcPr>
            <w:tcW w:w="1975" w:type="dxa"/>
            <w:shd w:val="clear" w:color="auto" w:fill="4F81BD" w:themeFill="accent1"/>
            <w:vAlign w:val="center"/>
          </w:tcPr>
          <w:p w14:paraId="3DD715BD"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7F69CEC5" w14:textId="77777777" w:rsidR="0090267F" w:rsidRPr="00E4499D" w:rsidRDefault="0090267F" w:rsidP="00157006">
            <w:r w:rsidRPr="00E4499D">
              <w:t>ENG</w:t>
            </w:r>
          </w:p>
        </w:tc>
      </w:tr>
      <w:tr w:rsidR="0090267F" w:rsidRPr="00E4499D" w14:paraId="06584B5E" w14:textId="77777777" w:rsidTr="00A36550">
        <w:tc>
          <w:tcPr>
            <w:tcW w:w="1975" w:type="dxa"/>
            <w:shd w:val="clear" w:color="auto" w:fill="4F81BD" w:themeFill="accent1"/>
            <w:vAlign w:val="center"/>
          </w:tcPr>
          <w:p w14:paraId="21CB6E98"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b/>
                <w:color w:val="FFFFFF" w:themeColor="background1"/>
              </w:rPr>
              <w:t>Last Update</w:t>
            </w:r>
          </w:p>
        </w:tc>
        <w:tc>
          <w:tcPr>
            <w:tcW w:w="7097" w:type="dxa"/>
            <w:vAlign w:val="center"/>
          </w:tcPr>
          <w:p w14:paraId="145E726C" w14:textId="77777777" w:rsidR="0090267F" w:rsidRPr="00E4499D" w:rsidRDefault="0090267F" w:rsidP="00157006">
            <w:r w:rsidRPr="00E4499D">
              <w:t>11/01/2019</w:t>
            </w:r>
          </w:p>
        </w:tc>
      </w:tr>
    </w:tbl>
    <w:p w14:paraId="044FF61F" w14:textId="77777777" w:rsidR="0090267F" w:rsidRPr="00E4499D" w:rsidRDefault="0090267F" w:rsidP="0090267F">
      <w:pPr>
        <w:rPr>
          <w:rFonts w:cstheme="majorHAnsi"/>
          <w:lang w:eastAsia="it-IT"/>
        </w:rPr>
      </w:pPr>
    </w:p>
    <w:p w14:paraId="0AA1B3BE" w14:textId="77777777" w:rsidR="0090267F" w:rsidRPr="00E4499D" w:rsidRDefault="0090267F" w:rsidP="0090267F">
      <w:pPr>
        <w:pStyle w:val="Heading4"/>
        <w:tabs>
          <w:tab w:val="clear" w:pos="907"/>
          <w:tab w:val="num" w:pos="1049"/>
        </w:tabs>
        <w:ind w:left="1049"/>
        <w:rPr>
          <w:rFonts w:cstheme="majorHAnsi"/>
        </w:rPr>
      </w:pPr>
      <w:r w:rsidRPr="00E4499D">
        <w:rPr>
          <w:rFonts w:cstheme="majorHAnsi"/>
        </w:rPr>
        <w:t>Search and retrieval – Search results filter by type</w:t>
      </w:r>
    </w:p>
    <w:tbl>
      <w:tblPr>
        <w:tblStyle w:val="TableGrid1"/>
        <w:tblW w:w="9072" w:type="dxa"/>
        <w:tblInd w:w="108" w:type="dxa"/>
        <w:tblLayout w:type="fixed"/>
        <w:tblLook w:val="04A0" w:firstRow="1" w:lastRow="0" w:firstColumn="1" w:lastColumn="0" w:noHBand="0" w:noVBand="1"/>
      </w:tblPr>
      <w:tblGrid>
        <w:gridCol w:w="1975"/>
        <w:gridCol w:w="7097"/>
      </w:tblGrid>
      <w:tr w:rsidR="0090267F" w:rsidRPr="00E4499D" w14:paraId="57F3ED41" w14:textId="77777777" w:rsidTr="00A36550">
        <w:tc>
          <w:tcPr>
            <w:tcW w:w="1975" w:type="dxa"/>
            <w:shd w:val="clear" w:color="auto" w:fill="4F81BD" w:themeFill="accent1"/>
            <w:vAlign w:val="center"/>
          </w:tcPr>
          <w:p w14:paraId="78794780" w14:textId="77777777" w:rsidR="0090267F" w:rsidRPr="00A36550" w:rsidRDefault="0090267F"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5FB904A4" w14:textId="77777777" w:rsidR="0090267F" w:rsidRPr="00E4499D" w:rsidRDefault="0090267F" w:rsidP="00157006">
            <w:r w:rsidRPr="00E4499D">
              <w:t>REQ- XX</w:t>
            </w:r>
          </w:p>
        </w:tc>
      </w:tr>
      <w:tr w:rsidR="0090267F" w:rsidRPr="00E4499D" w14:paraId="6E56BAB9" w14:textId="77777777" w:rsidTr="00A36550">
        <w:tc>
          <w:tcPr>
            <w:tcW w:w="1975" w:type="dxa"/>
            <w:shd w:val="clear" w:color="auto" w:fill="4F81BD" w:themeFill="accent1"/>
            <w:vAlign w:val="center"/>
          </w:tcPr>
          <w:p w14:paraId="43E1C31C" w14:textId="77777777" w:rsidR="0090267F" w:rsidRPr="00A36550" w:rsidRDefault="0090267F"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4706E39C" w14:textId="38A454FA" w:rsidR="0090267F" w:rsidRPr="00E4499D" w:rsidRDefault="00AB4CA3" w:rsidP="00157006">
            <w:r>
              <w:rPr>
                <w:lang w:val="en-US"/>
              </w:rPr>
              <w:t>REQ-SRM-4</w:t>
            </w:r>
          </w:p>
        </w:tc>
      </w:tr>
      <w:tr w:rsidR="0090267F" w:rsidRPr="00E4499D" w14:paraId="413373F8" w14:textId="77777777" w:rsidTr="00A36550">
        <w:tc>
          <w:tcPr>
            <w:tcW w:w="1975" w:type="dxa"/>
            <w:shd w:val="clear" w:color="auto" w:fill="4F81BD" w:themeFill="accent1"/>
            <w:vAlign w:val="center"/>
          </w:tcPr>
          <w:p w14:paraId="1046505C"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7485845A" w14:textId="77777777" w:rsidR="0090267F" w:rsidRPr="00E4499D" w:rsidRDefault="0090267F" w:rsidP="00157006">
            <w:r w:rsidRPr="00E4499D">
              <w:t xml:space="preserve">ANITA </w:t>
            </w:r>
            <w:r w:rsidRPr="00E4499D">
              <w:rPr>
                <w:b/>
              </w:rPr>
              <w:t xml:space="preserve">SHOULD </w:t>
            </w:r>
            <w:r w:rsidRPr="00E4499D">
              <w:t>provide the possibility of filter search results by one type.</w:t>
            </w:r>
          </w:p>
        </w:tc>
      </w:tr>
      <w:tr w:rsidR="0090267F" w:rsidRPr="00E4499D" w14:paraId="292CF88F" w14:textId="77777777" w:rsidTr="00A36550">
        <w:tc>
          <w:tcPr>
            <w:tcW w:w="1975" w:type="dxa"/>
            <w:shd w:val="clear" w:color="auto" w:fill="4F81BD" w:themeFill="accent1"/>
            <w:vAlign w:val="center"/>
          </w:tcPr>
          <w:p w14:paraId="6DF4D3EC"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6472F4FA" w14:textId="77777777" w:rsidR="0090267F" w:rsidRPr="00E4499D" w:rsidRDefault="0090267F" w:rsidP="00157006">
            <w:r w:rsidRPr="00E4499D">
              <w:t>Functional</w:t>
            </w:r>
          </w:p>
        </w:tc>
      </w:tr>
      <w:tr w:rsidR="0090267F" w:rsidRPr="00E4499D" w14:paraId="01FD5573" w14:textId="77777777" w:rsidTr="00A36550">
        <w:tc>
          <w:tcPr>
            <w:tcW w:w="1975" w:type="dxa"/>
            <w:shd w:val="clear" w:color="auto" w:fill="4F81BD" w:themeFill="accent1"/>
            <w:vAlign w:val="center"/>
          </w:tcPr>
          <w:p w14:paraId="3D484258"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vAlign w:val="center"/>
          </w:tcPr>
          <w:p w14:paraId="1825ECE2" w14:textId="77777777" w:rsidR="0090267F" w:rsidRPr="00E4499D" w:rsidRDefault="0090267F" w:rsidP="00157006">
            <w:r w:rsidRPr="00E4499D">
              <w:t>Results can be of different types, according to those supported by ANITA (texts, images, videos, audio files, etc.). Users should be able to select which type of results to visualize.</w:t>
            </w:r>
          </w:p>
        </w:tc>
      </w:tr>
      <w:tr w:rsidR="0090267F" w:rsidRPr="00E4499D" w14:paraId="00045BDD" w14:textId="77777777" w:rsidTr="00A36550">
        <w:tc>
          <w:tcPr>
            <w:tcW w:w="1975" w:type="dxa"/>
            <w:shd w:val="clear" w:color="auto" w:fill="4F81BD" w:themeFill="accent1"/>
            <w:vAlign w:val="center"/>
          </w:tcPr>
          <w:p w14:paraId="6EC3CADB"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684A2899" w14:textId="77777777" w:rsidR="0090267F" w:rsidRPr="00E4499D" w:rsidRDefault="0090267F" w:rsidP="00157006">
            <w:r w:rsidRPr="00E4499D">
              <w:t>UC1 – UC2 – UC3</w:t>
            </w:r>
          </w:p>
        </w:tc>
      </w:tr>
      <w:tr w:rsidR="0090267F" w:rsidRPr="00E4499D" w14:paraId="5DCF383B" w14:textId="77777777" w:rsidTr="00A36550">
        <w:tc>
          <w:tcPr>
            <w:tcW w:w="1975" w:type="dxa"/>
            <w:shd w:val="clear" w:color="auto" w:fill="4F81BD" w:themeFill="accent1"/>
            <w:vAlign w:val="center"/>
          </w:tcPr>
          <w:p w14:paraId="4244DE70"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67164E85" w14:textId="77777777" w:rsidR="0090267F" w:rsidRPr="00E4499D" w:rsidRDefault="0090267F" w:rsidP="00157006">
            <w:r w:rsidRPr="00E4499D">
              <w:t>ENG</w:t>
            </w:r>
          </w:p>
        </w:tc>
      </w:tr>
      <w:tr w:rsidR="0090267F" w:rsidRPr="00E4499D" w14:paraId="317D1905" w14:textId="77777777" w:rsidTr="00A36550">
        <w:tc>
          <w:tcPr>
            <w:tcW w:w="1975" w:type="dxa"/>
            <w:shd w:val="clear" w:color="auto" w:fill="4F81BD" w:themeFill="accent1"/>
            <w:vAlign w:val="center"/>
          </w:tcPr>
          <w:p w14:paraId="71AD0932"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b/>
                <w:color w:val="FFFFFF" w:themeColor="background1"/>
              </w:rPr>
              <w:t>Last Update</w:t>
            </w:r>
          </w:p>
        </w:tc>
        <w:tc>
          <w:tcPr>
            <w:tcW w:w="7097" w:type="dxa"/>
            <w:vAlign w:val="center"/>
          </w:tcPr>
          <w:p w14:paraId="1646B43C" w14:textId="77777777" w:rsidR="0090267F" w:rsidRPr="00E4499D" w:rsidRDefault="0090267F" w:rsidP="00157006">
            <w:r w:rsidRPr="00E4499D">
              <w:t>11/01/2019</w:t>
            </w:r>
          </w:p>
        </w:tc>
      </w:tr>
    </w:tbl>
    <w:p w14:paraId="2735A9A3" w14:textId="77777777" w:rsidR="0090267F" w:rsidRPr="00E4499D" w:rsidRDefault="0090267F" w:rsidP="0090267F">
      <w:pPr>
        <w:rPr>
          <w:rFonts w:cstheme="majorHAnsi"/>
          <w:lang w:eastAsia="it-IT"/>
        </w:rPr>
      </w:pPr>
    </w:p>
    <w:p w14:paraId="50B99D5E" w14:textId="77777777" w:rsidR="0090267F" w:rsidRPr="00E4499D" w:rsidRDefault="0090267F" w:rsidP="0090267F">
      <w:pPr>
        <w:pStyle w:val="Heading4"/>
        <w:tabs>
          <w:tab w:val="clear" w:pos="907"/>
          <w:tab w:val="num" w:pos="1049"/>
        </w:tabs>
        <w:ind w:left="1049"/>
        <w:rPr>
          <w:rFonts w:cstheme="majorHAnsi"/>
        </w:rPr>
      </w:pPr>
      <w:r w:rsidRPr="00E4499D">
        <w:rPr>
          <w:rFonts w:cstheme="majorHAnsi"/>
        </w:rPr>
        <w:t>Browsing – Stored content read</w:t>
      </w:r>
    </w:p>
    <w:tbl>
      <w:tblPr>
        <w:tblStyle w:val="TableGrid1"/>
        <w:tblW w:w="9072" w:type="dxa"/>
        <w:tblInd w:w="108" w:type="dxa"/>
        <w:tblLayout w:type="fixed"/>
        <w:tblLook w:val="04A0" w:firstRow="1" w:lastRow="0" w:firstColumn="1" w:lastColumn="0" w:noHBand="0" w:noVBand="1"/>
      </w:tblPr>
      <w:tblGrid>
        <w:gridCol w:w="1975"/>
        <w:gridCol w:w="7097"/>
      </w:tblGrid>
      <w:tr w:rsidR="0090267F" w:rsidRPr="00E4499D" w14:paraId="69552034" w14:textId="77777777" w:rsidTr="00A36550">
        <w:tc>
          <w:tcPr>
            <w:tcW w:w="1975" w:type="dxa"/>
            <w:shd w:val="clear" w:color="auto" w:fill="4F81BD" w:themeFill="accent1"/>
            <w:vAlign w:val="center"/>
          </w:tcPr>
          <w:p w14:paraId="7BD7001A" w14:textId="77777777" w:rsidR="0090267F" w:rsidRPr="00A36550" w:rsidRDefault="0090267F"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022BE74D" w14:textId="77777777" w:rsidR="0090267F" w:rsidRPr="00E4499D" w:rsidRDefault="0090267F" w:rsidP="00157006">
            <w:r w:rsidRPr="00E4499D">
              <w:t>REQ- XX</w:t>
            </w:r>
          </w:p>
        </w:tc>
      </w:tr>
      <w:tr w:rsidR="0090267F" w:rsidRPr="00E4499D" w14:paraId="3FE1DFD7" w14:textId="77777777" w:rsidTr="00A36550">
        <w:tc>
          <w:tcPr>
            <w:tcW w:w="1975" w:type="dxa"/>
            <w:shd w:val="clear" w:color="auto" w:fill="4F81BD" w:themeFill="accent1"/>
            <w:vAlign w:val="center"/>
          </w:tcPr>
          <w:p w14:paraId="01C163AE" w14:textId="77777777" w:rsidR="0090267F" w:rsidRPr="00A36550" w:rsidRDefault="0090267F" w:rsidP="00157006">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7319CD32" w14:textId="0861F825" w:rsidR="0090267F" w:rsidRPr="00E4499D" w:rsidRDefault="00AB4CA3" w:rsidP="00157006">
            <w:r>
              <w:t>REQ-KBM-1</w:t>
            </w:r>
          </w:p>
        </w:tc>
      </w:tr>
      <w:tr w:rsidR="0090267F" w:rsidRPr="00E4499D" w14:paraId="1C291D34" w14:textId="77777777" w:rsidTr="00A36550">
        <w:tc>
          <w:tcPr>
            <w:tcW w:w="1975" w:type="dxa"/>
            <w:shd w:val="clear" w:color="auto" w:fill="4F81BD" w:themeFill="accent1"/>
            <w:vAlign w:val="center"/>
          </w:tcPr>
          <w:p w14:paraId="5755226E"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7816C24E" w14:textId="77777777" w:rsidR="0090267F" w:rsidRPr="00E4499D" w:rsidRDefault="0090267F" w:rsidP="00157006">
            <w:r w:rsidRPr="00E4499D">
              <w:t xml:space="preserve">ANITA </w:t>
            </w:r>
            <w:r w:rsidRPr="00E4499D">
              <w:rPr>
                <w:b/>
              </w:rPr>
              <w:t xml:space="preserve">MUST </w:t>
            </w:r>
            <w:r w:rsidRPr="00E4499D">
              <w:t>provide users with the possibility to read stored contents.</w:t>
            </w:r>
          </w:p>
        </w:tc>
      </w:tr>
      <w:tr w:rsidR="0090267F" w:rsidRPr="00E4499D" w14:paraId="372B8618" w14:textId="77777777" w:rsidTr="00A36550">
        <w:tc>
          <w:tcPr>
            <w:tcW w:w="1975" w:type="dxa"/>
            <w:shd w:val="clear" w:color="auto" w:fill="4F81BD" w:themeFill="accent1"/>
            <w:vAlign w:val="center"/>
          </w:tcPr>
          <w:p w14:paraId="705218E6"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18921490" w14:textId="77777777" w:rsidR="0090267F" w:rsidRPr="00E4499D" w:rsidRDefault="0090267F" w:rsidP="00157006">
            <w:r w:rsidRPr="00E4499D">
              <w:t>Functional</w:t>
            </w:r>
          </w:p>
        </w:tc>
      </w:tr>
      <w:tr w:rsidR="0090267F" w:rsidRPr="00E4499D" w14:paraId="2412F723" w14:textId="77777777" w:rsidTr="00A36550">
        <w:tc>
          <w:tcPr>
            <w:tcW w:w="1975" w:type="dxa"/>
            <w:shd w:val="clear" w:color="auto" w:fill="4F81BD" w:themeFill="accent1"/>
            <w:vAlign w:val="center"/>
          </w:tcPr>
          <w:p w14:paraId="1BC41FE3"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lastRenderedPageBreak/>
              <w:t>Fit Criterion</w:t>
            </w:r>
          </w:p>
        </w:tc>
        <w:tc>
          <w:tcPr>
            <w:tcW w:w="7097" w:type="dxa"/>
            <w:vAlign w:val="center"/>
          </w:tcPr>
          <w:p w14:paraId="4E0800C9" w14:textId="77777777" w:rsidR="0090267F" w:rsidRPr="00E4499D" w:rsidRDefault="0090267F" w:rsidP="00157006">
            <w:r w:rsidRPr="00E4499D">
              <w:t>Users must be able to read contents (texts, images, audios, videos, information of different nature) that are stored into ANITA system.</w:t>
            </w:r>
          </w:p>
        </w:tc>
      </w:tr>
      <w:tr w:rsidR="0090267F" w:rsidRPr="00E4499D" w14:paraId="7E70C33B" w14:textId="77777777" w:rsidTr="00A36550">
        <w:tc>
          <w:tcPr>
            <w:tcW w:w="1975" w:type="dxa"/>
            <w:shd w:val="clear" w:color="auto" w:fill="4F81BD" w:themeFill="accent1"/>
            <w:vAlign w:val="center"/>
          </w:tcPr>
          <w:p w14:paraId="069FC492"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3A44DA20" w14:textId="77777777" w:rsidR="0090267F" w:rsidRPr="00E4499D" w:rsidRDefault="0090267F" w:rsidP="00157006">
            <w:r w:rsidRPr="00E4499D">
              <w:t>UC1 – UC2 – UC3</w:t>
            </w:r>
          </w:p>
        </w:tc>
      </w:tr>
      <w:tr w:rsidR="0090267F" w:rsidRPr="00E4499D" w14:paraId="274ED22E" w14:textId="77777777" w:rsidTr="00A36550">
        <w:tc>
          <w:tcPr>
            <w:tcW w:w="1975" w:type="dxa"/>
            <w:shd w:val="clear" w:color="auto" w:fill="4F81BD" w:themeFill="accent1"/>
            <w:vAlign w:val="center"/>
          </w:tcPr>
          <w:p w14:paraId="46FEA4D2"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3205E5D4" w14:textId="77777777" w:rsidR="0090267F" w:rsidRPr="00E4499D" w:rsidRDefault="0090267F" w:rsidP="00157006">
            <w:r w:rsidRPr="00E4499D">
              <w:t>ENG</w:t>
            </w:r>
          </w:p>
        </w:tc>
      </w:tr>
      <w:tr w:rsidR="0090267F" w:rsidRPr="00E4499D" w14:paraId="28D9192A" w14:textId="77777777" w:rsidTr="00A36550">
        <w:tc>
          <w:tcPr>
            <w:tcW w:w="1975" w:type="dxa"/>
            <w:shd w:val="clear" w:color="auto" w:fill="4F81BD" w:themeFill="accent1"/>
            <w:vAlign w:val="center"/>
          </w:tcPr>
          <w:p w14:paraId="15E1F239" w14:textId="77777777" w:rsidR="0090267F" w:rsidRPr="00A36550" w:rsidRDefault="0090267F" w:rsidP="00157006">
            <w:pPr>
              <w:tabs>
                <w:tab w:val="left" w:pos="6465"/>
              </w:tabs>
              <w:spacing w:line="259" w:lineRule="auto"/>
              <w:rPr>
                <w:rFonts w:ascii="Calibri" w:hAnsi="Calibri" w:cs="Arial"/>
                <w:b/>
                <w:color w:val="FFFFFF" w:themeColor="background1"/>
              </w:rPr>
            </w:pPr>
            <w:r w:rsidRPr="00A36550">
              <w:rPr>
                <w:b/>
                <w:color w:val="FFFFFF" w:themeColor="background1"/>
              </w:rPr>
              <w:t>Last Update</w:t>
            </w:r>
          </w:p>
        </w:tc>
        <w:tc>
          <w:tcPr>
            <w:tcW w:w="7097" w:type="dxa"/>
            <w:vAlign w:val="center"/>
          </w:tcPr>
          <w:p w14:paraId="18164170" w14:textId="77777777" w:rsidR="0090267F" w:rsidRPr="00E4499D" w:rsidRDefault="0090267F" w:rsidP="00157006">
            <w:r w:rsidRPr="00E4499D">
              <w:t>11/01/2019</w:t>
            </w:r>
          </w:p>
        </w:tc>
      </w:tr>
    </w:tbl>
    <w:p w14:paraId="1A823ABF" w14:textId="77777777" w:rsidR="0090267F" w:rsidRPr="00E4499D" w:rsidRDefault="0090267F" w:rsidP="00FD649D">
      <w:pPr>
        <w:rPr>
          <w:lang w:eastAsia="it-IT"/>
        </w:rPr>
      </w:pPr>
    </w:p>
    <w:p w14:paraId="11146C0F" w14:textId="77777777" w:rsidR="0090267F" w:rsidRPr="00E4499D" w:rsidRDefault="0090267F" w:rsidP="00FD649D">
      <w:pPr>
        <w:rPr>
          <w:lang w:eastAsia="it-IT"/>
        </w:rPr>
      </w:pPr>
    </w:p>
    <w:p w14:paraId="07D518C6" w14:textId="77777777" w:rsidR="00FD649D" w:rsidRPr="00E4499D" w:rsidRDefault="00FD649D" w:rsidP="00FD649D">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152406ED" w14:textId="77777777" w:rsidR="00FD649D" w:rsidRPr="00E4499D" w:rsidRDefault="00FD649D" w:rsidP="00FD649D">
      <w:pPr>
        <w:rPr>
          <w:rFonts w:cstheme="majorHAnsi"/>
          <w:lang w:eastAsia="it-IT"/>
        </w:rPr>
      </w:pPr>
    </w:p>
    <w:p w14:paraId="0A90276C" w14:textId="2DAD7E9F" w:rsidR="00FD649D" w:rsidRPr="00E4499D" w:rsidRDefault="00FD649D" w:rsidP="00FD649D">
      <w:pPr>
        <w:pStyle w:val="Heading3"/>
      </w:pPr>
      <w:bookmarkStart w:id="69" w:name="_Toc532247280"/>
      <w:r w:rsidRPr="00E4499D">
        <w:t>Extraction of evolving knowledge from deep neural network representations (</w:t>
      </w:r>
      <w:r w:rsidRPr="00E4499D">
        <w:rPr>
          <w:b w:val="0"/>
          <w:highlight w:val="yellow"/>
        </w:rPr>
        <w:t>CERTH</w:t>
      </w:r>
      <w:r w:rsidRPr="00E4499D">
        <w:t>)</w:t>
      </w:r>
      <w:bookmarkEnd w:id="69"/>
    </w:p>
    <w:p w14:paraId="5744FF79" w14:textId="2CC4628D" w:rsidR="00FD649D" w:rsidRPr="00E4499D" w:rsidRDefault="00FD649D" w:rsidP="00FD649D">
      <w:pPr>
        <w:rPr>
          <w:lang w:eastAsia="it-IT"/>
        </w:rPr>
      </w:pPr>
      <w:r w:rsidRPr="00E4499D">
        <w:rPr>
          <w:highlight w:val="yellow"/>
          <w:lang w:eastAsia="it-IT"/>
        </w:rPr>
        <w:t>@ CERTH: define T7.5 modules and requirements</w:t>
      </w:r>
    </w:p>
    <w:p w14:paraId="0D09A95D" w14:textId="455AC0BB" w:rsidR="00FD649D" w:rsidRPr="00E4499D" w:rsidRDefault="00FB53D0" w:rsidP="00FD649D">
      <w:pPr>
        <w:pStyle w:val="Heading4"/>
        <w:tabs>
          <w:tab w:val="clear" w:pos="907"/>
        </w:tabs>
        <w:spacing w:line="276" w:lineRule="auto"/>
        <w:ind w:left="864" w:hanging="864"/>
        <w:rPr>
          <w:rFonts w:cstheme="majorHAnsi"/>
        </w:rPr>
      </w:pPr>
      <w:r w:rsidRPr="00E4499D">
        <w:rPr>
          <w:rFonts w:cstheme="majorHAnsi"/>
        </w:rPr>
        <w:t>Knowledge acquisition from deep neural networks</w:t>
      </w:r>
      <w:r w:rsidR="00FD649D" w:rsidRPr="00E4499D">
        <w:rPr>
          <w:rFonts w:cstheme="majorHAnsi"/>
        </w:rPr>
        <w:t xml:space="preserve"> </w:t>
      </w:r>
    </w:p>
    <w:p w14:paraId="46B3178C" w14:textId="518A6BFE" w:rsidR="00FD649D" w:rsidRPr="00E4499D" w:rsidRDefault="00FD649D" w:rsidP="00FD649D">
      <w:pPr>
        <w:rPr>
          <w:rFonts w:cstheme="majorHAnsi"/>
          <w:lang w:eastAsia="it-IT"/>
        </w:rPr>
      </w:pPr>
    </w:p>
    <w:p w14:paraId="465DCCB5" w14:textId="1DC19854" w:rsidR="00FB53D0" w:rsidRPr="00E4499D" w:rsidRDefault="00FB53D0" w:rsidP="00FD649D">
      <w:pPr>
        <w:rPr>
          <w:rFonts w:cstheme="majorHAnsi"/>
          <w:b/>
          <w:i/>
          <w:lang w:eastAsia="it-IT"/>
        </w:rPr>
      </w:pPr>
      <w:r w:rsidRPr="00E4499D">
        <w:rPr>
          <w:rFonts w:cstheme="majorHAnsi"/>
          <w:b/>
          <w:i/>
          <w:lang w:eastAsia="it-IT"/>
        </w:rPr>
        <w:t xml:space="preserve">Knowledge acquisition from deep neural networks </w:t>
      </w:r>
      <w:r w:rsidR="004E5D2A" w:rsidRPr="00E4499D">
        <w:rPr>
          <w:rFonts w:cstheme="majorHAnsi"/>
          <w:b/>
          <w:i/>
          <w:lang w:eastAsia="it-IT"/>
        </w:rPr>
        <w:t>–</w:t>
      </w:r>
      <w:r w:rsidRPr="00E4499D">
        <w:rPr>
          <w:rFonts w:cstheme="majorHAnsi"/>
          <w:b/>
          <w:i/>
          <w:lang w:eastAsia="it-IT"/>
        </w:rPr>
        <w:t xml:space="preserve"> </w:t>
      </w:r>
      <w:r w:rsidR="004E5D2A" w:rsidRPr="00E4499D">
        <w:rPr>
          <w:rFonts w:cstheme="majorHAnsi"/>
          <w:b/>
          <w:i/>
          <w:lang w:eastAsia="it-IT"/>
        </w:rPr>
        <w:t>Infer new and evolving knowledge</w:t>
      </w:r>
    </w:p>
    <w:tbl>
      <w:tblPr>
        <w:tblStyle w:val="TableGrid"/>
        <w:tblW w:w="0" w:type="auto"/>
        <w:tblLook w:val="04A0" w:firstRow="1" w:lastRow="0" w:firstColumn="1" w:lastColumn="0" w:noHBand="0" w:noVBand="1"/>
      </w:tblPr>
      <w:tblGrid>
        <w:gridCol w:w="1795"/>
        <w:gridCol w:w="7555"/>
      </w:tblGrid>
      <w:tr w:rsidR="001D7C93" w:rsidRPr="00E4499D" w14:paraId="4786F106" w14:textId="77777777" w:rsidTr="00A36550">
        <w:tc>
          <w:tcPr>
            <w:tcW w:w="1795" w:type="dxa"/>
            <w:shd w:val="clear" w:color="auto" w:fill="4F81BD" w:themeFill="accent1"/>
          </w:tcPr>
          <w:p w14:paraId="003920D3" w14:textId="77777777" w:rsidR="001D7C93" w:rsidRPr="00E4499D" w:rsidRDefault="001D7C93" w:rsidP="001D7C93">
            <w:pPr>
              <w:rPr>
                <w:b/>
                <w:color w:val="FFFFFF" w:themeColor="background1"/>
              </w:rPr>
            </w:pPr>
            <w:r w:rsidRPr="00E4499D">
              <w:rPr>
                <w:b/>
                <w:color w:val="FFFFFF" w:themeColor="background1"/>
              </w:rPr>
              <w:t>Requirement No</w:t>
            </w:r>
          </w:p>
        </w:tc>
        <w:tc>
          <w:tcPr>
            <w:tcW w:w="7555" w:type="dxa"/>
          </w:tcPr>
          <w:p w14:paraId="2AACF02E" w14:textId="77777777" w:rsidR="001D7C93" w:rsidRPr="00E4499D" w:rsidRDefault="001D7C93" w:rsidP="001D7C93">
            <w:r w:rsidRPr="00E4499D">
              <w:t>REQ-</w:t>
            </w:r>
            <w:r w:rsidRPr="00E4499D">
              <w:rPr>
                <w:highlight w:val="yellow"/>
              </w:rPr>
              <w:t>XX</w:t>
            </w:r>
          </w:p>
        </w:tc>
      </w:tr>
      <w:tr w:rsidR="001D7C93" w:rsidRPr="00E4499D" w14:paraId="020ACE0F" w14:textId="77777777" w:rsidTr="00A36550">
        <w:tc>
          <w:tcPr>
            <w:tcW w:w="1795" w:type="dxa"/>
            <w:shd w:val="clear" w:color="auto" w:fill="4F81BD" w:themeFill="accent1"/>
          </w:tcPr>
          <w:p w14:paraId="1ED95304" w14:textId="77777777" w:rsidR="001D7C93" w:rsidRPr="00E4499D" w:rsidRDefault="001D7C93" w:rsidP="001D7C93">
            <w:pPr>
              <w:rPr>
                <w:b/>
                <w:color w:val="FFFFFF" w:themeColor="background1"/>
              </w:rPr>
            </w:pPr>
            <w:r w:rsidRPr="00E4499D">
              <w:rPr>
                <w:b/>
                <w:color w:val="FFFFFF" w:themeColor="background1"/>
              </w:rPr>
              <w:t>Requirement ID</w:t>
            </w:r>
          </w:p>
        </w:tc>
        <w:tc>
          <w:tcPr>
            <w:tcW w:w="7555" w:type="dxa"/>
          </w:tcPr>
          <w:p w14:paraId="12528025" w14:textId="6BF3798A" w:rsidR="001D7C93" w:rsidRPr="00E4499D" w:rsidRDefault="001D7C93" w:rsidP="001D7C93">
            <w:r w:rsidRPr="00E4499D">
              <w:t>REQ-</w:t>
            </w:r>
            <w:r w:rsidR="003E1D96">
              <w:t>KADNN</w:t>
            </w:r>
            <w:r w:rsidRPr="00E4499D">
              <w:t>-</w:t>
            </w:r>
            <w:r w:rsidR="003E1D96">
              <w:t>1</w:t>
            </w:r>
          </w:p>
        </w:tc>
      </w:tr>
      <w:tr w:rsidR="001D7C93" w:rsidRPr="00E4499D" w14:paraId="3F72EE27" w14:textId="77777777" w:rsidTr="00A36550">
        <w:tc>
          <w:tcPr>
            <w:tcW w:w="1795" w:type="dxa"/>
            <w:shd w:val="clear" w:color="auto" w:fill="4F81BD" w:themeFill="accent1"/>
          </w:tcPr>
          <w:p w14:paraId="738FB4EB" w14:textId="77777777" w:rsidR="001D7C93" w:rsidRPr="00E4499D" w:rsidRDefault="001D7C93" w:rsidP="001D7C93">
            <w:pPr>
              <w:rPr>
                <w:b/>
                <w:color w:val="FFFFFF" w:themeColor="background1"/>
              </w:rPr>
            </w:pPr>
            <w:r w:rsidRPr="00E4499D">
              <w:rPr>
                <w:b/>
                <w:color w:val="FFFFFF" w:themeColor="background1"/>
              </w:rPr>
              <w:t>Description</w:t>
            </w:r>
          </w:p>
        </w:tc>
        <w:tc>
          <w:tcPr>
            <w:tcW w:w="7555" w:type="dxa"/>
          </w:tcPr>
          <w:p w14:paraId="6B1C804D" w14:textId="77777777" w:rsidR="001D7C93" w:rsidRPr="00E4499D" w:rsidRDefault="001D7C93" w:rsidP="001D7C93">
            <w:r w:rsidRPr="00E4499D">
              <w:t xml:space="preserve">ANITA MUST be able to infer new and evolving knowledge from trained deep neural networks. </w:t>
            </w:r>
          </w:p>
        </w:tc>
      </w:tr>
      <w:tr w:rsidR="001D7C93" w:rsidRPr="00E4499D" w14:paraId="0F3FD48A" w14:textId="77777777" w:rsidTr="00A36550">
        <w:tc>
          <w:tcPr>
            <w:tcW w:w="1795" w:type="dxa"/>
            <w:shd w:val="clear" w:color="auto" w:fill="4F81BD" w:themeFill="accent1"/>
          </w:tcPr>
          <w:p w14:paraId="37272277" w14:textId="77777777" w:rsidR="001D7C93" w:rsidRPr="00E4499D" w:rsidRDefault="001D7C93" w:rsidP="001D7C93">
            <w:pPr>
              <w:rPr>
                <w:b/>
                <w:color w:val="FFFFFF" w:themeColor="background1"/>
              </w:rPr>
            </w:pPr>
            <w:r w:rsidRPr="00E4499D">
              <w:rPr>
                <w:b/>
                <w:color w:val="FFFFFF" w:themeColor="background1"/>
              </w:rPr>
              <w:t>Type</w:t>
            </w:r>
          </w:p>
        </w:tc>
        <w:tc>
          <w:tcPr>
            <w:tcW w:w="7555" w:type="dxa"/>
          </w:tcPr>
          <w:p w14:paraId="7361EFF7" w14:textId="77777777" w:rsidR="001D7C93" w:rsidRPr="00E4499D" w:rsidRDefault="001D7C93" w:rsidP="001D7C93">
            <w:r w:rsidRPr="00E4499D">
              <w:t>Functional</w:t>
            </w:r>
          </w:p>
        </w:tc>
      </w:tr>
      <w:tr w:rsidR="001D7C93" w:rsidRPr="00E4499D" w14:paraId="621089AB" w14:textId="77777777" w:rsidTr="00A36550">
        <w:tc>
          <w:tcPr>
            <w:tcW w:w="1795" w:type="dxa"/>
            <w:shd w:val="clear" w:color="auto" w:fill="4F81BD" w:themeFill="accent1"/>
          </w:tcPr>
          <w:p w14:paraId="1EC964B6" w14:textId="77777777" w:rsidR="001D7C93" w:rsidRPr="00E4499D" w:rsidRDefault="001D7C93" w:rsidP="001D7C93">
            <w:pPr>
              <w:rPr>
                <w:b/>
                <w:color w:val="FFFFFF" w:themeColor="background1"/>
              </w:rPr>
            </w:pPr>
            <w:r w:rsidRPr="00E4499D">
              <w:rPr>
                <w:b/>
                <w:color w:val="FFFFFF" w:themeColor="background1"/>
              </w:rPr>
              <w:t>Fit criterion</w:t>
            </w:r>
          </w:p>
        </w:tc>
        <w:tc>
          <w:tcPr>
            <w:tcW w:w="7555" w:type="dxa"/>
          </w:tcPr>
          <w:p w14:paraId="2F2964E6" w14:textId="77777777" w:rsidR="001D7C93" w:rsidRPr="00E4499D" w:rsidRDefault="001D7C93" w:rsidP="001D7C93">
            <w:r w:rsidRPr="00E4499D">
              <w:t xml:space="preserve">Successfully formally represent knowledge in the form of hierarchical or non-hierarchical logical axioms, extracted from data interrelations as they are embodied in deep neural networks; the latter should be trained in the premises of ANITA and in relation to its use cases. </w:t>
            </w:r>
          </w:p>
        </w:tc>
      </w:tr>
      <w:tr w:rsidR="001D7C93" w:rsidRPr="00E4499D" w14:paraId="0BAA738E" w14:textId="77777777" w:rsidTr="00A36550">
        <w:tc>
          <w:tcPr>
            <w:tcW w:w="1795" w:type="dxa"/>
            <w:shd w:val="clear" w:color="auto" w:fill="4F81BD" w:themeFill="accent1"/>
          </w:tcPr>
          <w:p w14:paraId="2F7E5537" w14:textId="77777777" w:rsidR="001D7C93" w:rsidRPr="00E4499D" w:rsidRDefault="001D7C93" w:rsidP="001D7C93">
            <w:pPr>
              <w:rPr>
                <w:b/>
                <w:color w:val="FFFFFF" w:themeColor="background1"/>
              </w:rPr>
            </w:pPr>
            <w:r w:rsidRPr="00E4499D">
              <w:rPr>
                <w:b/>
                <w:color w:val="FFFFFF" w:themeColor="background1"/>
              </w:rPr>
              <w:t>UC &amp; scenario</w:t>
            </w:r>
          </w:p>
        </w:tc>
        <w:tc>
          <w:tcPr>
            <w:tcW w:w="7555" w:type="dxa"/>
          </w:tcPr>
          <w:p w14:paraId="1C97EEA2" w14:textId="77777777" w:rsidR="001D7C93" w:rsidRPr="00E4499D" w:rsidRDefault="001D7C93" w:rsidP="001D7C93">
            <w:r w:rsidRPr="00E4499D">
              <w:rPr>
                <w:highlight w:val="yellow"/>
              </w:rPr>
              <w:t>All</w:t>
            </w:r>
          </w:p>
        </w:tc>
      </w:tr>
      <w:tr w:rsidR="001D7C93" w:rsidRPr="00E4499D" w14:paraId="4B5085F6" w14:textId="77777777" w:rsidTr="00A36550">
        <w:tc>
          <w:tcPr>
            <w:tcW w:w="1795" w:type="dxa"/>
            <w:shd w:val="clear" w:color="auto" w:fill="4F81BD" w:themeFill="accent1"/>
          </w:tcPr>
          <w:p w14:paraId="251FB2A1" w14:textId="77777777" w:rsidR="001D7C93" w:rsidRPr="00E4499D" w:rsidRDefault="001D7C93" w:rsidP="001D7C93">
            <w:pPr>
              <w:rPr>
                <w:b/>
                <w:color w:val="FFFFFF" w:themeColor="background1"/>
              </w:rPr>
            </w:pPr>
            <w:r w:rsidRPr="00E4499D">
              <w:rPr>
                <w:b/>
                <w:color w:val="FFFFFF" w:themeColor="background1"/>
              </w:rPr>
              <w:t>Source partner</w:t>
            </w:r>
          </w:p>
        </w:tc>
        <w:tc>
          <w:tcPr>
            <w:tcW w:w="7555" w:type="dxa"/>
          </w:tcPr>
          <w:p w14:paraId="4C148C20" w14:textId="77777777" w:rsidR="001D7C93" w:rsidRPr="00E4499D" w:rsidRDefault="001D7C93" w:rsidP="001D7C93">
            <w:pPr>
              <w:rPr>
                <w:highlight w:val="yellow"/>
              </w:rPr>
            </w:pPr>
            <w:r w:rsidRPr="00E4499D">
              <w:t>CERTH</w:t>
            </w:r>
          </w:p>
        </w:tc>
      </w:tr>
      <w:tr w:rsidR="001D7C93" w:rsidRPr="00E4499D" w14:paraId="42DC872A" w14:textId="77777777" w:rsidTr="00A36550">
        <w:tc>
          <w:tcPr>
            <w:tcW w:w="1795" w:type="dxa"/>
            <w:shd w:val="clear" w:color="auto" w:fill="4F81BD" w:themeFill="accent1"/>
          </w:tcPr>
          <w:p w14:paraId="6B2FFC24" w14:textId="77777777" w:rsidR="001D7C93" w:rsidRPr="00E4499D" w:rsidRDefault="001D7C93" w:rsidP="001D7C93">
            <w:pPr>
              <w:rPr>
                <w:b/>
                <w:color w:val="FFFFFF" w:themeColor="background1"/>
              </w:rPr>
            </w:pPr>
            <w:r w:rsidRPr="00E4499D">
              <w:rPr>
                <w:b/>
                <w:color w:val="FFFFFF" w:themeColor="background1"/>
              </w:rPr>
              <w:t>Last update</w:t>
            </w:r>
          </w:p>
        </w:tc>
        <w:tc>
          <w:tcPr>
            <w:tcW w:w="7555" w:type="dxa"/>
          </w:tcPr>
          <w:p w14:paraId="2AE8DFC0" w14:textId="77777777" w:rsidR="001D7C93" w:rsidRPr="00E4499D" w:rsidRDefault="001D7C93" w:rsidP="001D7C93">
            <w:r w:rsidRPr="00E4499D">
              <w:t>04/12/2018</w:t>
            </w:r>
          </w:p>
        </w:tc>
      </w:tr>
    </w:tbl>
    <w:p w14:paraId="1DC8B866" w14:textId="2273B70B" w:rsidR="00FB53D0" w:rsidRPr="00E4499D" w:rsidRDefault="00FB53D0" w:rsidP="00FD649D">
      <w:pPr>
        <w:rPr>
          <w:rFonts w:cstheme="majorHAnsi"/>
          <w:lang w:eastAsia="it-IT"/>
        </w:rPr>
      </w:pPr>
    </w:p>
    <w:p w14:paraId="4C41E076" w14:textId="6A1082C3" w:rsidR="001D7C93" w:rsidRPr="00E4499D" w:rsidRDefault="0033225A" w:rsidP="00FD649D">
      <w:pPr>
        <w:rPr>
          <w:rFonts w:cstheme="majorHAnsi"/>
          <w:lang w:eastAsia="it-IT"/>
        </w:rPr>
      </w:pPr>
      <w:r w:rsidRPr="00E4499D">
        <w:rPr>
          <w:rFonts w:cstheme="majorHAnsi"/>
          <w:b/>
          <w:i/>
          <w:lang w:eastAsia="it-IT"/>
        </w:rPr>
        <w:t>Knowledge acquisition from deep neural networks – Validate and refine data-driven knowledge</w:t>
      </w:r>
    </w:p>
    <w:tbl>
      <w:tblPr>
        <w:tblStyle w:val="TableGrid"/>
        <w:tblW w:w="0" w:type="auto"/>
        <w:tblLook w:val="04A0" w:firstRow="1" w:lastRow="0" w:firstColumn="1" w:lastColumn="0" w:noHBand="0" w:noVBand="1"/>
      </w:tblPr>
      <w:tblGrid>
        <w:gridCol w:w="1795"/>
        <w:gridCol w:w="7555"/>
      </w:tblGrid>
      <w:tr w:rsidR="001D7C93" w:rsidRPr="00E4499D" w14:paraId="49A57530" w14:textId="77777777" w:rsidTr="00A36550">
        <w:tc>
          <w:tcPr>
            <w:tcW w:w="1795" w:type="dxa"/>
            <w:shd w:val="clear" w:color="auto" w:fill="4F81BD" w:themeFill="accent1"/>
          </w:tcPr>
          <w:p w14:paraId="659D591A" w14:textId="77777777" w:rsidR="001D7C93" w:rsidRPr="00E4499D" w:rsidRDefault="001D7C93" w:rsidP="001D7C93">
            <w:pPr>
              <w:rPr>
                <w:b/>
                <w:color w:val="FFFFFF" w:themeColor="background1"/>
              </w:rPr>
            </w:pPr>
            <w:r w:rsidRPr="00E4499D">
              <w:rPr>
                <w:b/>
                <w:color w:val="FFFFFF" w:themeColor="background1"/>
              </w:rPr>
              <w:t>Requirement No</w:t>
            </w:r>
          </w:p>
        </w:tc>
        <w:tc>
          <w:tcPr>
            <w:tcW w:w="7555" w:type="dxa"/>
          </w:tcPr>
          <w:p w14:paraId="6070276D" w14:textId="77777777" w:rsidR="001D7C93" w:rsidRPr="00E4499D" w:rsidRDefault="001D7C93" w:rsidP="001D7C93">
            <w:r w:rsidRPr="00E4499D">
              <w:t>REQ-</w:t>
            </w:r>
            <w:r w:rsidRPr="00E4499D">
              <w:rPr>
                <w:highlight w:val="yellow"/>
              </w:rPr>
              <w:t>XX</w:t>
            </w:r>
          </w:p>
        </w:tc>
      </w:tr>
      <w:tr w:rsidR="001D7C93" w:rsidRPr="00E4499D" w14:paraId="58CB5853" w14:textId="77777777" w:rsidTr="00A36550">
        <w:tc>
          <w:tcPr>
            <w:tcW w:w="1795" w:type="dxa"/>
            <w:shd w:val="clear" w:color="auto" w:fill="4F81BD" w:themeFill="accent1"/>
          </w:tcPr>
          <w:p w14:paraId="6B8D7E30" w14:textId="77777777" w:rsidR="001D7C93" w:rsidRPr="00E4499D" w:rsidRDefault="001D7C93" w:rsidP="001D7C93">
            <w:pPr>
              <w:rPr>
                <w:b/>
                <w:color w:val="FFFFFF" w:themeColor="background1"/>
              </w:rPr>
            </w:pPr>
            <w:r w:rsidRPr="00E4499D">
              <w:rPr>
                <w:b/>
                <w:color w:val="FFFFFF" w:themeColor="background1"/>
              </w:rPr>
              <w:t>Requirement ID</w:t>
            </w:r>
          </w:p>
        </w:tc>
        <w:tc>
          <w:tcPr>
            <w:tcW w:w="7555" w:type="dxa"/>
          </w:tcPr>
          <w:p w14:paraId="2E2EE9C8" w14:textId="3012DFF9" w:rsidR="001D7C93" w:rsidRPr="00E4499D" w:rsidRDefault="003E1D96" w:rsidP="001D7C93">
            <w:r w:rsidRPr="00E4499D">
              <w:t>REQ-</w:t>
            </w:r>
            <w:r>
              <w:t>KADNN</w:t>
            </w:r>
            <w:r w:rsidRPr="00E4499D">
              <w:t>-</w:t>
            </w:r>
            <w:r>
              <w:t>2</w:t>
            </w:r>
          </w:p>
        </w:tc>
      </w:tr>
      <w:tr w:rsidR="001D7C93" w:rsidRPr="00E4499D" w14:paraId="1D2C74BB" w14:textId="77777777" w:rsidTr="00A36550">
        <w:tc>
          <w:tcPr>
            <w:tcW w:w="1795" w:type="dxa"/>
            <w:shd w:val="clear" w:color="auto" w:fill="4F81BD" w:themeFill="accent1"/>
          </w:tcPr>
          <w:p w14:paraId="0C084A9D" w14:textId="77777777" w:rsidR="001D7C93" w:rsidRPr="00E4499D" w:rsidRDefault="001D7C93" w:rsidP="001D7C93">
            <w:pPr>
              <w:rPr>
                <w:b/>
                <w:color w:val="FFFFFF" w:themeColor="background1"/>
              </w:rPr>
            </w:pPr>
            <w:r w:rsidRPr="00E4499D">
              <w:rPr>
                <w:b/>
                <w:color w:val="FFFFFF" w:themeColor="background1"/>
              </w:rPr>
              <w:t>Description</w:t>
            </w:r>
          </w:p>
        </w:tc>
        <w:tc>
          <w:tcPr>
            <w:tcW w:w="7555" w:type="dxa"/>
          </w:tcPr>
          <w:p w14:paraId="35231013" w14:textId="77777777" w:rsidR="001D7C93" w:rsidRPr="00E4499D" w:rsidRDefault="001D7C93" w:rsidP="001D7C93">
            <w:r w:rsidRPr="00E4499D">
              <w:t xml:space="preserve">ANITA’s data-driven knowledge MUST be validated and verified. </w:t>
            </w:r>
          </w:p>
        </w:tc>
      </w:tr>
      <w:tr w:rsidR="001D7C93" w:rsidRPr="00E4499D" w14:paraId="700BA364" w14:textId="77777777" w:rsidTr="00A36550">
        <w:tc>
          <w:tcPr>
            <w:tcW w:w="1795" w:type="dxa"/>
            <w:shd w:val="clear" w:color="auto" w:fill="4F81BD" w:themeFill="accent1"/>
          </w:tcPr>
          <w:p w14:paraId="4D86FCE1" w14:textId="77777777" w:rsidR="001D7C93" w:rsidRPr="00E4499D" w:rsidRDefault="001D7C93" w:rsidP="001D7C93">
            <w:pPr>
              <w:rPr>
                <w:b/>
                <w:color w:val="FFFFFF" w:themeColor="background1"/>
              </w:rPr>
            </w:pPr>
            <w:r w:rsidRPr="00E4499D">
              <w:rPr>
                <w:b/>
                <w:color w:val="FFFFFF" w:themeColor="background1"/>
              </w:rPr>
              <w:lastRenderedPageBreak/>
              <w:t>Type</w:t>
            </w:r>
          </w:p>
        </w:tc>
        <w:tc>
          <w:tcPr>
            <w:tcW w:w="7555" w:type="dxa"/>
          </w:tcPr>
          <w:p w14:paraId="4EA02080" w14:textId="77777777" w:rsidR="001D7C93" w:rsidRPr="00E4499D" w:rsidRDefault="001D7C93" w:rsidP="001D7C93">
            <w:r w:rsidRPr="00E4499D">
              <w:t>Functional</w:t>
            </w:r>
          </w:p>
        </w:tc>
      </w:tr>
      <w:tr w:rsidR="001D7C93" w:rsidRPr="00E4499D" w14:paraId="1BF3CFEB" w14:textId="77777777" w:rsidTr="00A36550">
        <w:tc>
          <w:tcPr>
            <w:tcW w:w="1795" w:type="dxa"/>
            <w:shd w:val="clear" w:color="auto" w:fill="4F81BD" w:themeFill="accent1"/>
          </w:tcPr>
          <w:p w14:paraId="09882BD1" w14:textId="77777777" w:rsidR="001D7C93" w:rsidRPr="00E4499D" w:rsidRDefault="001D7C93" w:rsidP="001D7C93">
            <w:pPr>
              <w:rPr>
                <w:b/>
                <w:color w:val="FFFFFF" w:themeColor="background1"/>
              </w:rPr>
            </w:pPr>
            <w:r w:rsidRPr="00E4499D">
              <w:rPr>
                <w:b/>
                <w:color w:val="FFFFFF" w:themeColor="background1"/>
              </w:rPr>
              <w:t>Fit criterion</w:t>
            </w:r>
          </w:p>
        </w:tc>
        <w:tc>
          <w:tcPr>
            <w:tcW w:w="7555" w:type="dxa"/>
          </w:tcPr>
          <w:p w14:paraId="4805A766" w14:textId="77777777" w:rsidR="001D7C93" w:rsidRPr="00E4499D" w:rsidRDefault="001D7C93" w:rsidP="001D7C93">
            <w:r w:rsidRPr="00E4499D">
              <w:t xml:space="preserve">Successfully validate the produced knowledge’s consistency through relevant reasoning services. Successfully verify the produced knowledge’s soundness against ‘golden standard’ knowledge base(s) and/or in relation to particular tasks within ANITA’s scenarios. </w:t>
            </w:r>
          </w:p>
        </w:tc>
      </w:tr>
      <w:tr w:rsidR="001D7C93" w:rsidRPr="00E4499D" w14:paraId="23969E8D" w14:textId="77777777" w:rsidTr="00A36550">
        <w:tc>
          <w:tcPr>
            <w:tcW w:w="1795" w:type="dxa"/>
            <w:shd w:val="clear" w:color="auto" w:fill="4F81BD" w:themeFill="accent1"/>
          </w:tcPr>
          <w:p w14:paraId="737C385E" w14:textId="77777777" w:rsidR="001D7C93" w:rsidRPr="00E4499D" w:rsidRDefault="001D7C93" w:rsidP="001D7C93">
            <w:pPr>
              <w:rPr>
                <w:b/>
                <w:color w:val="FFFFFF" w:themeColor="background1"/>
              </w:rPr>
            </w:pPr>
            <w:r w:rsidRPr="00E4499D">
              <w:rPr>
                <w:b/>
                <w:color w:val="FFFFFF" w:themeColor="background1"/>
              </w:rPr>
              <w:t>UC &amp; scenario</w:t>
            </w:r>
          </w:p>
        </w:tc>
        <w:tc>
          <w:tcPr>
            <w:tcW w:w="7555" w:type="dxa"/>
          </w:tcPr>
          <w:p w14:paraId="7F8B71B8" w14:textId="77777777" w:rsidR="001D7C93" w:rsidRPr="00E4499D" w:rsidRDefault="001D7C93" w:rsidP="001D7C93">
            <w:r w:rsidRPr="00E4499D">
              <w:rPr>
                <w:highlight w:val="yellow"/>
              </w:rPr>
              <w:t>All</w:t>
            </w:r>
          </w:p>
        </w:tc>
      </w:tr>
      <w:tr w:rsidR="001D7C93" w:rsidRPr="00E4499D" w14:paraId="5B5BE1AB" w14:textId="77777777" w:rsidTr="00A36550">
        <w:tc>
          <w:tcPr>
            <w:tcW w:w="1795" w:type="dxa"/>
            <w:shd w:val="clear" w:color="auto" w:fill="4F81BD" w:themeFill="accent1"/>
          </w:tcPr>
          <w:p w14:paraId="644D40B1" w14:textId="77777777" w:rsidR="001D7C93" w:rsidRPr="00E4499D" w:rsidRDefault="001D7C93" w:rsidP="001D7C93">
            <w:pPr>
              <w:rPr>
                <w:b/>
                <w:color w:val="FFFFFF" w:themeColor="background1"/>
              </w:rPr>
            </w:pPr>
            <w:r w:rsidRPr="00E4499D">
              <w:rPr>
                <w:b/>
                <w:color w:val="FFFFFF" w:themeColor="background1"/>
              </w:rPr>
              <w:t>Source partner</w:t>
            </w:r>
          </w:p>
        </w:tc>
        <w:tc>
          <w:tcPr>
            <w:tcW w:w="7555" w:type="dxa"/>
          </w:tcPr>
          <w:p w14:paraId="02B7AC5B" w14:textId="77777777" w:rsidR="001D7C93" w:rsidRPr="00E4499D" w:rsidRDefault="001D7C93" w:rsidP="001D7C93">
            <w:pPr>
              <w:rPr>
                <w:highlight w:val="yellow"/>
              </w:rPr>
            </w:pPr>
            <w:r w:rsidRPr="00E4499D">
              <w:t>CERTH</w:t>
            </w:r>
          </w:p>
        </w:tc>
      </w:tr>
      <w:tr w:rsidR="001D7C93" w:rsidRPr="00E4499D" w14:paraId="6C0821AE" w14:textId="77777777" w:rsidTr="00A36550">
        <w:tc>
          <w:tcPr>
            <w:tcW w:w="1795" w:type="dxa"/>
            <w:shd w:val="clear" w:color="auto" w:fill="4F81BD" w:themeFill="accent1"/>
          </w:tcPr>
          <w:p w14:paraId="6EED4951" w14:textId="77777777" w:rsidR="001D7C93" w:rsidRPr="00E4499D" w:rsidRDefault="001D7C93" w:rsidP="001D7C93">
            <w:pPr>
              <w:rPr>
                <w:b/>
                <w:color w:val="FFFFFF" w:themeColor="background1"/>
              </w:rPr>
            </w:pPr>
            <w:r w:rsidRPr="00E4499D">
              <w:rPr>
                <w:b/>
                <w:color w:val="FFFFFF" w:themeColor="background1"/>
              </w:rPr>
              <w:t>Last update</w:t>
            </w:r>
          </w:p>
        </w:tc>
        <w:tc>
          <w:tcPr>
            <w:tcW w:w="7555" w:type="dxa"/>
          </w:tcPr>
          <w:p w14:paraId="2022A45C" w14:textId="77777777" w:rsidR="001D7C93" w:rsidRPr="00E4499D" w:rsidRDefault="001D7C93" w:rsidP="001D7C93">
            <w:r w:rsidRPr="00E4499D">
              <w:t>04/12/2018</w:t>
            </w:r>
          </w:p>
        </w:tc>
      </w:tr>
    </w:tbl>
    <w:p w14:paraId="16562838" w14:textId="77777777" w:rsidR="001D7C93" w:rsidRPr="00E4499D" w:rsidRDefault="001D7C93" w:rsidP="00FD649D">
      <w:pPr>
        <w:rPr>
          <w:rFonts w:cstheme="majorHAnsi"/>
          <w:lang w:eastAsia="it-IT"/>
        </w:rPr>
      </w:pPr>
    </w:p>
    <w:p w14:paraId="1EAAE363" w14:textId="317E560E" w:rsidR="001D7C93" w:rsidRPr="00E4499D" w:rsidRDefault="001D7C93" w:rsidP="00FD649D">
      <w:pPr>
        <w:rPr>
          <w:rFonts w:cstheme="majorHAnsi"/>
          <w:lang w:eastAsia="it-IT"/>
        </w:rPr>
      </w:pPr>
    </w:p>
    <w:p w14:paraId="56B830C6" w14:textId="77777777" w:rsidR="001D7C93" w:rsidRPr="00E4499D" w:rsidRDefault="001D7C93" w:rsidP="00FD649D">
      <w:pPr>
        <w:rPr>
          <w:rFonts w:cstheme="majorHAnsi"/>
          <w:lang w:eastAsia="it-IT"/>
        </w:rPr>
      </w:pPr>
    </w:p>
    <w:p w14:paraId="366C7D47" w14:textId="76215610" w:rsidR="006B7C83" w:rsidRPr="00E4499D" w:rsidRDefault="006B7C83" w:rsidP="006B7C83">
      <w:pPr>
        <w:pStyle w:val="Heading2"/>
      </w:pPr>
      <w:bookmarkStart w:id="70" w:name="_Toc532247281"/>
      <w:r w:rsidRPr="00E4499D">
        <w:t>Integration of human factor in the analysis loop</w:t>
      </w:r>
      <w:bookmarkEnd w:id="70"/>
    </w:p>
    <w:p w14:paraId="7B0EEAAD" w14:textId="77777777" w:rsidR="006B7C83" w:rsidRPr="00E4499D" w:rsidRDefault="006B7C83" w:rsidP="006B7C83">
      <w:pPr>
        <w:rPr>
          <w:rFonts w:cs="Arial"/>
          <w:szCs w:val="20"/>
        </w:rPr>
      </w:pPr>
    </w:p>
    <w:p w14:paraId="064DDF8B" w14:textId="729DB436" w:rsidR="006B7C83" w:rsidRPr="00E4499D" w:rsidRDefault="006B7C83" w:rsidP="006B7C83">
      <w:pPr>
        <w:pStyle w:val="Heading3"/>
      </w:pPr>
      <w:bookmarkStart w:id="71" w:name="_Toc532247282"/>
      <w:r w:rsidRPr="00E4499D">
        <w:t>Implicit and explicit user feedback capturing (</w:t>
      </w:r>
      <w:r w:rsidRPr="00E4499D">
        <w:rPr>
          <w:b w:val="0"/>
          <w:highlight w:val="yellow"/>
        </w:rPr>
        <w:t>IBEC, CERTH</w:t>
      </w:r>
      <w:r w:rsidRPr="00E4499D">
        <w:t>)</w:t>
      </w:r>
      <w:bookmarkEnd w:id="71"/>
    </w:p>
    <w:p w14:paraId="74859229" w14:textId="76C34B39" w:rsidR="006B7C83" w:rsidRPr="00E4499D" w:rsidRDefault="006B7C83" w:rsidP="006B7C83">
      <w:pPr>
        <w:rPr>
          <w:lang w:eastAsia="it-IT"/>
        </w:rPr>
      </w:pPr>
      <w:r w:rsidRPr="00E4499D">
        <w:rPr>
          <w:highlight w:val="yellow"/>
          <w:lang w:eastAsia="it-IT"/>
        </w:rPr>
        <w:t>@IBEC, CERTH: define T8.1 modules and requirements</w:t>
      </w:r>
    </w:p>
    <w:p w14:paraId="434537B7" w14:textId="11956A08" w:rsidR="006B7C83" w:rsidRPr="00E4499D" w:rsidRDefault="001B754A" w:rsidP="006B7C83">
      <w:pPr>
        <w:pStyle w:val="Heading4"/>
        <w:tabs>
          <w:tab w:val="clear" w:pos="907"/>
        </w:tabs>
        <w:spacing w:line="276" w:lineRule="auto"/>
        <w:ind w:left="864" w:hanging="864"/>
        <w:rPr>
          <w:rFonts w:cstheme="majorHAnsi"/>
        </w:rPr>
      </w:pPr>
      <w:r w:rsidRPr="00E4499D">
        <w:rPr>
          <w:rFonts w:cstheme="majorHAnsi"/>
        </w:rPr>
        <w:t>Implicit and explicit user capturing framework</w:t>
      </w:r>
    </w:p>
    <w:p w14:paraId="15E1E061" w14:textId="77777777" w:rsidR="001B754A" w:rsidRPr="00E4499D" w:rsidRDefault="001B754A" w:rsidP="001B754A">
      <w:r w:rsidRPr="00E4499D">
        <w:t>The goal is to capture in a reliable way the implicit and explicit user’s response (gaze patterns, pupil response, head/body posture, facial expressions, clicks, electrodermal activity) while he/she is interacting with the ANITA system. For achieving this, we will design and implement a modular sensing architecture capable to acquire, time-synchronize and store the signals from different sources that will be used in the definition of the user model.</w:t>
      </w:r>
    </w:p>
    <w:p w14:paraId="1569B9A4" w14:textId="74254FBA" w:rsidR="001B754A" w:rsidRPr="00E4499D" w:rsidRDefault="00782FB2" w:rsidP="001B754A">
      <w:pPr>
        <w:pStyle w:val="Heading4"/>
        <w:numPr>
          <w:ilvl w:val="0"/>
          <w:numId w:val="0"/>
        </w:numPr>
        <w:spacing w:line="276" w:lineRule="auto"/>
        <w:rPr>
          <w:rFonts w:cstheme="majorHAnsi"/>
        </w:rPr>
      </w:pPr>
      <w:r w:rsidRPr="00782FB2">
        <w:rPr>
          <w:rFonts w:cstheme="majorHAnsi"/>
        </w:rPr>
        <w:t>Implicit and explicit user capturing framework</w:t>
      </w:r>
      <w:r>
        <w:rPr>
          <w:rFonts w:cstheme="majorHAnsi"/>
        </w:rPr>
        <w:t xml:space="preserve"> - </w:t>
      </w:r>
      <w:r w:rsidR="001B754A" w:rsidRPr="00E4499D">
        <w:rPr>
          <w:rFonts w:cstheme="majorHAnsi"/>
        </w:rPr>
        <w:t xml:space="preserve">Capture implicit and explicit user responses </w:t>
      </w:r>
    </w:p>
    <w:tbl>
      <w:tblPr>
        <w:tblStyle w:val="TableGrid"/>
        <w:tblW w:w="9072" w:type="dxa"/>
        <w:tblInd w:w="108" w:type="dxa"/>
        <w:tblLayout w:type="fixed"/>
        <w:tblLook w:val="04A0" w:firstRow="1" w:lastRow="0" w:firstColumn="1" w:lastColumn="0" w:noHBand="0" w:noVBand="1"/>
      </w:tblPr>
      <w:tblGrid>
        <w:gridCol w:w="1975"/>
        <w:gridCol w:w="7097"/>
      </w:tblGrid>
      <w:tr w:rsidR="001B754A" w:rsidRPr="00A36550" w14:paraId="7B923170" w14:textId="77777777" w:rsidTr="00A36550">
        <w:tc>
          <w:tcPr>
            <w:tcW w:w="1975" w:type="dxa"/>
            <w:shd w:val="clear" w:color="auto" w:fill="4F81BD" w:themeFill="accent1"/>
            <w:vAlign w:val="center"/>
          </w:tcPr>
          <w:p w14:paraId="1403783C" w14:textId="77777777" w:rsidR="001B754A" w:rsidRPr="00A36550" w:rsidRDefault="001B754A" w:rsidP="00044B6A">
            <w:pPr>
              <w:jc w:val="left"/>
              <w:rPr>
                <w:b/>
                <w:bCs/>
                <w:color w:val="FFFFFF" w:themeColor="background1"/>
              </w:rPr>
            </w:pPr>
            <w:r w:rsidRPr="00A36550">
              <w:rPr>
                <w:b/>
                <w:bCs/>
                <w:color w:val="FFFFFF" w:themeColor="background1"/>
              </w:rPr>
              <w:t xml:space="preserve">Requirement No </w:t>
            </w:r>
          </w:p>
        </w:tc>
        <w:tc>
          <w:tcPr>
            <w:tcW w:w="7097" w:type="dxa"/>
            <w:vAlign w:val="center"/>
          </w:tcPr>
          <w:p w14:paraId="64285D5A" w14:textId="77777777" w:rsidR="001B754A" w:rsidRPr="00A36550" w:rsidRDefault="001B754A" w:rsidP="00044B6A">
            <w:r w:rsidRPr="00A36550">
              <w:t>REQ-XX</w:t>
            </w:r>
          </w:p>
        </w:tc>
      </w:tr>
      <w:tr w:rsidR="001B754A" w:rsidRPr="00A36550" w14:paraId="66D7A19B" w14:textId="77777777" w:rsidTr="00A36550">
        <w:tc>
          <w:tcPr>
            <w:tcW w:w="1975" w:type="dxa"/>
            <w:shd w:val="clear" w:color="auto" w:fill="4F81BD" w:themeFill="accent1"/>
            <w:vAlign w:val="center"/>
          </w:tcPr>
          <w:p w14:paraId="327F9D89" w14:textId="77777777" w:rsidR="001B754A" w:rsidRPr="00A36550" w:rsidRDefault="001B754A" w:rsidP="00044B6A">
            <w:pPr>
              <w:jc w:val="left"/>
              <w:rPr>
                <w:b/>
                <w:bCs/>
                <w:color w:val="FFFFFF" w:themeColor="background1"/>
              </w:rPr>
            </w:pPr>
            <w:r w:rsidRPr="00A36550">
              <w:rPr>
                <w:b/>
                <w:bCs/>
                <w:color w:val="FFFFFF" w:themeColor="background1"/>
              </w:rPr>
              <w:t>Requirement Id</w:t>
            </w:r>
          </w:p>
        </w:tc>
        <w:tc>
          <w:tcPr>
            <w:tcW w:w="7097" w:type="dxa"/>
            <w:vAlign w:val="center"/>
          </w:tcPr>
          <w:p w14:paraId="64CB5062" w14:textId="1224F3E6" w:rsidR="001B754A" w:rsidRPr="00A36550" w:rsidRDefault="001B754A" w:rsidP="00044B6A">
            <w:r w:rsidRPr="00A36550">
              <w:t>REQ-IEUFC-</w:t>
            </w:r>
            <w:r w:rsidR="00F806EC">
              <w:t>1</w:t>
            </w:r>
          </w:p>
        </w:tc>
      </w:tr>
      <w:tr w:rsidR="001B754A" w:rsidRPr="00A36550" w14:paraId="73E4A90E" w14:textId="77777777" w:rsidTr="00A36550">
        <w:tc>
          <w:tcPr>
            <w:tcW w:w="1975" w:type="dxa"/>
            <w:shd w:val="clear" w:color="auto" w:fill="4F81BD" w:themeFill="accent1"/>
            <w:vAlign w:val="center"/>
          </w:tcPr>
          <w:p w14:paraId="795FA79F" w14:textId="77777777" w:rsidR="001B754A" w:rsidRPr="00A36550" w:rsidRDefault="001B754A" w:rsidP="00044B6A">
            <w:pPr>
              <w:jc w:val="left"/>
              <w:rPr>
                <w:b/>
                <w:color w:val="FFFFFF" w:themeColor="background1"/>
              </w:rPr>
            </w:pPr>
            <w:r w:rsidRPr="00A36550">
              <w:rPr>
                <w:b/>
                <w:color w:val="FFFFFF" w:themeColor="background1"/>
              </w:rPr>
              <w:t>Description</w:t>
            </w:r>
          </w:p>
        </w:tc>
        <w:tc>
          <w:tcPr>
            <w:tcW w:w="7097" w:type="dxa"/>
            <w:vAlign w:val="center"/>
          </w:tcPr>
          <w:p w14:paraId="65AE89AD" w14:textId="77777777" w:rsidR="001B754A" w:rsidRPr="00A36550" w:rsidRDefault="001B754A" w:rsidP="00044B6A">
            <w:pPr>
              <w:spacing w:after="0" w:line="240" w:lineRule="auto"/>
              <w:jc w:val="left"/>
              <w:rPr>
                <w:rFonts w:ascii="Times New Roman" w:hAnsi="Times New Roman"/>
                <w:lang w:eastAsia="en-US"/>
              </w:rPr>
            </w:pPr>
            <w:r w:rsidRPr="00A36550">
              <w:rPr>
                <w:rStyle w:val="normaltextrun"/>
                <w:rFonts w:ascii="Calibri" w:hAnsi="Calibri" w:cs="Calibri"/>
                <w:color w:val="000000"/>
              </w:rPr>
              <w:t>The module should be able to capture</w:t>
            </w:r>
            <w:r w:rsidRPr="00A36550">
              <w:rPr>
                <w:rStyle w:val="apple-converted-space"/>
                <w:rFonts w:cs="Calibri"/>
                <w:color w:val="000000"/>
              </w:rPr>
              <w:t> </w:t>
            </w:r>
            <w:r w:rsidRPr="00A36550">
              <w:rPr>
                <w:rStyle w:val="normaltextrun"/>
                <w:rFonts w:ascii="Calibri" w:hAnsi="Calibri" w:cs="Calibri"/>
                <w:color w:val="000000"/>
              </w:rPr>
              <w:t>physiological measures of the user and</w:t>
            </w:r>
            <w:r w:rsidRPr="00A36550">
              <w:rPr>
                <w:rStyle w:val="apple-converted-space"/>
                <w:rFonts w:cs="Calibri"/>
                <w:color w:val="000000"/>
              </w:rPr>
              <w:t> </w:t>
            </w:r>
            <w:r w:rsidRPr="00A36550">
              <w:rPr>
                <w:rStyle w:val="normaltextrun"/>
                <w:rFonts w:ascii="Calibri" w:hAnsi="Calibri" w:cs="Calibri"/>
                <w:color w:val="000000"/>
              </w:rPr>
              <w:t>the</w:t>
            </w:r>
            <w:r w:rsidRPr="00A36550">
              <w:rPr>
                <w:rStyle w:val="apple-converted-space"/>
                <w:rFonts w:cs="Calibri"/>
                <w:color w:val="000000"/>
              </w:rPr>
              <w:t> </w:t>
            </w:r>
            <w:r w:rsidRPr="00A36550">
              <w:rPr>
                <w:rStyle w:val="normaltextrun"/>
                <w:rFonts w:ascii="Calibri" w:hAnsi="Calibri" w:cs="Calibri"/>
                <w:color w:val="000000"/>
              </w:rPr>
              <w:t>explicit interactions</w:t>
            </w:r>
            <w:r w:rsidRPr="00A36550">
              <w:rPr>
                <w:rStyle w:val="apple-converted-space"/>
                <w:rFonts w:cs="Calibri"/>
                <w:color w:val="000000"/>
              </w:rPr>
              <w:t> </w:t>
            </w:r>
            <w:r w:rsidRPr="00A36550">
              <w:rPr>
                <w:rStyle w:val="normaltextrun"/>
                <w:rFonts w:ascii="Calibri" w:hAnsi="Calibri" w:cs="Calibri"/>
                <w:color w:val="000000"/>
              </w:rPr>
              <w:t>with the</w:t>
            </w:r>
            <w:r w:rsidRPr="00A36550">
              <w:rPr>
                <w:rStyle w:val="apple-converted-space"/>
                <w:rFonts w:cs="Calibri"/>
                <w:color w:val="000000"/>
              </w:rPr>
              <w:t> </w:t>
            </w:r>
            <w:r w:rsidRPr="00A36550">
              <w:rPr>
                <w:rStyle w:val="normaltextrun"/>
                <w:rFonts w:ascii="Calibri" w:hAnsi="Calibri" w:cs="Calibri"/>
                <w:color w:val="000000"/>
              </w:rPr>
              <w:t>system (e.g. mouse clicks, key presses)</w:t>
            </w:r>
            <w:r w:rsidRPr="00A36550">
              <w:rPr>
                <w:rStyle w:val="eop"/>
                <w:rFonts w:ascii="Calibri" w:hAnsi="Calibri" w:cs="Calibri"/>
                <w:color w:val="000000"/>
              </w:rPr>
              <w:t> </w:t>
            </w:r>
          </w:p>
        </w:tc>
      </w:tr>
      <w:tr w:rsidR="001B754A" w:rsidRPr="00A36550" w14:paraId="15B60544" w14:textId="77777777" w:rsidTr="00A36550">
        <w:tc>
          <w:tcPr>
            <w:tcW w:w="1975" w:type="dxa"/>
            <w:shd w:val="clear" w:color="auto" w:fill="4F81BD" w:themeFill="accent1"/>
            <w:vAlign w:val="center"/>
          </w:tcPr>
          <w:p w14:paraId="26367DEA" w14:textId="77777777" w:rsidR="001B754A" w:rsidRPr="00A36550" w:rsidRDefault="001B754A" w:rsidP="00044B6A">
            <w:pPr>
              <w:jc w:val="left"/>
              <w:rPr>
                <w:b/>
                <w:color w:val="FFFFFF" w:themeColor="background1"/>
              </w:rPr>
            </w:pPr>
            <w:r w:rsidRPr="00A36550">
              <w:rPr>
                <w:b/>
                <w:color w:val="FFFFFF" w:themeColor="background1"/>
              </w:rPr>
              <w:t>Type</w:t>
            </w:r>
          </w:p>
        </w:tc>
        <w:tc>
          <w:tcPr>
            <w:tcW w:w="7097" w:type="dxa"/>
            <w:vAlign w:val="center"/>
          </w:tcPr>
          <w:p w14:paraId="13894F5B" w14:textId="77777777" w:rsidR="001B754A" w:rsidRPr="00A36550" w:rsidRDefault="001B754A" w:rsidP="00044B6A">
            <w:r w:rsidRPr="00A36550">
              <w:t>Functional</w:t>
            </w:r>
          </w:p>
        </w:tc>
      </w:tr>
      <w:tr w:rsidR="001B754A" w:rsidRPr="00A36550" w14:paraId="061B97B9" w14:textId="77777777" w:rsidTr="00A36550">
        <w:tc>
          <w:tcPr>
            <w:tcW w:w="1975" w:type="dxa"/>
            <w:shd w:val="clear" w:color="auto" w:fill="4F81BD" w:themeFill="accent1"/>
            <w:vAlign w:val="center"/>
          </w:tcPr>
          <w:p w14:paraId="02F4C5D1" w14:textId="77777777" w:rsidR="001B754A" w:rsidRPr="00A36550" w:rsidRDefault="001B754A" w:rsidP="00044B6A">
            <w:pPr>
              <w:jc w:val="left"/>
              <w:rPr>
                <w:b/>
                <w:color w:val="FFFFFF" w:themeColor="background1"/>
              </w:rPr>
            </w:pPr>
            <w:r w:rsidRPr="00A36550">
              <w:rPr>
                <w:b/>
                <w:color w:val="FFFFFF" w:themeColor="background1"/>
              </w:rPr>
              <w:t>Fit Criterion</w:t>
            </w:r>
          </w:p>
        </w:tc>
        <w:tc>
          <w:tcPr>
            <w:tcW w:w="7097" w:type="dxa"/>
            <w:vAlign w:val="center"/>
          </w:tcPr>
          <w:p w14:paraId="03559AAD" w14:textId="77777777" w:rsidR="001B754A" w:rsidRPr="00A36550" w:rsidRDefault="001B754A" w:rsidP="00044B6A">
            <w:pPr>
              <w:spacing w:after="0" w:line="240" w:lineRule="auto"/>
              <w:jc w:val="left"/>
              <w:rPr>
                <w:rFonts w:ascii="Times New Roman" w:hAnsi="Times New Roman"/>
                <w:lang w:eastAsia="en-US"/>
              </w:rPr>
            </w:pPr>
            <w:r w:rsidRPr="00A36550">
              <w:rPr>
                <w:rStyle w:val="normaltextrun"/>
                <w:rFonts w:ascii="Calibri" w:hAnsi="Calibri" w:cs="Calibri"/>
                <w:color w:val="000000"/>
              </w:rPr>
              <w:t>Development of a</w:t>
            </w:r>
            <w:r w:rsidRPr="00A36550">
              <w:rPr>
                <w:rStyle w:val="apple-converted-space"/>
                <w:rFonts w:cs="Calibri"/>
                <w:color w:val="000000"/>
              </w:rPr>
              <w:t> </w:t>
            </w:r>
            <w:r w:rsidRPr="00A36550">
              <w:rPr>
                <w:rStyle w:val="normaltextrun"/>
                <w:rFonts w:ascii="Calibri" w:hAnsi="Calibri" w:cs="Calibri"/>
                <w:color w:val="000000"/>
              </w:rPr>
              <w:t>framework to acquire, stream and record</w:t>
            </w:r>
            <w:r w:rsidRPr="00A36550">
              <w:rPr>
                <w:rStyle w:val="apple-converted-space"/>
                <w:rFonts w:cs="Calibri"/>
                <w:color w:val="000000"/>
              </w:rPr>
              <w:t> </w:t>
            </w:r>
            <w:r w:rsidRPr="00A36550">
              <w:rPr>
                <w:rStyle w:val="normaltextrun"/>
                <w:rFonts w:ascii="Calibri" w:hAnsi="Calibri" w:cs="Calibri"/>
                <w:color w:val="000000"/>
              </w:rPr>
              <w:t>the signals towards a software that centralizes them synchronized for their usage.</w:t>
            </w:r>
          </w:p>
        </w:tc>
      </w:tr>
      <w:tr w:rsidR="001B754A" w:rsidRPr="00A36550" w14:paraId="227413AE" w14:textId="77777777" w:rsidTr="00A36550">
        <w:tc>
          <w:tcPr>
            <w:tcW w:w="1975" w:type="dxa"/>
            <w:shd w:val="clear" w:color="auto" w:fill="4F81BD" w:themeFill="accent1"/>
            <w:vAlign w:val="center"/>
          </w:tcPr>
          <w:p w14:paraId="6B985982" w14:textId="77777777" w:rsidR="001B754A" w:rsidRPr="00A36550" w:rsidRDefault="001B754A" w:rsidP="00044B6A">
            <w:pPr>
              <w:jc w:val="left"/>
              <w:rPr>
                <w:b/>
                <w:color w:val="FFFFFF" w:themeColor="background1"/>
              </w:rPr>
            </w:pPr>
            <w:r w:rsidRPr="00A36550">
              <w:rPr>
                <w:b/>
                <w:color w:val="FFFFFF" w:themeColor="background1"/>
              </w:rPr>
              <w:t>Use Case &amp; Scenario</w:t>
            </w:r>
          </w:p>
        </w:tc>
        <w:tc>
          <w:tcPr>
            <w:tcW w:w="7097" w:type="dxa"/>
            <w:vAlign w:val="center"/>
          </w:tcPr>
          <w:p w14:paraId="4EAEC979" w14:textId="77777777" w:rsidR="001B754A" w:rsidRPr="00A36550" w:rsidRDefault="001B754A" w:rsidP="00044B6A">
            <w:pPr>
              <w:spacing w:after="0" w:line="240" w:lineRule="auto"/>
              <w:jc w:val="left"/>
              <w:rPr>
                <w:rFonts w:ascii="Times New Roman" w:hAnsi="Times New Roman"/>
                <w:lang w:eastAsia="en-US"/>
              </w:rPr>
            </w:pPr>
            <w:r w:rsidRPr="00A36550">
              <w:rPr>
                <w:rFonts w:ascii="Calibri" w:hAnsi="Calibri" w:cs="Calibri"/>
                <w:color w:val="000000"/>
                <w:shd w:val="clear" w:color="auto" w:fill="FFFFFF"/>
              </w:rPr>
              <w:t>UC1, UC2, UC3</w:t>
            </w:r>
          </w:p>
        </w:tc>
      </w:tr>
      <w:tr w:rsidR="001B754A" w:rsidRPr="00A36550" w14:paraId="1A5392AF" w14:textId="77777777" w:rsidTr="00A36550">
        <w:tc>
          <w:tcPr>
            <w:tcW w:w="1975" w:type="dxa"/>
            <w:shd w:val="clear" w:color="auto" w:fill="4F81BD" w:themeFill="accent1"/>
            <w:vAlign w:val="center"/>
          </w:tcPr>
          <w:p w14:paraId="5A23C331" w14:textId="77777777" w:rsidR="001B754A" w:rsidRPr="00A36550" w:rsidRDefault="001B754A" w:rsidP="00044B6A">
            <w:pPr>
              <w:jc w:val="left"/>
              <w:rPr>
                <w:b/>
                <w:color w:val="FFFFFF" w:themeColor="background1"/>
              </w:rPr>
            </w:pPr>
            <w:r w:rsidRPr="00A36550">
              <w:rPr>
                <w:b/>
                <w:color w:val="FFFFFF" w:themeColor="background1"/>
              </w:rPr>
              <w:t>Source Partner</w:t>
            </w:r>
          </w:p>
        </w:tc>
        <w:tc>
          <w:tcPr>
            <w:tcW w:w="7097" w:type="dxa"/>
            <w:vAlign w:val="center"/>
          </w:tcPr>
          <w:p w14:paraId="2904057F" w14:textId="77777777" w:rsidR="001B754A" w:rsidRPr="00A36550" w:rsidRDefault="001B754A" w:rsidP="00044B6A">
            <w:r w:rsidRPr="00A36550">
              <w:t>IBEC</w:t>
            </w:r>
          </w:p>
        </w:tc>
      </w:tr>
      <w:tr w:rsidR="001B754A" w:rsidRPr="00A36550" w14:paraId="6C360317" w14:textId="77777777" w:rsidTr="00A36550">
        <w:tc>
          <w:tcPr>
            <w:tcW w:w="1975" w:type="dxa"/>
            <w:shd w:val="clear" w:color="auto" w:fill="4F81BD" w:themeFill="accent1"/>
            <w:vAlign w:val="center"/>
          </w:tcPr>
          <w:p w14:paraId="132F0A3C" w14:textId="77777777" w:rsidR="001B754A" w:rsidRPr="00A36550" w:rsidRDefault="001B754A" w:rsidP="00044B6A">
            <w:pPr>
              <w:jc w:val="left"/>
              <w:rPr>
                <w:b/>
                <w:color w:val="FFFFFF" w:themeColor="background1"/>
              </w:rPr>
            </w:pPr>
            <w:r w:rsidRPr="00A36550">
              <w:rPr>
                <w:b/>
                <w:color w:val="FFFFFF" w:themeColor="background1"/>
              </w:rPr>
              <w:t>Last Update</w:t>
            </w:r>
          </w:p>
        </w:tc>
        <w:tc>
          <w:tcPr>
            <w:tcW w:w="7097" w:type="dxa"/>
            <w:vAlign w:val="center"/>
          </w:tcPr>
          <w:p w14:paraId="0EA85E4A" w14:textId="77777777" w:rsidR="001B754A" w:rsidRPr="00A36550" w:rsidRDefault="001B754A" w:rsidP="00044B6A">
            <w:pPr>
              <w:keepNext/>
            </w:pPr>
            <w:r w:rsidRPr="00A36550">
              <w:t>10/12/2018</w:t>
            </w:r>
          </w:p>
        </w:tc>
      </w:tr>
    </w:tbl>
    <w:p w14:paraId="3565B9FA" w14:textId="77777777" w:rsidR="001B754A" w:rsidRPr="00E4499D" w:rsidRDefault="001B754A" w:rsidP="006B7C83">
      <w:pPr>
        <w:rPr>
          <w:rFonts w:cstheme="majorHAnsi"/>
          <w:lang w:eastAsia="it-IT"/>
        </w:rPr>
      </w:pPr>
    </w:p>
    <w:p w14:paraId="73693107" w14:textId="53410CBA" w:rsidR="006C1B9F" w:rsidRPr="00E4499D" w:rsidRDefault="006C1B9F" w:rsidP="006C1B9F">
      <w:pPr>
        <w:pStyle w:val="Heading3"/>
      </w:pPr>
      <w:bookmarkStart w:id="72" w:name="_Toc532247283"/>
      <w:r w:rsidRPr="00E4499D">
        <w:t>Adaptive user modelling for cognitive states estimation (</w:t>
      </w:r>
      <w:r w:rsidRPr="00E4499D">
        <w:rPr>
          <w:b w:val="0"/>
          <w:highlight w:val="yellow"/>
        </w:rPr>
        <w:t>IBEC</w:t>
      </w:r>
      <w:r w:rsidRPr="00E4499D">
        <w:t>)</w:t>
      </w:r>
      <w:bookmarkEnd w:id="72"/>
    </w:p>
    <w:p w14:paraId="258AE0B7" w14:textId="5D21FC5A" w:rsidR="006C1B9F" w:rsidRPr="00E4499D" w:rsidRDefault="006C1B9F" w:rsidP="006C1B9F">
      <w:pPr>
        <w:rPr>
          <w:highlight w:val="yellow"/>
          <w:lang w:eastAsia="it-IT"/>
        </w:rPr>
      </w:pPr>
      <w:r w:rsidRPr="00E4499D">
        <w:rPr>
          <w:highlight w:val="yellow"/>
          <w:lang w:eastAsia="it-IT"/>
        </w:rPr>
        <w:t>@IBEC: define T8.2 modules and requirements</w:t>
      </w:r>
    </w:p>
    <w:p w14:paraId="7BDAF843" w14:textId="1A730DF1" w:rsidR="00044B6A" w:rsidRPr="00E4499D" w:rsidRDefault="00044B6A" w:rsidP="006C1B9F">
      <w:pPr>
        <w:rPr>
          <w:lang w:eastAsia="it-IT"/>
        </w:rPr>
      </w:pPr>
      <w:r w:rsidRPr="00E4499D">
        <w:rPr>
          <w:lang w:eastAsia="it-IT"/>
        </w:rPr>
        <w:t>The goal is to transform the low-level primitives acquired through the sensing framework into more abstract, high level descriptions of user’s cognitive/affective states and performance. For achieving this, we will develop a model of the user which estimates his current state.</w:t>
      </w:r>
    </w:p>
    <w:p w14:paraId="5BDB9A08" w14:textId="4D874828" w:rsidR="006C1B9F" w:rsidRPr="00E4499D" w:rsidRDefault="00055028" w:rsidP="006C1B9F">
      <w:pPr>
        <w:pStyle w:val="Heading4"/>
        <w:tabs>
          <w:tab w:val="clear" w:pos="907"/>
        </w:tabs>
        <w:spacing w:line="276" w:lineRule="auto"/>
        <w:ind w:left="864" w:hanging="864"/>
        <w:rPr>
          <w:rFonts w:cstheme="majorHAnsi"/>
        </w:rPr>
      </w:pPr>
      <w:r w:rsidRPr="00E4499D">
        <w:rPr>
          <w:rFonts w:cstheme="majorHAnsi"/>
          <w:highlight w:val="yellow"/>
        </w:rPr>
        <w:t>Adaptive user modelling – Estimate user cognitive/affective states and performance</w:t>
      </w:r>
      <w:r w:rsidR="006C1B9F" w:rsidRPr="00E4499D">
        <w:rPr>
          <w:rFonts w:cstheme="majorHAnsi"/>
        </w:rPr>
        <w:t xml:space="preserve"> </w:t>
      </w:r>
    </w:p>
    <w:p w14:paraId="12B0FEAC" w14:textId="60E4A8FF" w:rsidR="006C1B9F" w:rsidRPr="00E4499D" w:rsidRDefault="006C1B9F" w:rsidP="006C1B9F">
      <w:pPr>
        <w:rPr>
          <w:rFonts w:cstheme="majorHAnsi"/>
          <w:lang w:eastAsia="it-IT"/>
        </w:rPr>
      </w:pPr>
    </w:p>
    <w:tbl>
      <w:tblPr>
        <w:tblStyle w:val="TableGrid"/>
        <w:tblW w:w="9072" w:type="dxa"/>
        <w:tblInd w:w="108" w:type="dxa"/>
        <w:tblLayout w:type="fixed"/>
        <w:tblLook w:val="04A0" w:firstRow="1" w:lastRow="0" w:firstColumn="1" w:lastColumn="0" w:noHBand="0" w:noVBand="1"/>
      </w:tblPr>
      <w:tblGrid>
        <w:gridCol w:w="1975"/>
        <w:gridCol w:w="7097"/>
      </w:tblGrid>
      <w:tr w:rsidR="00055028" w:rsidRPr="00E4499D" w14:paraId="5FDD411B" w14:textId="77777777" w:rsidTr="00A36550">
        <w:tc>
          <w:tcPr>
            <w:tcW w:w="1975" w:type="dxa"/>
            <w:shd w:val="clear" w:color="auto" w:fill="4F81BD" w:themeFill="accent1"/>
            <w:vAlign w:val="center"/>
          </w:tcPr>
          <w:p w14:paraId="4EEAA885" w14:textId="77777777" w:rsidR="00055028" w:rsidRPr="00A36550" w:rsidRDefault="00055028" w:rsidP="00DD11A7">
            <w:pPr>
              <w:jc w:val="left"/>
              <w:rPr>
                <w:b/>
                <w:bCs/>
                <w:color w:val="FFFFFF" w:themeColor="background1"/>
              </w:rPr>
            </w:pPr>
            <w:r w:rsidRPr="00A36550">
              <w:rPr>
                <w:b/>
                <w:bCs/>
                <w:color w:val="FFFFFF" w:themeColor="background1"/>
              </w:rPr>
              <w:t xml:space="preserve">Requirement No </w:t>
            </w:r>
          </w:p>
        </w:tc>
        <w:tc>
          <w:tcPr>
            <w:tcW w:w="7097" w:type="dxa"/>
            <w:vAlign w:val="center"/>
          </w:tcPr>
          <w:p w14:paraId="1B4FCFA2" w14:textId="77777777" w:rsidR="00055028" w:rsidRPr="00E4499D" w:rsidRDefault="00055028" w:rsidP="00DD11A7">
            <w:r w:rsidRPr="00E4499D">
              <w:t>REQ-XX</w:t>
            </w:r>
          </w:p>
        </w:tc>
      </w:tr>
      <w:tr w:rsidR="00055028" w:rsidRPr="00E4499D" w14:paraId="33D773C6" w14:textId="77777777" w:rsidTr="00A36550">
        <w:tc>
          <w:tcPr>
            <w:tcW w:w="1975" w:type="dxa"/>
            <w:shd w:val="clear" w:color="auto" w:fill="4F81BD" w:themeFill="accent1"/>
            <w:vAlign w:val="center"/>
          </w:tcPr>
          <w:p w14:paraId="46179F0C" w14:textId="77777777" w:rsidR="00055028" w:rsidRPr="00A36550" w:rsidRDefault="00055028" w:rsidP="00DD11A7">
            <w:pPr>
              <w:jc w:val="left"/>
              <w:rPr>
                <w:b/>
                <w:bCs/>
                <w:color w:val="FFFFFF" w:themeColor="background1"/>
              </w:rPr>
            </w:pPr>
            <w:r w:rsidRPr="00A36550">
              <w:rPr>
                <w:b/>
                <w:bCs/>
                <w:color w:val="FFFFFF" w:themeColor="background1"/>
              </w:rPr>
              <w:t>Requirement Id</w:t>
            </w:r>
          </w:p>
        </w:tc>
        <w:tc>
          <w:tcPr>
            <w:tcW w:w="7097" w:type="dxa"/>
            <w:vAlign w:val="center"/>
          </w:tcPr>
          <w:p w14:paraId="133D5AF7" w14:textId="5A8824D7" w:rsidR="00055028" w:rsidRPr="00E4499D" w:rsidRDefault="00055028" w:rsidP="00DD11A7">
            <w:r w:rsidRPr="00E4499D">
              <w:t>REQ-AUMCSE-</w:t>
            </w:r>
            <w:r w:rsidR="00F806EC">
              <w:t>1</w:t>
            </w:r>
          </w:p>
        </w:tc>
      </w:tr>
      <w:tr w:rsidR="00055028" w:rsidRPr="00E4499D" w14:paraId="274ADE61" w14:textId="77777777" w:rsidTr="00A36550">
        <w:tc>
          <w:tcPr>
            <w:tcW w:w="1975" w:type="dxa"/>
            <w:shd w:val="clear" w:color="auto" w:fill="4F81BD" w:themeFill="accent1"/>
            <w:vAlign w:val="center"/>
          </w:tcPr>
          <w:p w14:paraId="6B8135B0" w14:textId="77777777" w:rsidR="00055028" w:rsidRPr="00A36550" w:rsidRDefault="00055028" w:rsidP="00DD11A7">
            <w:pPr>
              <w:jc w:val="left"/>
              <w:rPr>
                <w:b/>
                <w:color w:val="FFFFFF" w:themeColor="background1"/>
              </w:rPr>
            </w:pPr>
            <w:r w:rsidRPr="00A36550">
              <w:rPr>
                <w:b/>
                <w:color w:val="FFFFFF" w:themeColor="background1"/>
              </w:rPr>
              <w:t>Description</w:t>
            </w:r>
          </w:p>
        </w:tc>
        <w:tc>
          <w:tcPr>
            <w:tcW w:w="7097" w:type="dxa"/>
            <w:vAlign w:val="center"/>
          </w:tcPr>
          <w:p w14:paraId="56F59B12" w14:textId="77777777" w:rsidR="00055028" w:rsidRPr="00E4499D" w:rsidRDefault="00055028" w:rsidP="00DD11A7">
            <w:pPr>
              <w:spacing w:after="0"/>
              <w:jc w:val="left"/>
              <w:rPr>
                <w:rFonts w:ascii="Times New Roman" w:hAnsi="Times New Roman"/>
                <w:sz w:val="24"/>
                <w:szCs w:val="24"/>
                <w:lang w:eastAsia="en-US"/>
              </w:rPr>
            </w:pPr>
            <w:r w:rsidRPr="00E4499D">
              <w:rPr>
                <w:rStyle w:val="normaltextrun"/>
                <w:rFonts w:ascii="Calibri" w:hAnsi="Calibri" w:cs="Calibri"/>
                <w:color w:val="000000"/>
                <w:sz w:val="20"/>
                <w:szCs w:val="20"/>
              </w:rPr>
              <w:t>The module should be able to Infer high-level descriptions of user cognitive and affective states (i.e., workload, frustration, arousal, engagement, stress, confidence) using low-level primitives (EDR, gaze patterns, pupil size, facial expressions, task related actions) while the user interacts with the system</w:t>
            </w:r>
          </w:p>
        </w:tc>
      </w:tr>
      <w:tr w:rsidR="00055028" w:rsidRPr="00E4499D" w14:paraId="76E6D4AD" w14:textId="77777777" w:rsidTr="00A36550">
        <w:tc>
          <w:tcPr>
            <w:tcW w:w="1975" w:type="dxa"/>
            <w:shd w:val="clear" w:color="auto" w:fill="4F81BD" w:themeFill="accent1"/>
            <w:vAlign w:val="center"/>
          </w:tcPr>
          <w:p w14:paraId="7E41E4BC" w14:textId="77777777" w:rsidR="00055028" w:rsidRPr="00A36550" w:rsidRDefault="00055028" w:rsidP="00DD11A7">
            <w:pPr>
              <w:jc w:val="left"/>
              <w:rPr>
                <w:b/>
                <w:color w:val="FFFFFF" w:themeColor="background1"/>
              </w:rPr>
            </w:pPr>
            <w:r w:rsidRPr="00A36550">
              <w:rPr>
                <w:b/>
                <w:color w:val="FFFFFF" w:themeColor="background1"/>
              </w:rPr>
              <w:t>Type</w:t>
            </w:r>
          </w:p>
        </w:tc>
        <w:tc>
          <w:tcPr>
            <w:tcW w:w="7097" w:type="dxa"/>
            <w:vAlign w:val="center"/>
          </w:tcPr>
          <w:p w14:paraId="40F0F4A9" w14:textId="77777777" w:rsidR="00055028" w:rsidRPr="00E4499D" w:rsidRDefault="00055028" w:rsidP="00DD11A7">
            <w:r w:rsidRPr="00E4499D">
              <w:t>Functional</w:t>
            </w:r>
          </w:p>
        </w:tc>
      </w:tr>
      <w:tr w:rsidR="00055028" w:rsidRPr="00E4499D" w14:paraId="58509B19" w14:textId="77777777" w:rsidTr="00A36550">
        <w:tc>
          <w:tcPr>
            <w:tcW w:w="1975" w:type="dxa"/>
            <w:shd w:val="clear" w:color="auto" w:fill="4F81BD" w:themeFill="accent1"/>
            <w:vAlign w:val="center"/>
          </w:tcPr>
          <w:p w14:paraId="1079F686" w14:textId="77777777" w:rsidR="00055028" w:rsidRPr="00A36550" w:rsidRDefault="00055028" w:rsidP="00DD11A7">
            <w:pPr>
              <w:jc w:val="left"/>
              <w:rPr>
                <w:b/>
                <w:color w:val="FFFFFF" w:themeColor="background1"/>
              </w:rPr>
            </w:pPr>
            <w:r w:rsidRPr="00A36550">
              <w:rPr>
                <w:b/>
                <w:color w:val="FFFFFF" w:themeColor="background1"/>
              </w:rPr>
              <w:t>Fit Criterion</w:t>
            </w:r>
          </w:p>
        </w:tc>
        <w:tc>
          <w:tcPr>
            <w:tcW w:w="7097" w:type="dxa"/>
            <w:vAlign w:val="center"/>
          </w:tcPr>
          <w:p w14:paraId="31F327F4" w14:textId="77777777" w:rsidR="00055028" w:rsidRPr="00E4499D" w:rsidRDefault="00055028" w:rsidP="00DD11A7">
            <w:pPr>
              <w:spacing w:after="0" w:line="240" w:lineRule="auto"/>
              <w:jc w:val="left"/>
              <w:rPr>
                <w:rFonts w:ascii="Times New Roman" w:hAnsi="Times New Roman"/>
                <w:sz w:val="24"/>
                <w:szCs w:val="24"/>
                <w:lang w:eastAsia="en-US"/>
              </w:rPr>
            </w:pPr>
            <w:r w:rsidRPr="00E4499D">
              <w:rPr>
                <w:rStyle w:val="normaltextrun"/>
                <w:rFonts w:ascii="Calibri" w:hAnsi="Calibri" w:cs="Calibri"/>
                <w:color w:val="000000"/>
                <w:sz w:val="20"/>
                <w:szCs w:val="20"/>
              </w:rPr>
              <w:t>A set of algorithms to obtain metrics that transform the acquired low-level primitives (i.e., raw signals) into high-level descriptions of cognitive/affective</w:t>
            </w:r>
            <w:r w:rsidRPr="00E4499D">
              <w:rPr>
                <w:rStyle w:val="apple-converted-space"/>
                <w:rFonts w:cs="Calibri"/>
                <w:color w:val="000000"/>
                <w:sz w:val="20"/>
                <w:szCs w:val="20"/>
              </w:rPr>
              <w:t> </w:t>
            </w:r>
            <w:r w:rsidRPr="00E4499D">
              <w:rPr>
                <w:rStyle w:val="normaltextrun"/>
                <w:rFonts w:ascii="Calibri" w:hAnsi="Calibri" w:cs="Calibri"/>
                <w:color w:val="000000"/>
                <w:sz w:val="20"/>
                <w:szCs w:val="20"/>
              </w:rPr>
              <w:t>states</w:t>
            </w:r>
            <w:r w:rsidRPr="00E4499D">
              <w:rPr>
                <w:rStyle w:val="apple-converted-space"/>
                <w:rFonts w:cs="Calibri"/>
                <w:color w:val="000000"/>
                <w:sz w:val="20"/>
                <w:szCs w:val="20"/>
              </w:rPr>
              <w:t> </w:t>
            </w:r>
            <w:r w:rsidRPr="00E4499D">
              <w:rPr>
                <w:rStyle w:val="normaltextrun"/>
                <w:rFonts w:ascii="Calibri" w:hAnsi="Calibri" w:cs="Calibri"/>
                <w:color w:val="000000"/>
                <w:sz w:val="20"/>
                <w:szCs w:val="20"/>
              </w:rPr>
              <w:t>(I.e., attention,</w:t>
            </w:r>
            <w:r w:rsidRPr="00E4499D">
              <w:rPr>
                <w:rStyle w:val="apple-converted-space"/>
                <w:rFonts w:cs="Calibri"/>
                <w:color w:val="000000"/>
                <w:sz w:val="20"/>
                <w:szCs w:val="20"/>
              </w:rPr>
              <w:t> </w:t>
            </w:r>
            <w:r w:rsidRPr="00E4499D">
              <w:rPr>
                <w:rStyle w:val="normaltextrun"/>
                <w:rFonts w:ascii="Calibri" w:hAnsi="Calibri" w:cs="Calibri"/>
                <w:color w:val="000000"/>
                <w:sz w:val="20"/>
                <w:szCs w:val="20"/>
              </w:rPr>
              <w:t>engagement, confusion, drowsiness, workload, arousal, frustration, stress). </w:t>
            </w:r>
            <w:r w:rsidRPr="00E4499D">
              <w:rPr>
                <w:rStyle w:val="eop"/>
                <w:rFonts w:ascii="Calibri" w:hAnsi="Calibri" w:cs="Calibri"/>
                <w:color w:val="000000"/>
                <w:sz w:val="20"/>
                <w:szCs w:val="20"/>
              </w:rPr>
              <w:t> </w:t>
            </w:r>
          </w:p>
        </w:tc>
      </w:tr>
      <w:tr w:rsidR="00055028" w:rsidRPr="00E4499D" w14:paraId="7444BE35" w14:textId="77777777" w:rsidTr="00A36550">
        <w:tc>
          <w:tcPr>
            <w:tcW w:w="1975" w:type="dxa"/>
            <w:shd w:val="clear" w:color="auto" w:fill="4F81BD" w:themeFill="accent1"/>
            <w:vAlign w:val="center"/>
          </w:tcPr>
          <w:p w14:paraId="275AF7A8" w14:textId="77777777" w:rsidR="00055028" w:rsidRPr="00A36550" w:rsidRDefault="00055028" w:rsidP="00DD11A7">
            <w:pPr>
              <w:jc w:val="left"/>
              <w:rPr>
                <w:b/>
                <w:color w:val="FFFFFF" w:themeColor="background1"/>
              </w:rPr>
            </w:pPr>
            <w:r w:rsidRPr="00A36550">
              <w:rPr>
                <w:b/>
                <w:color w:val="FFFFFF" w:themeColor="background1"/>
              </w:rPr>
              <w:t>Use Case &amp; Scenario</w:t>
            </w:r>
          </w:p>
        </w:tc>
        <w:tc>
          <w:tcPr>
            <w:tcW w:w="7097" w:type="dxa"/>
            <w:vAlign w:val="center"/>
          </w:tcPr>
          <w:p w14:paraId="67DBBF3F" w14:textId="77777777" w:rsidR="00055028" w:rsidRPr="00E4499D" w:rsidRDefault="00055028" w:rsidP="00DD11A7">
            <w:pPr>
              <w:spacing w:after="0" w:line="240" w:lineRule="auto"/>
              <w:jc w:val="left"/>
              <w:rPr>
                <w:rFonts w:ascii="Times New Roman" w:hAnsi="Times New Roman"/>
                <w:sz w:val="24"/>
                <w:szCs w:val="24"/>
                <w:lang w:eastAsia="en-US"/>
              </w:rPr>
            </w:pPr>
            <w:r w:rsidRPr="00E4499D">
              <w:rPr>
                <w:rFonts w:ascii="Calibri" w:hAnsi="Calibri" w:cs="Calibri"/>
                <w:color w:val="000000"/>
                <w:sz w:val="20"/>
                <w:szCs w:val="20"/>
                <w:shd w:val="clear" w:color="auto" w:fill="FFFFFF"/>
              </w:rPr>
              <w:t>UC1, UC2, UC3</w:t>
            </w:r>
          </w:p>
        </w:tc>
      </w:tr>
      <w:tr w:rsidR="00055028" w:rsidRPr="00E4499D" w14:paraId="01269C96" w14:textId="77777777" w:rsidTr="00A36550">
        <w:tc>
          <w:tcPr>
            <w:tcW w:w="1975" w:type="dxa"/>
            <w:shd w:val="clear" w:color="auto" w:fill="4F81BD" w:themeFill="accent1"/>
            <w:vAlign w:val="center"/>
          </w:tcPr>
          <w:p w14:paraId="0C41EDCB" w14:textId="77777777" w:rsidR="00055028" w:rsidRPr="00A36550" w:rsidRDefault="00055028" w:rsidP="00DD11A7">
            <w:pPr>
              <w:jc w:val="left"/>
              <w:rPr>
                <w:b/>
                <w:color w:val="FFFFFF" w:themeColor="background1"/>
              </w:rPr>
            </w:pPr>
            <w:r w:rsidRPr="00A36550">
              <w:rPr>
                <w:b/>
                <w:color w:val="FFFFFF" w:themeColor="background1"/>
              </w:rPr>
              <w:t>Source Partner</w:t>
            </w:r>
          </w:p>
        </w:tc>
        <w:tc>
          <w:tcPr>
            <w:tcW w:w="7097" w:type="dxa"/>
            <w:vAlign w:val="center"/>
          </w:tcPr>
          <w:p w14:paraId="584C4602" w14:textId="77777777" w:rsidR="00055028" w:rsidRPr="00E4499D" w:rsidRDefault="00055028" w:rsidP="00DD11A7">
            <w:r w:rsidRPr="00E4499D">
              <w:t>IBEC</w:t>
            </w:r>
          </w:p>
        </w:tc>
      </w:tr>
      <w:tr w:rsidR="00055028" w:rsidRPr="00E4499D" w14:paraId="2067FB98" w14:textId="77777777" w:rsidTr="00A36550">
        <w:tc>
          <w:tcPr>
            <w:tcW w:w="1975" w:type="dxa"/>
            <w:shd w:val="clear" w:color="auto" w:fill="4F81BD" w:themeFill="accent1"/>
            <w:vAlign w:val="center"/>
          </w:tcPr>
          <w:p w14:paraId="4151E283" w14:textId="77777777" w:rsidR="00055028" w:rsidRPr="00A36550" w:rsidRDefault="00055028" w:rsidP="00DD11A7">
            <w:pPr>
              <w:jc w:val="left"/>
              <w:rPr>
                <w:b/>
                <w:color w:val="FFFFFF" w:themeColor="background1"/>
              </w:rPr>
            </w:pPr>
            <w:r w:rsidRPr="00A36550">
              <w:rPr>
                <w:b/>
                <w:color w:val="FFFFFF" w:themeColor="background1"/>
              </w:rPr>
              <w:t>Last Update</w:t>
            </w:r>
          </w:p>
        </w:tc>
        <w:tc>
          <w:tcPr>
            <w:tcW w:w="7097" w:type="dxa"/>
            <w:vAlign w:val="center"/>
          </w:tcPr>
          <w:p w14:paraId="7D6B8205" w14:textId="77777777" w:rsidR="00055028" w:rsidRPr="00E4499D" w:rsidRDefault="00055028" w:rsidP="00DD11A7">
            <w:pPr>
              <w:keepNext/>
            </w:pPr>
            <w:r w:rsidRPr="00E4499D">
              <w:t>10/12/2018</w:t>
            </w:r>
          </w:p>
        </w:tc>
      </w:tr>
    </w:tbl>
    <w:p w14:paraId="3F341F98" w14:textId="77777777" w:rsidR="00055028" w:rsidRPr="00E4499D" w:rsidRDefault="00055028" w:rsidP="006C1B9F">
      <w:pPr>
        <w:rPr>
          <w:rFonts w:cstheme="majorHAnsi"/>
          <w:lang w:eastAsia="it-IT"/>
        </w:rPr>
      </w:pPr>
    </w:p>
    <w:p w14:paraId="53CF63A1" w14:textId="082D2E95" w:rsidR="006C1B9F" w:rsidRPr="00E4499D" w:rsidRDefault="006C1B9F" w:rsidP="006C1B9F">
      <w:pPr>
        <w:pStyle w:val="Heading3"/>
      </w:pPr>
      <w:bookmarkStart w:id="73" w:name="_Toc532247284"/>
      <w:r w:rsidRPr="00E4499D">
        <w:t>Incorporation of conscious and subconscious user feedback in deep learning representations (</w:t>
      </w:r>
      <w:bookmarkStart w:id="74" w:name="_Hlk530347108"/>
      <w:r w:rsidRPr="00E4499D">
        <w:rPr>
          <w:b w:val="0"/>
          <w:highlight w:val="yellow"/>
        </w:rPr>
        <w:t>CERTH, EXPSYS, IBEC, SYSTRAN</w:t>
      </w:r>
      <w:bookmarkEnd w:id="74"/>
      <w:r w:rsidRPr="00E4499D">
        <w:t>)</w:t>
      </w:r>
      <w:bookmarkEnd w:id="73"/>
    </w:p>
    <w:p w14:paraId="562E08C7" w14:textId="237F51DA" w:rsidR="006C1B9F" w:rsidRPr="00E4499D" w:rsidRDefault="006C1B9F" w:rsidP="006C1B9F">
      <w:pPr>
        <w:rPr>
          <w:lang w:eastAsia="it-IT"/>
        </w:rPr>
      </w:pPr>
      <w:r w:rsidRPr="00E4499D">
        <w:rPr>
          <w:highlight w:val="yellow"/>
          <w:lang w:eastAsia="it-IT"/>
        </w:rPr>
        <w:t>@</w:t>
      </w:r>
      <w:r w:rsidRPr="00E4499D">
        <w:rPr>
          <w:b/>
          <w:highlight w:val="yellow"/>
        </w:rPr>
        <w:t xml:space="preserve"> </w:t>
      </w:r>
      <w:r w:rsidRPr="00E4499D">
        <w:rPr>
          <w:b/>
          <w:highlight w:val="yellow"/>
          <w:lang w:eastAsia="it-IT"/>
        </w:rPr>
        <w:t>CERTH, EXPSYS, IBEC, SYSTRAN</w:t>
      </w:r>
      <w:r w:rsidRPr="00E4499D">
        <w:rPr>
          <w:highlight w:val="yellow"/>
          <w:lang w:eastAsia="it-IT"/>
        </w:rPr>
        <w:t>: define T8.3 modules and requirements</w:t>
      </w:r>
    </w:p>
    <w:p w14:paraId="3F13ACB5" w14:textId="416B1735" w:rsidR="006C1B9F" w:rsidRPr="00782FB2" w:rsidRDefault="00EB64D6" w:rsidP="006C1B9F">
      <w:pPr>
        <w:pStyle w:val="Heading4"/>
        <w:tabs>
          <w:tab w:val="clear" w:pos="907"/>
        </w:tabs>
        <w:spacing w:line="276" w:lineRule="auto"/>
        <w:ind w:left="864" w:hanging="864"/>
        <w:rPr>
          <w:rFonts w:cstheme="majorHAnsi"/>
        </w:rPr>
      </w:pPr>
      <w:r w:rsidRPr="00782FB2">
        <w:rPr>
          <w:rFonts w:cstheme="majorHAnsi"/>
        </w:rPr>
        <w:t>Conscious and subconscious user feedback</w:t>
      </w:r>
      <w:r w:rsidR="006C1B9F" w:rsidRPr="00782FB2">
        <w:rPr>
          <w:rFonts w:cstheme="majorHAnsi"/>
        </w:rPr>
        <w:t xml:space="preserve"> </w:t>
      </w:r>
    </w:p>
    <w:p w14:paraId="70D5839A" w14:textId="425B43A0" w:rsidR="006C1B9F" w:rsidRPr="00E4499D" w:rsidRDefault="006C1B9F" w:rsidP="006C1B9F">
      <w:pPr>
        <w:rPr>
          <w:rFonts w:cstheme="majorHAnsi"/>
          <w:lang w:eastAsia="it-IT"/>
        </w:rPr>
      </w:pPr>
    </w:p>
    <w:p w14:paraId="423E2A4A" w14:textId="5362897D" w:rsidR="00EB64D6" w:rsidRPr="00E4499D" w:rsidRDefault="00EB64D6" w:rsidP="006C1B9F">
      <w:pPr>
        <w:rPr>
          <w:rFonts w:cstheme="majorHAnsi"/>
          <w:b/>
          <w:i/>
          <w:lang w:eastAsia="it-IT"/>
        </w:rPr>
      </w:pPr>
      <w:r w:rsidRPr="00782FB2">
        <w:rPr>
          <w:rFonts w:cstheme="majorHAnsi"/>
          <w:b/>
          <w:i/>
        </w:rPr>
        <w:t>Conscious and subconscious user feedback – Model explicit and implicit human responses</w:t>
      </w:r>
    </w:p>
    <w:tbl>
      <w:tblPr>
        <w:tblStyle w:val="TableGrid"/>
        <w:tblW w:w="9072" w:type="dxa"/>
        <w:tblInd w:w="108" w:type="dxa"/>
        <w:tblLayout w:type="fixed"/>
        <w:tblLook w:val="04A0" w:firstRow="1" w:lastRow="0" w:firstColumn="1" w:lastColumn="0" w:noHBand="0" w:noVBand="1"/>
      </w:tblPr>
      <w:tblGrid>
        <w:gridCol w:w="1975"/>
        <w:gridCol w:w="7097"/>
      </w:tblGrid>
      <w:tr w:rsidR="00EB64D6" w:rsidRPr="00E4499D" w14:paraId="676FF13E" w14:textId="77777777" w:rsidTr="00A36550">
        <w:tc>
          <w:tcPr>
            <w:tcW w:w="1975" w:type="dxa"/>
            <w:shd w:val="clear" w:color="auto" w:fill="4F81BD" w:themeFill="accent1"/>
            <w:vAlign w:val="center"/>
          </w:tcPr>
          <w:p w14:paraId="06914D09" w14:textId="77777777" w:rsidR="00EB64D6" w:rsidRPr="00A36550" w:rsidRDefault="00EB64D6" w:rsidP="00044B6A">
            <w:pPr>
              <w:jc w:val="left"/>
              <w:rPr>
                <w:b/>
                <w:bCs/>
                <w:color w:val="FFFFFF" w:themeColor="background1"/>
              </w:rPr>
            </w:pPr>
            <w:r w:rsidRPr="00A36550">
              <w:rPr>
                <w:b/>
                <w:bCs/>
                <w:color w:val="FFFFFF" w:themeColor="background1"/>
              </w:rPr>
              <w:t xml:space="preserve">Requirement No </w:t>
            </w:r>
          </w:p>
        </w:tc>
        <w:tc>
          <w:tcPr>
            <w:tcW w:w="7097" w:type="dxa"/>
            <w:vAlign w:val="center"/>
          </w:tcPr>
          <w:p w14:paraId="0F450F7D" w14:textId="77777777" w:rsidR="00EB64D6" w:rsidRPr="00E4499D" w:rsidRDefault="00EB64D6" w:rsidP="00044B6A"/>
        </w:tc>
      </w:tr>
      <w:tr w:rsidR="00EB64D6" w:rsidRPr="00E4499D" w14:paraId="3A0B369A" w14:textId="77777777" w:rsidTr="00A36550">
        <w:tc>
          <w:tcPr>
            <w:tcW w:w="1975" w:type="dxa"/>
            <w:shd w:val="clear" w:color="auto" w:fill="4F81BD" w:themeFill="accent1"/>
            <w:vAlign w:val="center"/>
          </w:tcPr>
          <w:p w14:paraId="4C86D8A0" w14:textId="77777777" w:rsidR="00EB64D6" w:rsidRPr="00A36550" w:rsidRDefault="00EB64D6" w:rsidP="00044B6A">
            <w:pPr>
              <w:jc w:val="left"/>
              <w:rPr>
                <w:b/>
                <w:bCs/>
                <w:color w:val="FFFFFF" w:themeColor="background1"/>
              </w:rPr>
            </w:pPr>
            <w:r w:rsidRPr="00A36550">
              <w:rPr>
                <w:b/>
                <w:bCs/>
                <w:color w:val="FFFFFF" w:themeColor="background1"/>
              </w:rPr>
              <w:t>Requirement Id</w:t>
            </w:r>
          </w:p>
        </w:tc>
        <w:tc>
          <w:tcPr>
            <w:tcW w:w="7097" w:type="dxa"/>
            <w:vAlign w:val="center"/>
          </w:tcPr>
          <w:p w14:paraId="6C314AB0" w14:textId="4C9B104B" w:rsidR="00EB64D6" w:rsidRPr="00E4499D" w:rsidRDefault="00A34149" w:rsidP="00044B6A">
            <w:r w:rsidRPr="00E4499D">
              <w:t>REQ-</w:t>
            </w:r>
            <w:r>
              <w:t>CSUF</w:t>
            </w:r>
            <w:r w:rsidRPr="00E4499D">
              <w:t>-</w:t>
            </w:r>
            <w:r>
              <w:t>1</w:t>
            </w:r>
          </w:p>
        </w:tc>
      </w:tr>
      <w:tr w:rsidR="00EB64D6" w:rsidRPr="00E4499D" w14:paraId="6A1BD0F7" w14:textId="77777777" w:rsidTr="00A36550">
        <w:tc>
          <w:tcPr>
            <w:tcW w:w="1975" w:type="dxa"/>
            <w:shd w:val="clear" w:color="auto" w:fill="4F81BD" w:themeFill="accent1"/>
            <w:vAlign w:val="center"/>
          </w:tcPr>
          <w:p w14:paraId="5B3A84BD" w14:textId="77777777" w:rsidR="00EB64D6" w:rsidRPr="00A36550" w:rsidRDefault="00EB64D6" w:rsidP="00044B6A">
            <w:pPr>
              <w:jc w:val="left"/>
              <w:rPr>
                <w:b/>
                <w:color w:val="FFFFFF" w:themeColor="background1"/>
              </w:rPr>
            </w:pPr>
            <w:r w:rsidRPr="00A36550">
              <w:rPr>
                <w:b/>
                <w:color w:val="FFFFFF" w:themeColor="background1"/>
              </w:rPr>
              <w:lastRenderedPageBreak/>
              <w:t>Description</w:t>
            </w:r>
          </w:p>
        </w:tc>
        <w:tc>
          <w:tcPr>
            <w:tcW w:w="7097" w:type="dxa"/>
            <w:vAlign w:val="center"/>
          </w:tcPr>
          <w:p w14:paraId="6F033BD8" w14:textId="77777777" w:rsidR="00EB64D6" w:rsidRPr="00E4499D" w:rsidRDefault="00EB64D6" w:rsidP="00044B6A">
            <w:r w:rsidRPr="00E4499D">
              <w:t xml:space="preserve">The module should be able to model explicit and implicit human responses (captured signals) in appropriate representations that can be exploited by deep learning architectures. </w:t>
            </w:r>
          </w:p>
        </w:tc>
      </w:tr>
      <w:tr w:rsidR="00EB64D6" w:rsidRPr="00E4499D" w14:paraId="358ED2C6" w14:textId="77777777" w:rsidTr="00A36550">
        <w:tc>
          <w:tcPr>
            <w:tcW w:w="1975" w:type="dxa"/>
            <w:shd w:val="clear" w:color="auto" w:fill="4F81BD" w:themeFill="accent1"/>
            <w:vAlign w:val="center"/>
          </w:tcPr>
          <w:p w14:paraId="482C8B8A" w14:textId="77777777" w:rsidR="00EB64D6" w:rsidRPr="00A36550" w:rsidRDefault="00EB64D6" w:rsidP="00044B6A">
            <w:pPr>
              <w:jc w:val="left"/>
              <w:rPr>
                <w:b/>
                <w:color w:val="FFFFFF" w:themeColor="background1"/>
              </w:rPr>
            </w:pPr>
            <w:r w:rsidRPr="00A36550">
              <w:rPr>
                <w:b/>
                <w:color w:val="FFFFFF" w:themeColor="background1"/>
              </w:rPr>
              <w:t>Type</w:t>
            </w:r>
          </w:p>
        </w:tc>
        <w:tc>
          <w:tcPr>
            <w:tcW w:w="7097" w:type="dxa"/>
            <w:vAlign w:val="center"/>
          </w:tcPr>
          <w:p w14:paraId="6FF217FA" w14:textId="77777777" w:rsidR="00EB64D6" w:rsidRPr="00E4499D" w:rsidRDefault="00EB64D6" w:rsidP="00044B6A">
            <w:r w:rsidRPr="00E4499D">
              <w:t>Functional</w:t>
            </w:r>
          </w:p>
        </w:tc>
      </w:tr>
      <w:tr w:rsidR="00EB64D6" w:rsidRPr="00E4499D" w14:paraId="683F91A2" w14:textId="77777777" w:rsidTr="00A36550">
        <w:tc>
          <w:tcPr>
            <w:tcW w:w="1975" w:type="dxa"/>
            <w:shd w:val="clear" w:color="auto" w:fill="4F81BD" w:themeFill="accent1"/>
            <w:vAlign w:val="center"/>
          </w:tcPr>
          <w:p w14:paraId="4338C0A2" w14:textId="77777777" w:rsidR="00EB64D6" w:rsidRPr="00A36550" w:rsidRDefault="00EB64D6" w:rsidP="00044B6A">
            <w:pPr>
              <w:jc w:val="left"/>
              <w:rPr>
                <w:b/>
                <w:color w:val="FFFFFF" w:themeColor="background1"/>
              </w:rPr>
            </w:pPr>
            <w:r w:rsidRPr="00A36550">
              <w:rPr>
                <w:b/>
                <w:color w:val="FFFFFF" w:themeColor="background1"/>
              </w:rPr>
              <w:t>Fit Criterion</w:t>
            </w:r>
          </w:p>
        </w:tc>
        <w:tc>
          <w:tcPr>
            <w:tcW w:w="7097" w:type="dxa"/>
            <w:vAlign w:val="center"/>
          </w:tcPr>
          <w:p w14:paraId="7342E45C" w14:textId="77777777" w:rsidR="00EB64D6" w:rsidRPr="00E4499D" w:rsidRDefault="00EB64D6" w:rsidP="00044B6A">
            <w:r w:rsidRPr="00E4499D">
              <w:t xml:space="preserve">A set of representations (e.g. heatmaps, sequences, distance embeddings) should be generated. </w:t>
            </w:r>
          </w:p>
        </w:tc>
      </w:tr>
      <w:tr w:rsidR="00EB64D6" w:rsidRPr="00E4499D" w14:paraId="5C04992C" w14:textId="77777777" w:rsidTr="00A36550">
        <w:tc>
          <w:tcPr>
            <w:tcW w:w="1975" w:type="dxa"/>
            <w:shd w:val="clear" w:color="auto" w:fill="4F81BD" w:themeFill="accent1"/>
            <w:vAlign w:val="center"/>
          </w:tcPr>
          <w:p w14:paraId="69C2E990" w14:textId="77777777" w:rsidR="00EB64D6" w:rsidRPr="00A36550" w:rsidRDefault="00EB64D6" w:rsidP="00044B6A">
            <w:pPr>
              <w:jc w:val="left"/>
              <w:rPr>
                <w:b/>
                <w:color w:val="FFFFFF" w:themeColor="background1"/>
              </w:rPr>
            </w:pPr>
            <w:r w:rsidRPr="00A36550">
              <w:rPr>
                <w:b/>
                <w:color w:val="FFFFFF" w:themeColor="background1"/>
              </w:rPr>
              <w:t>Use Case &amp; Scenario</w:t>
            </w:r>
          </w:p>
        </w:tc>
        <w:tc>
          <w:tcPr>
            <w:tcW w:w="7097" w:type="dxa"/>
            <w:vAlign w:val="center"/>
          </w:tcPr>
          <w:p w14:paraId="758720DC" w14:textId="77777777" w:rsidR="00EB64D6" w:rsidRPr="00E4499D" w:rsidRDefault="00EB64D6" w:rsidP="00044B6A"/>
        </w:tc>
      </w:tr>
      <w:tr w:rsidR="00EB64D6" w:rsidRPr="00E4499D" w14:paraId="37F000F5" w14:textId="77777777" w:rsidTr="00A36550">
        <w:tc>
          <w:tcPr>
            <w:tcW w:w="1975" w:type="dxa"/>
            <w:shd w:val="clear" w:color="auto" w:fill="4F81BD" w:themeFill="accent1"/>
            <w:vAlign w:val="center"/>
          </w:tcPr>
          <w:p w14:paraId="37751390" w14:textId="77777777" w:rsidR="00EB64D6" w:rsidRPr="00A36550" w:rsidRDefault="00EB64D6" w:rsidP="00044B6A">
            <w:pPr>
              <w:jc w:val="left"/>
              <w:rPr>
                <w:b/>
                <w:color w:val="FFFFFF" w:themeColor="background1"/>
              </w:rPr>
            </w:pPr>
            <w:r w:rsidRPr="00A36550">
              <w:rPr>
                <w:b/>
                <w:color w:val="FFFFFF" w:themeColor="background1"/>
              </w:rPr>
              <w:t>Source Partner</w:t>
            </w:r>
          </w:p>
        </w:tc>
        <w:tc>
          <w:tcPr>
            <w:tcW w:w="7097" w:type="dxa"/>
            <w:vAlign w:val="center"/>
          </w:tcPr>
          <w:p w14:paraId="217C4857" w14:textId="77777777" w:rsidR="00EB64D6" w:rsidRPr="00E4499D" w:rsidRDefault="00EB64D6" w:rsidP="00044B6A">
            <w:r w:rsidRPr="00E4499D">
              <w:t>CERTH</w:t>
            </w:r>
          </w:p>
        </w:tc>
      </w:tr>
      <w:tr w:rsidR="00EB64D6" w:rsidRPr="00E4499D" w14:paraId="7008A870" w14:textId="77777777" w:rsidTr="00A36550">
        <w:tc>
          <w:tcPr>
            <w:tcW w:w="1975" w:type="dxa"/>
            <w:shd w:val="clear" w:color="auto" w:fill="4F81BD" w:themeFill="accent1"/>
            <w:vAlign w:val="center"/>
          </w:tcPr>
          <w:p w14:paraId="0D617832" w14:textId="77777777" w:rsidR="00EB64D6" w:rsidRPr="00A36550" w:rsidRDefault="00EB64D6" w:rsidP="00044B6A">
            <w:pPr>
              <w:jc w:val="left"/>
              <w:rPr>
                <w:b/>
                <w:color w:val="FFFFFF" w:themeColor="background1"/>
              </w:rPr>
            </w:pPr>
            <w:r w:rsidRPr="00A36550">
              <w:rPr>
                <w:b/>
                <w:color w:val="FFFFFF" w:themeColor="background1"/>
              </w:rPr>
              <w:t>Last Update</w:t>
            </w:r>
          </w:p>
        </w:tc>
        <w:tc>
          <w:tcPr>
            <w:tcW w:w="7097" w:type="dxa"/>
            <w:vAlign w:val="center"/>
          </w:tcPr>
          <w:p w14:paraId="6F4CCAB0" w14:textId="77777777" w:rsidR="00EB64D6" w:rsidRPr="00E4499D" w:rsidRDefault="00EB64D6" w:rsidP="00044B6A">
            <w:pPr>
              <w:keepNext/>
            </w:pPr>
            <w:r w:rsidRPr="00E4499D">
              <w:t>30/11/2018</w:t>
            </w:r>
          </w:p>
        </w:tc>
      </w:tr>
    </w:tbl>
    <w:p w14:paraId="5BEDE4C9" w14:textId="0DDFC376" w:rsidR="00EB64D6" w:rsidRPr="00E4499D" w:rsidRDefault="00EB64D6" w:rsidP="006C1B9F">
      <w:pPr>
        <w:rPr>
          <w:rFonts w:cstheme="majorHAnsi"/>
          <w:lang w:eastAsia="it-IT"/>
        </w:rPr>
      </w:pPr>
    </w:p>
    <w:p w14:paraId="5C5A2E7A" w14:textId="213D8535" w:rsidR="00EB64D6" w:rsidRPr="00E4499D" w:rsidRDefault="00EB64D6" w:rsidP="006C1B9F">
      <w:pPr>
        <w:rPr>
          <w:rFonts w:cstheme="majorHAnsi"/>
          <w:lang w:eastAsia="it-IT"/>
        </w:rPr>
      </w:pPr>
      <w:r w:rsidRPr="00782FB2">
        <w:rPr>
          <w:rFonts w:cstheme="majorHAnsi"/>
          <w:b/>
          <w:i/>
        </w:rPr>
        <w:t xml:space="preserve">Conscious and subconscious user feedback – </w:t>
      </w:r>
      <w:r w:rsidR="00525DE2" w:rsidRPr="00782FB2">
        <w:rPr>
          <w:rFonts w:cstheme="majorHAnsi"/>
          <w:b/>
          <w:i/>
        </w:rPr>
        <w:t>enhance deep learning models for image retrieval</w:t>
      </w:r>
    </w:p>
    <w:tbl>
      <w:tblPr>
        <w:tblStyle w:val="TableGrid"/>
        <w:tblW w:w="9072" w:type="dxa"/>
        <w:tblInd w:w="108" w:type="dxa"/>
        <w:tblLayout w:type="fixed"/>
        <w:tblLook w:val="04A0" w:firstRow="1" w:lastRow="0" w:firstColumn="1" w:lastColumn="0" w:noHBand="0" w:noVBand="1"/>
      </w:tblPr>
      <w:tblGrid>
        <w:gridCol w:w="1981"/>
        <w:gridCol w:w="7091"/>
      </w:tblGrid>
      <w:tr w:rsidR="00EB64D6" w:rsidRPr="00E4499D" w14:paraId="6EE6A5E8" w14:textId="77777777" w:rsidTr="00A36550">
        <w:tc>
          <w:tcPr>
            <w:tcW w:w="1981" w:type="dxa"/>
            <w:shd w:val="clear" w:color="auto" w:fill="4F81BD" w:themeFill="accent1"/>
            <w:vAlign w:val="center"/>
          </w:tcPr>
          <w:p w14:paraId="260BACEB" w14:textId="77777777" w:rsidR="00EB64D6" w:rsidRPr="00A36550" w:rsidRDefault="00EB64D6" w:rsidP="00044B6A">
            <w:pPr>
              <w:jc w:val="left"/>
              <w:rPr>
                <w:b/>
                <w:color w:val="FFFFFF" w:themeColor="background1"/>
              </w:rPr>
            </w:pPr>
            <w:r w:rsidRPr="00A36550">
              <w:rPr>
                <w:b/>
                <w:bCs/>
                <w:color w:val="FFFFFF" w:themeColor="background1"/>
              </w:rPr>
              <w:t>Requirement No</w:t>
            </w:r>
          </w:p>
        </w:tc>
        <w:tc>
          <w:tcPr>
            <w:tcW w:w="7091" w:type="dxa"/>
            <w:vAlign w:val="center"/>
          </w:tcPr>
          <w:p w14:paraId="28F58B1D" w14:textId="77777777" w:rsidR="00EB64D6" w:rsidRPr="00E4499D" w:rsidRDefault="00EB64D6" w:rsidP="00044B6A"/>
        </w:tc>
      </w:tr>
      <w:tr w:rsidR="00EB64D6" w:rsidRPr="00E4499D" w14:paraId="74C8A352" w14:textId="77777777" w:rsidTr="00A36550">
        <w:tc>
          <w:tcPr>
            <w:tcW w:w="1981" w:type="dxa"/>
            <w:shd w:val="clear" w:color="auto" w:fill="4F81BD" w:themeFill="accent1"/>
            <w:vAlign w:val="center"/>
          </w:tcPr>
          <w:p w14:paraId="2177B556" w14:textId="77777777" w:rsidR="00EB64D6" w:rsidRPr="00A36550" w:rsidRDefault="00EB64D6" w:rsidP="00044B6A">
            <w:pPr>
              <w:jc w:val="left"/>
              <w:rPr>
                <w:b/>
                <w:color w:val="FFFFFF" w:themeColor="background1"/>
              </w:rPr>
            </w:pPr>
            <w:r w:rsidRPr="00A36550">
              <w:rPr>
                <w:b/>
                <w:bCs/>
                <w:color w:val="FFFFFF" w:themeColor="background1"/>
              </w:rPr>
              <w:t>Requirement Id</w:t>
            </w:r>
          </w:p>
        </w:tc>
        <w:tc>
          <w:tcPr>
            <w:tcW w:w="7091" w:type="dxa"/>
            <w:vAlign w:val="center"/>
          </w:tcPr>
          <w:p w14:paraId="0874680E" w14:textId="77A5F1F3" w:rsidR="00EB64D6" w:rsidRPr="00E4499D" w:rsidRDefault="00A34149" w:rsidP="00044B6A">
            <w:r w:rsidRPr="00E4499D">
              <w:t>REQ-</w:t>
            </w:r>
            <w:r>
              <w:t>CSUF</w:t>
            </w:r>
            <w:r w:rsidRPr="00E4499D">
              <w:t>-</w:t>
            </w:r>
            <w:r>
              <w:t>2</w:t>
            </w:r>
          </w:p>
        </w:tc>
      </w:tr>
      <w:tr w:rsidR="00EB64D6" w:rsidRPr="00E4499D" w14:paraId="0E953A3B" w14:textId="77777777" w:rsidTr="00A36550">
        <w:tc>
          <w:tcPr>
            <w:tcW w:w="1981" w:type="dxa"/>
            <w:shd w:val="clear" w:color="auto" w:fill="4F81BD" w:themeFill="accent1"/>
            <w:vAlign w:val="center"/>
          </w:tcPr>
          <w:p w14:paraId="502E7082" w14:textId="77777777" w:rsidR="00EB64D6" w:rsidRPr="00A36550" w:rsidRDefault="00EB64D6" w:rsidP="00044B6A">
            <w:pPr>
              <w:jc w:val="left"/>
              <w:rPr>
                <w:b/>
                <w:color w:val="FFFFFF" w:themeColor="background1"/>
              </w:rPr>
            </w:pPr>
            <w:r w:rsidRPr="00A36550">
              <w:rPr>
                <w:b/>
                <w:color w:val="FFFFFF" w:themeColor="background1"/>
              </w:rPr>
              <w:t>Description</w:t>
            </w:r>
          </w:p>
        </w:tc>
        <w:tc>
          <w:tcPr>
            <w:tcW w:w="7091" w:type="dxa"/>
            <w:vAlign w:val="center"/>
          </w:tcPr>
          <w:p w14:paraId="209EFE79" w14:textId="77777777" w:rsidR="00EB64D6" w:rsidRPr="00E4499D" w:rsidRDefault="00EB64D6" w:rsidP="00044B6A">
            <w:r w:rsidRPr="00E4499D">
              <w:t xml:space="preserve">The module should be able to use the appropriate representation (Req. as defined above) and enhance deep </w:t>
            </w:r>
            <w:proofErr w:type="gramStart"/>
            <w:r w:rsidRPr="00E4499D">
              <w:t>learning based</w:t>
            </w:r>
            <w:proofErr w:type="gramEnd"/>
            <w:r w:rsidRPr="00E4499D">
              <w:t xml:space="preserve"> models for image retrieval.</w:t>
            </w:r>
          </w:p>
        </w:tc>
      </w:tr>
      <w:tr w:rsidR="00EB64D6" w:rsidRPr="00E4499D" w14:paraId="3887401B" w14:textId="77777777" w:rsidTr="00A36550">
        <w:tc>
          <w:tcPr>
            <w:tcW w:w="1981" w:type="dxa"/>
            <w:shd w:val="clear" w:color="auto" w:fill="4F81BD" w:themeFill="accent1"/>
            <w:vAlign w:val="center"/>
          </w:tcPr>
          <w:p w14:paraId="0DE7ADD9" w14:textId="77777777" w:rsidR="00EB64D6" w:rsidRPr="00A36550" w:rsidRDefault="00EB64D6" w:rsidP="00044B6A">
            <w:pPr>
              <w:jc w:val="left"/>
              <w:rPr>
                <w:b/>
                <w:color w:val="FFFFFF" w:themeColor="background1"/>
              </w:rPr>
            </w:pPr>
            <w:r w:rsidRPr="00A36550">
              <w:rPr>
                <w:b/>
                <w:color w:val="FFFFFF" w:themeColor="background1"/>
              </w:rPr>
              <w:t>Type</w:t>
            </w:r>
          </w:p>
        </w:tc>
        <w:tc>
          <w:tcPr>
            <w:tcW w:w="7091" w:type="dxa"/>
            <w:vAlign w:val="center"/>
          </w:tcPr>
          <w:p w14:paraId="0C050B18" w14:textId="77777777" w:rsidR="00EB64D6" w:rsidRPr="00E4499D" w:rsidRDefault="00EB64D6" w:rsidP="00044B6A">
            <w:r w:rsidRPr="00E4499D">
              <w:t>Functional</w:t>
            </w:r>
          </w:p>
        </w:tc>
      </w:tr>
      <w:tr w:rsidR="00EB64D6" w:rsidRPr="00E4499D" w14:paraId="0DA86592" w14:textId="77777777" w:rsidTr="00A36550">
        <w:tc>
          <w:tcPr>
            <w:tcW w:w="1981" w:type="dxa"/>
            <w:shd w:val="clear" w:color="auto" w:fill="4F81BD" w:themeFill="accent1"/>
            <w:vAlign w:val="center"/>
          </w:tcPr>
          <w:p w14:paraId="37B321FA" w14:textId="77777777" w:rsidR="00EB64D6" w:rsidRPr="00A36550" w:rsidRDefault="00EB64D6" w:rsidP="00044B6A">
            <w:pPr>
              <w:jc w:val="left"/>
              <w:rPr>
                <w:b/>
                <w:color w:val="FFFFFF" w:themeColor="background1"/>
              </w:rPr>
            </w:pPr>
            <w:r w:rsidRPr="00A36550">
              <w:rPr>
                <w:b/>
                <w:color w:val="FFFFFF" w:themeColor="background1"/>
              </w:rPr>
              <w:t>Fit Criterion</w:t>
            </w:r>
          </w:p>
        </w:tc>
        <w:tc>
          <w:tcPr>
            <w:tcW w:w="7091" w:type="dxa"/>
            <w:vAlign w:val="center"/>
          </w:tcPr>
          <w:p w14:paraId="6E2B4950" w14:textId="77777777" w:rsidR="00EB64D6" w:rsidRPr="00E4499D" w:rsidRDefault="00EB64D6" w:rsidP="00044B6A">
            <w:r w:rsidRPr="00E4499D">
              <w:t xml:space="preserve">The requirement shall be met if the model used for image retrieval is able to return improved results </w:t>
            </w:r>
          </w:p>
        </w:tc>
      </w:tr>
      <w:tr w:rsidR="00EB64D6" w:rsidRPr="00E4499D" w14:paraId="5F1CE944" w14:textId="77777777" w:rsidTr="00A36550">
        <w:tc>
          <w:tcPr>
            <w:tcW w:w="1981" w:type="dxa"/>
            <w:shd w:val="clear" w:color="auto" w:fill="4F81BD" w:themeFill="accent1"/>
            <w:vAlign w:val="center"/>
          </w:tcPr>
          <w:p w14:paraId="104D4DE9" w14:textId="77777777" w:rsidR="00EB64D6" w:rsidRPr="00A36550" w:rsidRDefault="00EB64D6" w:rsidP="00044B6A">
            <w:pPr>
              <w:jc w:val="left"/>
              <w:rPr>
                <w:b/>
                <w:color w:val="FFFFFF" w:themeColor="background1"/>
              </w:rPr>
            </w:pPr>
            <w:r w:rsidRPr="00A36550">
              <w:rPr>
                <w:b/>
                <w:color w:val="FFFFFF" w:themeColor="background1"/>
              </w:rPr>
              <w:t>Use Case &amp; Scenario</w:t>
            </w:r>
          </w:p>
        </w:tc>
        <w:tc>
          <w:tcPr>
            <w:tcW w:w="7091" w:type="dxa"/>
            <w:vAlign w:val="center"/>
          </w:tcPr>
          <w:p w14:paraId="00B29C25" w14:textId="77777777" w:rsidR="00EB64D6" w:rsidRPr="00E4499D" w:rsidRDefault="00EB64D6" w:rsidP="00044B6A"/>
        </w:tc>
      </w:tr>
      <w:tr w:rsidR="00EB64D6" w:rsidRPr="00E4499D" w14:paraId="261F51F2" w14:textId="77777777" w:rsidTr="00A36550">
        <w:tc>
          <w:tcPr>
            <w:tcW w:w="1981" w:type="dxa"/>
            <w:shd w:val="clear" w:color="auto" w:fill="4F81BD" w:themeFill="accent1"/>
            <w:vAlign w:val="center"/>
          </w:tcPr>
          <w:p w14:paraId="732DCDE3" w14:textId="77777777" w:rsidR="00EB64D6" w:rsidRPr="00A36550" w:rsidRDefault="00EB64D6" w:rsidP="00044B6A">
            <w:pPr>
              <w:jc w:val="left"/>
              <w:rPr>
                <w:b/>
                <w:color w:val="FFFFFF" w:themeColor="background1"/>
              </w:rPr>
            </w:pPr>
            <w:r w:rsidRPr="00A36550">
              <w:rPr>
                <w:b/>
                <w:color w:val="FFFFFF" w:themeColor="background1"/>
              </w:rPr>
              <w:t>Source Partner</w:t>
            </w:r>
          </w:p>
        </w:tc>
        <w:tc>
          <w:tcPr>
            <w:tcW w:w="7091" w:type="dxa"/>
            <w:vAlign w:val="center"/>
          </w:tcPr>
          <w:p w14:paraId="3F407041" w14:textId="77777777" w:rsidR="00EB64D6" w:rsidRPr="00E4499D" w:rsidRDefault="00EB64D6" w:rsidP="00044B6A">
            <w:r w:rsidRPr="00E4499D">
              <w:t>CERTH</w:t>
            </w:r>
          </w:p>
        </w:tc>
      </w:tr>
      <w:tr w:rsidR="00EB64D6" w:rsidRPr="00E4499D" w14:paraId="26F41D41" w14:textId="77777777" w:rsidTr="00A36550">
        <w:tc>
          <w:tcPr>
            <w:tcW w:w="1981" w:type="dxa"/>
            <w:shd w:val="clear" w:color="auto" w:fill="4F81BD" w:themeFill="accent1"/>
            <w:vAlign w:val="center"/>
          </w:tcPr>
          <w:p w14:paraId="1A976CB6" w14:textId="77777777" w:rsidR="00EB64D6" w:rsidRPr="00A36550" w:rsidRDefault="00EB64D6" w:rsidP="00044B6A">
            <w:pPr>
              <w:jc w:val="left"/>
              <w:rPr>
                <w:b/>
                <w:color w:val="FFFFFF" w:themeColor="background1"/>
              </w:rPr>
            </w:pPr>
            <w:r w:rsidRPr="00A36550">
              <w:rPr>
                <w:b/>
                <w:color w:val="FFFFFF" w:themeColor="background1"/>
              </w:rPr>
              <w:t>Last Update</w:t>
            </w:r>
          </w:p>
        </w:tc>
        <w:tc>
          <w:tcPr>
            <w:tcW w:w="7091" w:type="dxa"/>
            <w:vAlign w:val="center"/>
          </w:tcPr>
          <w:p w14:paraId="3E3233A5" w14:textId="77777777" w:rsidR="00EB64D6" w:rsidRPr="00E4499D" w:rsidRDefault="00EB64D6" w:rsidP="00044B6A">
            <w:pPr>
              <w:keepNext/>
            </w:pPr>
            <w:r w:rsidRPr="00E4499D">
              <w:t>30/11/2018</w:t>
            </w:r>
          </w:p>
        </w:tc>
      </w:tr>
    </w:tbl>
    <w:p w14:paraId="7FC790D1" w14:textId="20E4EF40" w:rsidR="00EB64D6" w:rsidRPr="00E4499D" w:rsidRDefault="00EB64D6" w:rsidP="006C1B9F">
      <w:pPr>
        <w:rPr>
          <w:rFonts w:cstheme="majorHAnsi"/>
          <w:lang w:eastAsia="it-IT"/>
        </w:rPr>
      </w:pPr>
    </w:p>
    <w:p w14:paraId="5DE9D539" w14:textId="323FAC41" w:rsidR="00525DE2" w:rsidRPr="00E4499D" w:rsidRDefault="00525DE2" w:rsidP="006C1B9F">
      <w:pPr>
        <w:rPr>
          <w:rFonts w:cstheme="majorHAnsi"/>
          <w:lang w:eastAsia="it-IT"/>
        </w:rPr>
      </w:pPr>
      <w:r w:rsidRPr="00782FB2">
        <w:rPr>
          <w:rFonts w:cstheme="majorHAnsi"/>
          <w:b/>
          <w:i/>
        </w:rPr>
        <w:t>Conscious and subconscious user feedback – enhance deep learning models for object detection</w:t>
      </w:r>
    </w:p>
    <w:tbl>
      <w:tblPr>
        <w:tblStyle w:val="TableGrid"/>
        <w:tblW w:w="9072" w:type="dxa"/>
        <w:tblInd w:w="108" w:type="dxa"/>
        <w:tblLayout w:type="fixed"/>
        <w:tblLook w:val="04A0" w:firstRow="1" w:lastRow="0" w:firstColumn="1" w:lastColumn="0" w:noHBand="0" w:noVBand="1"/>
      </w:tblPr>
      <w:tblGrid>
        <w:gridCol w:w="1960"/>
        <w:gridCol w:w="7112"/>
      </w:tblGrid>
      <w:tr w:rsidR="00525DE2" w:rsidRPr="00E4499D" w14:paraId="1B2B258F" w14:textId="77777777" w:rsidTr="00A36550">
        <w:tc>
          <w:tcPr>
            <w:tcW w:w="1960" w:type="dxa"/>
            <w:shd w:val="clear" w:color="auto" w:fill="4F81BD" w:themeFill="accent1"/>
            <w:vAlign w:val="center"/>
          </w:tcPr>
          <w:p w14:paraId="7A68AB66" w14:textId="77777777" w:rsidR="00525DE2" w:rsidRPr="00A36550" w:rsidRDefault="00525DE2" w:rsidP="00044B6A">
            <w:pPr>
              <w:jc w:val="left"/>
              <w:rPr>
                <w:b/>
                <w:color w:val="FFFFFF" w:themeColor="background1"/>
              </w:rPr>
            </w:pPr>
            <w:r w:rsidRPr="00A36550">
              <w:rPr>
                <w:b/>
                <w:bCs/>
                <w:color w:val="FFFFFF" w:themeColor="background1"/>
              </w:rPr>
              <w:t>Requirement No</w:t>
            </w:r>
          </w:p>
        </w:tc>
        <w:tc>
          <w:tcPr>
            <w:tcW w:w="7112" w:type="dxa"/>
            <w:vAlign w:val="center"/>
          </w:tcPr>
          <w:p w14:paraId="1C84512E" w14:textId="77777777" w:rsidR="00525DE2" w:rsidRPr="00E4499D" w:rsidRDefault="00525DE2" w:rsidP="00044B6A"/>
        </w:tc>
      </w:tr>
      <w:tr w:rsidR="00525DE2" w:rsidRPr="00E4499D" w14:paraId="11692D23" w14:textId="77777777" w:rsidTr="00A36550">
        <w:tc>
          <w:tcPr>
            <w:tcW w:w="1960" w:type="dxa"/>
            <w:shd w:val="clear" w:color="auto" w:fill="4F81BD" w:themeFill="accent1"/>
            <w:vAlign w:val="center"/>
          </w:tcPr>
          <w:p w14:paraId="614C9C3D" w14:textId="77777777" w:rsidR="00525DE2" w:rsidRPr="00A36550" w:rsidRDefault="00525DE2" w:rsidP="00044B6A">
            <w:pPr>
              <w:jc w:val="left"/>
              <w:rPr>
                <w:b/>
                <w:color w:val="FFFFFF" w:themeColor="background1"/>
              </w:rPr>
            </w:pPr>
            <w:r w:rsidRPr="00A36550">
              <w:rPr>
                <w:b/>
                <w:bCs/>
                <w:color w:val="FFFFFF" w:themeColor="background1"/>
              </w:rPr>
              <w:t>Requirement Id</w:t>
            </w:r>
          </w:p>
        </w:tc>
        <w:tc>
          <w:tcPr>
            <w:tcW w:w="7112" w:type="dxa"/>
            <w:vAlign w:val="center"/>
          </w:tcPr>
          <w:p w14:paraId="5312C054" w14:textId="70E45FE3" w:rsidR="00525DE2" w:rsidRPr="00E4499D" w:rsidRDefault="00A34149" w:rsidP="00044B6A">
            <w:r w:rsidRPr="00E4499D">
              <w:t>REQ-</w:t>
            </w:r>
            <w:r>
              <w:t>CSUF</w:t>
            </w:r>
            <w:r w:rsidRPr="00E4499D">
              <w:t>-</w:t>
            </w:r>
            <w:r>
              <w:t>3</w:t>
            </w:r>
          </w:p>
        </w:tc>
      </w:tr>
      <w:tr w:rsidR="00525DE2" w:rsidRPr="00E4499D" w14:paraId="6C31CCA8" w14:textId="77777777" w:rsidTr="00A36550">
        <w:tc>
          <w:tcPr>
            <w:tcW w:w="1960" w:type="dxa"/>
            <w:shd w:val="clear" w:color="auto" w:fill="4F81BD" w:themeFill="accent1"/>
            <w:vAlign w:val="center"/>
          </w:tcPr>
          <w:p w14:paraId="0AF54A4C" w14:textId="77777777" w:rsidR="00525DE2" w:rsidRPr="00A36550" w:rsidRDefault="00525DE2" w:rsidP="00044B6A">
            <w:pPr>
              <w:jc w:val="left"/>
              <w:rPr>
                <w:b/>
                <w:color w:val="FFFFFF" w:themeColor="background1"/>
              </w:rPr>
            </w:pPr>
            <w:r w:rsidRPr="00A36550">
              <w:rPr>
                <w:b/>
                <w:color w:val="FFFFFF" w:themeColor="background1"/>
              </w:rPr>
              <w:t>Description</w:t>
            </w:r>
          </w:p>
        </w:tc>
        <w:tc>
          <w:tcPr>
            <w:tcW w:w="7112" w:type="dxa"/>
            <w:vAlign w:val="center"/>
          </w:tcPr>
          <w:p w14:paraId="7F2FEA05" w14:textId="77777777" w:rsidR="00525DE2" w:rsidRPr="00E4499D" w:rsidRDefault="00525DE2" w:rsidP="00044B6A">
            <w:r w:rsidRPr="00E4499D">
              <w:t xml:space="preserve">The module should be able to use the appropriate representation (Req. as defined above) and enhance deep </w:t>
            </w:r>
            <w:proofErr w:type="gramStart"/>
            <w:r w:rsidRPr="00E4499D">
              <w:t>learning based</w:t>
            </w:r>
            <w:proofErr w:type="gramEnd"/>
            <w:r w:rsidRPr="00E4499D">
              <w:t xml:space="preserve"> models for object detection.</w:t>
            </w:r>
          </w:p>
        </w:tc>
      </w:tr>
      <w:tr w:rsidR="00525DE2" w:rsidRPr="00E4499D" w14:paraId="3B76B441" w14:textId="77777777" w:rsidTr="00A36550">
        <w:tc>
          <w:tcPr>
            <w:tcW w:w="1960" w:type="dxa"/>
            <w:shd w:val="clear" w:color="auto" w:fill="4F81BD" w:themeFill="accent1"/>
            <w:vAlign w:val="center"/>
          </w:tcPr>
          <w:p w14:paraId="4D853933" w14:textId="77777777" w:rsidR="00525DE2" w:rsidRPr="00A36550" w:rsidRDefault="00525DE2" w:rsidP="00044B6A">
            <w:pPr>
              <w:jc w:val="left"/>
              <w:rPr>
                <w:b/>
                <w:color w:val="FFFFFF" w:themeColor="background1"/>
              </w:rPr>
            </w:pPr>
            <w:r w:rsidRPr="00A36550">
              <w:rPr>
                <w:b/>
                <w:color w:val="FFFFFF" w:themeColor="background1"/>
              </w:rPr>
              <w:t>Type</w:t>
            </w:r>
          </w:p>
        </w:tc>
        <w:tc>
          <w:tcPr>
            <w:tcW w:w="7112" w:type="dxa"/>
            <w:vAlign w:val="center"/>
          </w:tcPr>
          <w:p w14:paraId="0AF03039" w14:textId="77777777" w:rsidR="00525DE2" w:rsidRPr="00E4499D" w:rsidRDefault="00525DE2" w:rsidP="00044B6A">
            <w:r w:rsidRPr="00E4499D">
              <w:t>Functional</w:t>
            </w:r>
          </w:p>
        </w:tc>
      </w:tr>
      <w:tr w:rsidR="00525DE2" w:rsidRPr="00E4499D" w14:paraId="0775BAF2" w14:textId="77777777" w:rsidTr="00A36550">
        <w:tc>
          <w:tcPr>
            <w:tcW w:w="1960" w:type="dxa"/>
            <w:shd w:val="clear" w:color="auto" w:fill="4F81BD" w:themeFill="accent1"/>
            <w:vAlign w:val="center"/>
          </w:tcPr>
          <w:p w14:paraId="53EDE845" w14:textId="77777777" w:rsidR="00525DE2" w:rsidRPr="00A36550" w:rsidRDefault="00525DE2" w:rsidP="00044B6A">
            <w:pPr>
              <w:jc w:val="left"/>
              <w:rPr>
                <w:b/>
                <w:color w:val="FFFFFF" w:themeColor="background1"/>
              </w:rPr>
            </w:pPr>
            <w:r w:rsidRPr="00A36550">
              <w:rPr>
                <w:b/>
                <w:color w:val="FFFFFF" w:themeColor="background1"/>
              </w:rPr>
              <w:t>Fit Criterion</w:t>
            </w:r>
          </w:p>
        </w:tc>
        <w:tc>
          <w:tcPr>
            <w:tcW w:w="7112" w:type="dxa"/>
            <w:vAlign w:val="center"/>
          </w:tcPr>
          <w:p w14:paraId="68F483EB" w14:textId="77777777" w:rsidR="00525DE2" w:rsidRPr="00E4499D" w:rsidRDefault="00525DE2" w:rsidP="00044B6A">
            <w:r w:rsidRPr="00E4499D">
              <w:t xml:space="preserve">The requirement shall be met if the model used for object detection is able to return improved results </w:t>
            </w:r>
          </w:p>
        </w:tc>
      </w:tr>
      <w:tr w:rsidR="00525DE2" w:rsidRPr="00E4499D" w14:paraId="4BEC0759" w14:textId="77777777" w:rsidTr="00A36550">
        <w:tc>
          <w:tcPr>
            <w:tcW w:w="1960" w:type="dxa"/>
            <w:shd w:val="clear" w:color="auto" w:fill="4F81BD" w:themeFill="accent1"/>
            <w:vAlign w:val="center"/>
          </w:tcPr>
          <w:p w14:paraId="4A9190F5" w14:textId="77777777" w:rsidR="00525DE2" w:rsidRPr="00A36550" w:rsidRDefault="00525DE2" w:rsidP="00044B6A">
            <w:pPr>
              <w:jc w:val="left"/>
              <w:rPr>
                <w:b/>
                <w:color w:val="FFFFFF" w:themeColor="background1"/>
              </w:rPr>
            </w:pPr>
            <w:r w:rsidRPr="00A36550">
              <w:rPr>
                <w:b/>
                <w:color w:val="FFFFFF" w:themeColor="background1"/>
              </w:rPr>
              <w:lastRenderedPageBreak/>
              <w:t>Use Case &amp; Scenario</w:t>
            </w:r>
          </w:p>
        </w:tc>
        <w:tc>
          <w:tcPr>
            <w:tcW w:w="7112" w:type="dxa"/>
            <w:vAlign w:val="center"/>
          </w:tcPr>
          <w:p w14:paraId="4D72E5F0" w14:textId="77777777" w:rsidR="00525DE2" w:rsidRPr="00E4499D" w:rsidRDefault="00525DE2" w:rsidP="00044B6A"/>
        </w:tc>
      </w:tr>
      <w:tr w:rsidR="00525DE2" w:rsidRPr="00E4499D" w14:paraId="1D4DFC23" w14:textId="77777777" w:rsidTr="00A36550">
        <w:tc>
          <w:tcPr>
            <w:tcW w:w="1960" w:type="dxa"/>
            <w:shd w:val="clear" w:color="auto" w:fill="4F81BD" w:themeFill="accent1"/>
            <w:vAlign w:val="center"/>
          </w:tcPr>
          <w:p w14:paraId="38E2AF09" w14:textId="77777777" w:rsidR="00525DE2" w:rsidRPr="00A36550" w:rsidRDefault="00525DE2" w:rsidP="00044B6A">
            <w:pPr>
              <w:jc w:val="left"/>
              <w:rPr>
                <w:b/>
                <w:color w:val="FFFFFF" w:themeColor="background1"/>
              </w:rPr>
            </w:pPr>
            <w:r w:rsidRPr="00A36550">
              <w:rPr>
                <w:b/>
                <w:color w:val="FFFFFF" w:themeColor="background1"/>
              </w:rPr>
              <w:t>Source Partner</w:t>
            </w:r>
          </w:p>
        </w:tc>
        <w:tc>
          <w:tcPr>
            <w:tcW w:w="7112" w:type="dxa"/>
            <w:vAlign w:val="center"/>
          </w:tcPr>
          <w:p w14:paraId="6B61AD9B" w14:textId="77777777" w:rsidR="00525DE2" w:rsidRPr="00E4499D" w:rsidRDefault="00525DE2" w:rsidP="00044B6A">
            <w:r w:rsidRPr="00E4499D">
              <w:t>CERTH</w:t>
            </w:r>
          </w:p>
        </w:tc>
      </w:tr>
      <w:tr w:rsidR="00525DE2" w:rsidRPr="00E4499D" w14:paraId="0A2F9FCA" w14:textId="77777777" w:rsidTr="00A36550">
        <w:tc>
          <w:tcPr>
            <w:tcW w:w="1960" w:type="dxa"/>
            <w:shd w:val="clear" w:color="auto" w:fill="4F81BD" w:themeFill="accent1"/>
            <w:vAlign w:val="center"/>
          </w:tcPr>
          <w:p w14:paraId="53CE82AF" w14:textId="77777777" w:rsidR="00525DE2" w:rsidRPr="00A36550" w:rsidRDefault="00525DE2" w:rsidP="00044B6A">
            <w:pPr>
              <w:jc w:val="left"/>
              <w:rPr>
                <w:b/>
                <w:color w:val="FFFFFF" w:themeColor="background1"/>
              </w:rPr>
            </w:pPr>
            <w:r w:rsidRPr="00A36550">
              <w:rPr>
                <w:b/>
                <w:color w:val="FFFFFF" w:themeColor="background1"/>
              </w:rPr>
              <w:t>Last Update</w:t>
            </w:r>
          </w:p>
        </w:tc>
        <w:tc>
          <w:tcPr>
            <w:tcW w:w="7112" w:type="dxa"/>
            <w:vAlign w:val="center"/>
          </w:tcPr>
          <w:p w14:paraId="347867B7" w14:textId="77777777" w:rsidR="00525DE2" w:rsidRPr="00E4499D" w:rsidRDefault="00525DE2" w:rsidP="00044B6A">
            <w:pPr>
              <w:keepNext/>
            </w:pPr>
            <w:r w:rsidRPr="00E4499D">
              <w:t>30/11/2018</w:t>
            </w:r>
          </w:p>
        </w:tc>
      </w:tr>
    </w:tbl>
    <w:p w14:paraId="6D94A41C" w14:textId="77777777" w:rsidR="00525DE2" w:rsidRPr="00E4499D" w:rsidRDefault="00525DE2" w:rsidP="006C1B9F">
      <w:pPr>
        <w:rPr>
          <w:rFonts w:cstheme="majorHAnsi"/>
          <w:lang w:eastAsia="it-IT"/>
        </w:rPr>
      </w:pPr>
    </w:p>
    <w:p w14:paraId="4514ECD6" w14:textId="3A4ED21B" w:rsidR="00EB64D6" w:rsidRPr="00E4499D" w:rsidRDefault="00EB64D6" w:rsidP="006C1B9F">
      <w:pPr>
        <w:rPr>
          <w:rFonts w:cstheme="majorHAnsi"/>
          <w:lang w:eastAsia="it-IT"/>
        </w:rPr>
      </w:pPr>
    </w:p>
    <w:p w14:paraId="7CDF3AF5" w14:textId="549CB787" w:rsidR="00620A6F" w:rsidRPr="00E4499D" w:rsidRDefault="00620A6F" w:rsidP="006C1B9F">
      <w:pPr>
        <w:rPr>
          <w:rFonts w:cstheme="majorHAnsi"/>
          <w:b/>
          <w:highlight w:val="yellow"/>
          <w:lang w:eastAsia="it-IT"/>
        </w:rPr>
      </w:pPr>
      <w:r w:rsidRPr="00E4499D">
        <w:rPr>
          <w:rFonts w:cstheme="majorHAnsi"/>
          <w:b/>
          <w:highlight w:val="yellow"/>
          <w:lang w:eastAsia="it-IT"/>
        </w:rPr>
        <w:t>SYSTRAN</w:t>
      </w:r>
    </w:p>
    <w:p w14:paraId="02984025" w14:textId="450487DC" w:rsidR="00E63C70" w:rsidRPr="00E4499D" w:rsidRDefault="00E63C70" w:rsidP="006C1B9F">
      <w:pPr>
        <w:rPr>
          <w:rFonts w:cstheme="majorHAnsi"/>
          <w:b/>
          <w:highlight w:val="yellow"/>
          <w:lang w:eastAsia="it-IT"/>
        </w:rPr>
      </w:pPr>
      <w:r w:rsidRPr="00E4499D">
        <w:rPr>
          <w:rFonts w:cstheme="majorHAnsi"/>
          <w:b/>
          <w:highlight w:val="yellow"/>
          <w:lang w:eastAsia="it-IT"/>
        </w:rPr>
        <w:t>Functional</w:t>
      </w:r>
    </w:p>
    <w:p w14:paraId="1B39A1B8" w14:textId="0F95D850" w:rsidR="00620A6F" w:rsidRPr="00E4499D" w:rsidRDefault="00DE5ADC" w:rsidP="006C1B9F">
      <w:pPr>
        <w:rPr>
          <w:rFonts w:cstheme="majorHAnsi"/>
          <w:lang w:eastAsia="it-IT"/>
        </w:rPr>
      </w:pPr>
      <w:r w:rsidRPr="00E4499D">
        <w:rPr>
          <w:rFonts w:cstheme="majorHAnsi"/>
          <w:highlight w:val="yellow"/>
          <w:lang w:eastAsia="it-IT"/>
        </w:rPr>
        <w:t xml:space="preserve">Shall be able to retrieve </w:t>
      </w:r>
      <w:r w:rsidRPr="00E4499D">
        <w:rPr>
          <w:rFonts w:cstheme="majorHAnsi"/>
          <w:szCs w:val="20"/>
          <w:highlight w:val="yellow"/>
        </w:rPr>
        <w:t xml:space="preserve">end-user feedbacks on translation quality. </w:t>
      </w:r>
      <w:r w:rsidR="00E63C70" w:rsidRPr="00E4499D">
        <w:rPr>
          <w:rFonts w:cstheme="majorHAnsi"/>
          <w:szCs w:val="20"/>
          <w:highlight w:val="yellow"/>
        </w:rPr>
        <w:t>Allow end-user to document feedback within a structured form and propose a new translation or a new dictionary candidate. The system shall be able to exploit user feedbacks to update dictionaries or translation memories.</w:t>
      </w:r>
    </w:p>
    <w:p w14:paraId="7DA0F9C5" w14:textId="1F6AC0C3" w:rsidR="00620A6F" w:rsidRPr="00E4499D" w:rsidRDefault="00620A6F" w:rsidP="006C1B9F">
      <w:pPr>
        <w:rPr>
          <w:rFonts w:cstheme="majorHAnsi"/>
          <w:lang w:eastAsia="it-IT"/>
        </w:rPr>
      </w:pPr>
    </w:p>
    <w:p w14:paraId="5D71BE26" w14:textId="77777777" w:rsidR="00620A6F" w:rsidRPr="00E4499D" w:rsidRDefault="00620A6F" w:rsidP="006C1B9F">
      <w:pPr>
        <w:rPr>
          <w:rFonts w:cstheme="majorHAnsi"/>
          <w:lang w:eastAsia="it-IT"/>
        </w:rPr>
      </w:pPr>
    </w:p>
    <w:p w14:paraId="3FD95E88" w14:textId="4F7FA04F" w:rsidR="006C1B9F" w:rsidRPr="00E4499D" w:rsidRDefault="006C1B9F" w:rsidP="006C1B9F">
      <w:pPr>
        <w:pStyle w:val="Heading3"/>
      </w:pPr>
      <w:bookmarkStart w:id="75" w:name="_Toc532247285"/>
      <w:r w:rsidRPr="00E4499D">
        <w:t>Knowledge transfer to new officers (</w:t>
      </w:r>
      <w:r w:rsidRPr="00E4499D">
        <w:rPr>
          <w:b w:val="0"/>
          <w:highlight w:val="yellow"/>
        </w:rPr>
        <w:t>IBEC, CERTH</w:t>
      </w:r>
      <w:r w:rsidRPr="00E4499D">
        <w:t>)</w:t>
      </w:r>
      <w:bookmarkEnd w:id="75"/>
    </w:p>
    <w:p w14:paraId="110C4C0B" w14:textId="42A89ADE" w:rsidR="006C1B9F" w:rsidRPr="00E4499D" w:rsidRDefault="006C1B9F" w:rsidP="006C1B9F">
      <w:pPr>
        <w:rPr>
          <w:lang w:eastAsia="it-IT"/>
        </w:rPr>
      </w:pPr>
      <w:r w:rsidRPr="00E4499D">
        <w:rPr>
          <w:highlight w:val="yellow"/>
          <w:lang w:eastAsia="it-IT"/>
        </w:rPr>
        <w:t>@</w:t>
      </w:r>
      <w:r w:rsidRPr="00E4499D">
        <w:rPr>
          <w:b/>
          <w:highlight w:val="yellow"/>
        </w:rPr>
        <w:t xml:space="preserve"> </w:t>
      </w:r>
      <w:r w:rsidRPr="00E4499D">
        <w:rPr>
          <w:b/>
          <w:highlight w:val="yellow"/>
          <w:lang w:eastAsia="it-IT"/>
        </w:rPr>
        <w:t>IBEC, CERTH</w:t>
      </w:r>
      <w:r w:rsidRPr="00E4499D">
        <w:rPr>
          <w:highlight w:val="yellow"/>
          <w:lang w:eastAsia="it-IT"/>
        </w:rPr>
        <w:t>: define T8.4 modules and requirements</w:t>
      </w:r>
    </w:p>
    <w:p w14:paraId="1FCE0429" w14:textId="33B016E5" w:rsidR="006C1B9F" w:rsidRPr="009D3C3D" w:rsidRDefault="00055028" w:rsidP="006C1B9F">
      <w:pPr>
        <w:pStyle w:val="Heading4"/>
        <w:tabs>
          <w:tab w:val="clear" w:pos="907"/>
        </w:tabs>
        <w:spacing w:line="276" w:lineRule="auto"/>
        <w:ind w:left="864" w:hanging="864"/>
        <w:rPr>
          <w:rFonts w:cstheme="majorHAnsi"/>
        </w:rPr>
      </w:pPr>
      <w:r w:rsidRPr="009D3C3D">
        <w:rPr>
          <w:rFonts w:cstheme="majorHAnsi"/>
        </w:rPr>
        <w:t>Knowledge transfer - Tutoring system</w:t>
      </w:r>
      <w:r w:rsidR="006C1B9F" w:rsidRPr="009D3C3D">
        <w:rPr>
          <w:rFonts w:cstheme="majorHAnsi"/>
        </w:rPr>
        <w:t xml:space="preserve"> </w:t>
      </w:r>
    </w:p>
    <w:p w14:paraId="3D825B48" w14:textId="77777777" w:rsidR="006C1B9F" w:rsidRPr="00E4499D" w:rsidRDefault="006C1B9F" w:rsidP="006C1B9F">
      <w:pPr>
        <w:rPr>
          <w:rFonts w:cstheme="majorHAnsi"/>
          <w:lang w:eastAsia="it-IT"/>
        </w:rPr>
      </w:pPr>
    </w:p>
    <w:tbl>
      <w:tblPr>
        <w:tblStyle w:val="TableGrid"/>
        <w:tblW w:w="9072" w:type="dxa"/>
        <w:tblInd w:w="108" w:type="dxa"/>
        <w:tblLayout w:type="fixed"/>
        <w:tblLook w:val="04A0" w:firstRow="1" w:lastRow="0" w:firstColumn="1" w:lastColumn="0" w:noHBand="0" w:noVBand="1"/>
      </w:tblPr>
      <w:tblGrid>
        <w:gridCol w:w="1960"/>
        <w:gridCol w:w="7112"/>
      </w:tblGrid>
      <w:tr w:rsidR="00055028" w:rsidRPr="00E4499D" w14:paraId="3E8CF004" w14:textId="77777777" w:rsidTr="00A36550">
        <w:tc>
          <w:tcPr>
            <w:tcW w:w="1960" w:type="dxa"/>
            <w:shd w:val="clear" w:color="auto" w:fill="4F81BD" w:themeFill="accent1"/>
            <w:vAlign w:val="center"/>
          </w:tcPr>
          <w:p w14:paraId="3BA4D220" w14:textId="77777777" w:rsidR="00055028" w:rsidRPr="00A36550" w:rsidRDefault="00055028" w:rsidP="00DD11A7">
            <w:pPr>
              <w:jc w:val="left"/>
              <w:rPr>
                <w:b/>
                <w:color w:val="FFFFFF" w:themeColor="background1"/>
              </w:rPr>
            </w:pPr>
            <w:r w:rsidRPr="00A36550">
              <w:rPr>
                <w:b/>
                <w:bCs/>
                <w:color w:val="FFFFFF" w:themeColor="background1"/>
              </w:rPr>
              <w:t>Requirement No</w:t>
            </w:r>
          </w:p>
        </w:tc>
        <w:tc>
          <w:tcPr>
            <w:tcW w:w="7112" w:type="dxa"/>
            <w:vAlign w:val="center"/>
          </w:tcPr>
          <w:p w14:paraId="3D1DE2A7" w14:textId="77777777" w:rsidR="00055028" w:rsidRPr="00E4499D" w:rsidRDefault="00055028" w:rsidP="00DD11A7"/>
        </w:tc>
      </w:tr>
      <w:tr w:rsidR="00055028" w:rsidRPr="00E4499D" w14:paraId="760DD3C0" w14:textId="77777777" w:rsidTr="00A36550">
        <w:tc>
          <w:tcPr>
            <w:tcW w:w="1960" w:type="dxa"/>
            <w:shd w:val="clear" w:color="auto" w:fill="4F81BD" w:themeFill="accent1"/>
            <w:vAlign w:val="center"/>
          </w:tcPr>
          <w:p w14:paraId="3FE0B101" w14:textId="77777777" w:rsidR="00055028" w:rsidRPr="00A36550" w:rsidRDefault="00055028" w:rsidP="00DD11A7">
            <w:pPr>
              <w:jc w:val="left"/>
              <w:rPr>
                <w:b/>
                <w:color w:val="FFFFFF" w:themeColor="background1"/>
              </w:rPr>
            </w:pPr>
            <w:r w:rsidRPr="00A36550">
              <w:rPr>
                <w:b/>
                <w:bCs/>
                <w:color w:val="FFFFFF" w:themeColor="background1"/>
              </w:rPr>
              <w:t>Requirement Id</w:t>
            </w:r>
          </w:p>
        </w:tc>
        <w:tc>
          <w:tcPr>
            <w:tcW w:w="7112" w:type="dxa"/>
            <w:vAlign w:val="center"/>
          </w:tcPr>
          <w:p w14:paraId="29F34E41" w14:textId="1FBAA861" w:rsidR="00055028" w:rsidRPr="00E4499D" w:rsidRDefault="00A34149" w:rsidP="00DD11A7">
            <w:r w:rsidRPr="00E4499D">
              <w:t>REQ-</w:t>
            </w:r>
            <w:r>
              <w:t>KTM</w:t>
            </w:r>
            <w:r w:rsidRPr="00E4499D">
              <w:t>-</w:t>
            </w:r>
            <w:r>
              <w:t>1</w:t>
            </w:r>
          </w:p>
        </w:tc>
      </w:tr>
      <w:tr w:rsidR="00055028" w:rsidRPr="00E4499D" w14:paraId="4154E930" w14:textId="77777777" w:rsidTr="00A36550">
        <w:tc>
          <w:tcPr>
            <w:tcW w:w="1960" w:type="dxa"/>
            <w:shd w:val="clear" w:color="auto" w:fill="4F81BD" w:themeFill="accent1"/>
            <w:vAlign w:val="center"/>
          </w:tcPr>
          <w:p w14:paraId="0B81592D" w14:textId="77777777" w:rsidR="00055028" w:rsidRPr="00A36550" w:rsidRDefault="00055028" w:rsidP="00DD11A7">
            <w:pPr>
              <w:jc w:val="left"/>
              <w:rPr>
                <w:b/>
                <w:color w:val="FFFFFF" w:themeColor="background1"/>
              </w:rPr>
            </w:pPr>
            <w:r w:rsidRPr="00A36550">
              <w:rPr>
                <w:b/>
                <w:color w:val="FFFFFF" w:themeColor="background1"/>
              </w:rPr>
              <w:t>Description</w:t>
            </w:r>
          </w:p>
        </w:tc>
        <w:tc>
          <w:tcPr>
            <w:tcW w:w="7112" w:type="dxa"/>
            <w:vAlign w:val="center"/>
          </w:tcPr>
          <w:p w14:paraId="7C46C087" w14:textId="77777777" w:rsidR="00055028" w:rsidRPr="00E4499D" w:rsidRDefault="00055028" w:rsidP="00DD11A7">
            <w:r w:rsidRPr="00E4499D">
              <w:t>The module should be able to provide appropriate training material to the novice user that is tailored to his capabilities and current cognitive state based on the model inferred.</w:t>
            </w:r>
          </w:p>
        </w:tc>
      </w:tr>
      <w:tr w:rsidR="00055028" w:rsidRPr="00E4499D" w14:paraId="4BC1AEE5" w14:textId="77777777" w:rsidTr="00A36550">
        <w:tc>
          <w:tcPr>
            <w:tcW w:w="1960" w:type="dxa"/>
            <w:shd w:val="clear" w:color="auto" w:fill="4F81BD" w:themeFill="accent1"/>
            <w:vAlign w:val="center"/>
          </w:tcPr>
          <w:p w14:paraId="7182B0E0" w14:textId="77777777" w:rsidR="00055028" w:rsidRPr="00A36550" w:rsidRDefault="00055028" w:rsidP="00DD11A7">
            <w:pPr>
              <w:jc w:val="left"/>
              <w:rPr>
                <w:b/>
                <w:color w:val="FFFFFF" w:themeColor="background1"/>
              </w:rPr>
            </w:pPr>
            <w:r w:rsidRPr="00A36550">
              <w:rPr>
                <w:b/>
                <w:color w:val="FFFFFF" w:themeColor="background1"/>
              </w:rPr>
              <w:t>Type</w:t>
            </w:r>
          </w:p>
        </w:tc>
        <w:tc>
          <w:tcPr>
            <w:tcW w:w="7112" w:type="dxa"/>
            <w:vAlign w:val="center"/>
          </w:tcPr>
          <w:p w14:paraId="3DC8646E" w14:textId="77777777" w:rsidR="00055028" w:rsidRPr="00E4499D" w:rsidRDefault="00055028" w:rsidP="00DD11A7">
            <w:r w:rsidRPr="00E4499D">
              <w:t>Functional</w:t>
            </w:r>
          </w:p>
        </w:tc>
      </w:tr>
      <w:tr w:rsidR="00055028" w:rsidRPr="00E4499D" w14:paraId="0DDA0265" w14:textId="77777777" w:rsidTr="00A36550">
        <w:tc>
          <w:tcPr>
            <w:tcW w:w="1960" w:type="dxa"/>
            <w:shd w:val="clear" w:color="auto" w:fill="4F81BD" w:themeFill="accent1"/>
            <w:vAlign w:val="center"/>
          </w:tcPr>
          <w:p w14:paraId="605F6659" w14:textId="77777777" w:rsidR="00055028" w:rsidRPr="00A36550" w:rsidRDefault="00055028" w:rsidP="00DD11A7">
            <w:pPr>
              <w:jc w:val="left"/>
              <w:rPr>
                <w:b/>
                <w:color w:val="FFFFFF" w:themeColor="background1"/>
              </w:rPr>
            </w:pPr>
            <w:r w:rsidRPr="00A36550">
              <w:rPr>
                <w:b/>
                <w:color w:val="FFFFFF" w:themeColor="background1"/>
              </w:rPr>
              <w:t>Fit Criterion</w:t>
            </w:r>
          </w:p>
        </w:tc>
        <w:tc>
          <w:tcPr>
            <w:tcW w:w="7112" w:type="dxa"/>
            <w:vAlign w:val="center"/>
          </w:tcPr>
          <w:p w14:paraId="46E65865" w14:textId="77777777" w:rsidR="00055028" w:rsidRPr="00E4499D" w:rsidRDefault="00055028" w:rsidP="00DD11A7">
            <w:r w:rsidRPr="00E4499D">
              <w:t xml:space="preserve">The requirement shall be met if the learning gain of the user is improved  </w:t>
            </w:r>
          </w:p>
        </w:tc>
      </w:tr>
      <w:tr w:rsidR="00055028" w:rsidRPr="00E4499D" w14:paraId="30B737EB" w14:textId="77777777" w:rsidTr="00A36550">
        <w:tc>
          <w:tcPr>
            <w:tcW w:w="1960" w:type="dxa"/>
            <w:shd w:val="clear" w:color="auto" w:fill="4F81BD" w:themeFill="accent1"/>
            <w:vAlign w:val="center"/>
          </w:tcPr>
          <w:p w14:paraId="7F9A9F26" w14:textId="77777777" w:rsidR="00055028" w:rsidRPr="00A36550" w:rsidRDefault="00055028" w:rsidP="00DD11A7">
            <w:pPr>
              <w:jc w:val="left"/>
              <w:rPr>
                <w:b/>
                <w:color w:val="FFFFFF" w:themeColor="background1"/>
              </w:rPr>
            </w:pPr>
            <w:r w:rsidRPr="00A36550">
              <w:rPr>
                <w:b/>
                <w:color w:val="FFFFFF" w:themeColor="background1"/>
              </w:rPr>
              <w:t>Use Case &amp; Scenario</w:t>
            </w:r>
          </w:p>
        </w:tc>
        <w:tc>
          <w:tcPr>
            <w:tcW w:w="7112" w:type="dxa"/>
            <w:vAlign w:val="center"/>
          </w:tcPr>
          <w:p w14:paraId="69D8796D" w14:textId="77777777" w:rsidR="00055028" w:rsidRPr="00E4499D" w:rsidRDefault="00055028" w:rsidP="00DD11A7">
            <w:r w:rsidRPr="00E4499D">
              <w:t>ALL</w:t>
            </w:r>
          </w:p>
        </w:tc>
      </w:tr>
      <w:tr w:rsidR="00055028" w:rsidRPr="00E4499D" w14:paraId="0009E696" w14:textId="77777777" w:rsidTr="00A36550">
        <w:tc>
          <w:tcPr>
            <w:tcW w:w="1960" w:type="dxa"/>
            <w:shd w:val="clear" w:color="auto" w:fill="4F81BD" w:themeFill="accent1"/>
            <w:vAlign w:val="center"/>
          </w:tcPr>
          <w:p w14:paraId="7FE90CBB" w14:textId="77777777" w:rsidR="00055028" w:rsidRPr="00A36550" w:rsidRDefault="00055028" w:rsidP="00DD11A7">
            <w:pPr>
              <w:jc w:val="left"/>
              <w:rPr>
                <w:b/>
                <w:color w:val="FFFFFF" w:themeColor="background1"/>
              </w:rPr>
            </w:pPr>
            <w:r w:rsidRPr="00A36550">
              <w:rPr>
                <w:b/>
                <w:color w:val="FFFFFF" w:themeColor="background1"/>
              </w:rPr>
              <w:t>Source Partner</w:t>
            </w:r>
          </w:p>
        </w:tc>
        <w:tc>
          <w:tcPr>
            <w:tcW w:w="7112" w:type="dxa"/>
            <w:vAlign w:val="center"/>
          </w:tcPr>
          <w:p w14:paraId="2A9A6463" w14:textId="77777777" w:rsidR="00055028" w:rsidRPr="00E4499D" w:rsidRDefault="00055028" w:rsidP="00DD11A7">
            <w:r w:rsidRPr="00E4499D">
              <w:t>IBEC</w:t>
            </w:r>
          </w:p>
        </w:tc>
      </w:tr>
      <w:tr w:rsidR="00055028" w:rsidRPr="00E4499D" w14:paraId="6DE01D33" w14:textId="77777777" w:rsidTr="00A36550">
        <w:tc>
          <w:tcPr>
            <w:tcW w:w="1960" w:type="dxa"/>
            <w:shd w:val="clear" w:color="auto" w:fill="4F81BD" w:themeFill="accent1"/>
            <w:vAlign w:val="center"/>
          </w:tcPr>
          <w:p w14:paraId="16DFB9F3" w14:textId="77777777" w:rsidR="00055028" w:rsidRPr="00A36550" w:rsidRDefault="00055028" w:rsidP="00DD11A7">
            <w:pPr>
              <w:jc w:val="left"/>
              <w:rPr>
                <w:b/>
                <w:color w:val="FFFFFF" w:themeColor="background1"/>
              </w:rPr>
            </w:pPr>
            <w:r w:rsidRPr="00A36550">
              <w:rPr>
                <w:b/>
                <w:color w:val="FFFFFF" w:themeColor="background1"/>
              </w:rPr>
              <w:t>Last Update</w:t>
            </w:r>
          </w:p>
        </w:tc>
        <w:tc>
          <w:tcPr>
            <w:tcW w:w="7112" w:type="dxa"/>
            <w:vAlign w:val="center"/>
          </w:tcPr>
          <w:p w14:paraId="1FED4E43" w14:textId="77777777" w:rsidR="00055028" w:rsidRPr="00E4499D" w:rsidRDefault="00055028" w:rsidP="00DD11A7">
            <w:pPr>
              <w:keepNext/>
            </w:pPr>
            <w:r w:rsidRPr="00E4499D">
              <w:t>12/12/2018</w:t>
            </w:r>
          </w:p>
        </w:tc>
      </w:tr>
    </w:tbl>
    <w:p w14:paraId="222A5EE8" w14:textId="1DC7CA3B" w:rsidR="00FD649D" w:rsidRPr="00E4499D" w:rsidRDefault="00FD649D" w:rsidP="00FD649D">
      <w:pPr>
        <w:rPr>
          <w:rFonts w:cstheme="majorHAnsi"/>
          <w:lang w:eastAsia="it-IT"/>
        </w:rPr>
      </w:pPr>
    </w:p>
    <w:p w14:paraId="65709B94" w14:textId="0AE8FA77" w:rsidR="002A3EAA" w:rsidRPr="00E4499D" w:rsidRDefault="002A3EAA" w:rsidP="002A3EAA">
      <w:pPr>
        <w:pStyle w:val="Heading2"/>
      </w:pPr>
      <w:bookmarkStart w:id="76" w:name="_Toc532247286"/>
      <w:r w:rsidRPr="00E4499D">
        <w:t>Applications, visualisation and evidence export</w:t>
      </w:r>
      <w:bookmarkEnd w:id="76"/>
    </w:p>
    <w:p w14:paraId="2C0D57E1" w14:textId="77777777" w:rsidR="002A3EAA" w:rsidRPr="00E4499D" w:rsidRDefault="002A3EAA" w:rsidP="002A3EAA">
      <w:pPr>
        <w:rPr>
          <w:rFonts w:cs="Arial"/>
          <w:szCs w:val="20"/>
        </w:rPr>
      </w:pPr>
    </w:p>
    <w:p w14:paraId="16F127C9" w14:textId="49934F8E" w:rsidR="002A3EAA" w:rsidRPr="00E4499D" w:rsidRDefault="002A3EAA" w:rsidP="002A3EAA">
      <w:pPr>
        <w:pStyle w:val="Heading3"/>
      </w:pPr>
      <w:bookmarkStart w:id="77" w:name="_Toc532247287"/>
      <w:r w:rsidRPr="00E4499D">
        <w:lastRenderedPageBreak/>
        <w:t>Applications for illegal trafficking (</w:t>
      </w:r>
      <w:r w:rsidRPr="00E4499D">
        <w:rPr>
          <w:b w:val="0"/>
          <w:highlight w:val="yellow"/>
        </w:rPr>
        <w:t>ENG</w:t>
      </w:r>
      <w:r w:rsidRPr="00E4499D">
        <w:t>)</w:t>
      </w:r>
      <w:bookmarkEnd w:id="77"/>
    </w:p>
    <w:p w14:paraId="3C9003B7" w14:textId="6FCC7D9C" w:rsidR="002A3EAA" w:rsidRPr="00E4499D" w:rsidRDefault="002A3EAA" w:rsidP="002A3EAA">
      <w:pPr>
        <w:rPr>
          <w:lang w:eastAsia="it-IT"/>
        </w:rPr>
      </w:pPr>
    </w:p>
    <w:p w14:paraId="5E22FF00" w14:textId="68EC528F" w:rsidR="0090267F" w:rsidRPr="00E4499D" w:rsidRDefault="0090267F" w:rsidP="0090267F">
      <w:pPr>
        <w:rPr>
          <w:rFonts w:cs="TimesNewRomanPSMT"/>
          <w:szCs w:val="20"/>
          <w:lang w:eastAsia="ja-JP"/>
        </w:rPr>
      </w:pPr>
      <w:r w:rsidRPr="00E4499D">
        <w:rPr>
          <w:rFonts w:cs="TimesNewRomanPSMT"/>
          <w:szCs w:val="20"/>
          <w:lang w:eastAsia="ja-JP"/>
        </w:rPr>
        <w:t xml:space="preserve">ANITA system will be equipped with applications that will facilitate the work of LEAs in illegal trafficking domain. The need of some applications </w:t>
      </w:r>
      <w:proofErr w:type="gramStart"/>
      <w:r w:rsidRPr="00E4499D">
        <w:rPr>
          <w:rFonts w:cs="TimesNewRomanPSMT"/>
          <w:szCs w:val="20"/>
          <w:lang w:eastAsia="ja-JP"/>
        </w:rPr>
        <w:t>have</w:t>
      </w:r>
      <w:proofErr w:type="gramEnd"/>
      <w:r w:rsidRPr="00E4499D">
        <w:rPr>
          <w:rFonts w:cs="TimesNewRomanPSMT"/>
          <w:szCs w:val="20"/>
          <w:lang w:eastAsia="ja-JP"/>
        </w:rPr>
        <w:t xml:space="preserve"> been elicited from use cases and below some requirements have been reported. </w:t>
      </w:r>
      <w:commentRangeStart w:id="78"/>
      <w:r w:rsidRPr="00E4499D">
        <w:rPr>
          <w:rFonts w:cs="TimesNewRomanPSMT"/>
          <w:szCs w:val="20"/>
          <w:lang w:eastAsia="ja-JP"/>
        </w:rPr>
        <w:t xml:space="preserve">It is worth noting that some applications </w:t>
      </w:r>
      <w:del w:id="79" w:author="Peter Crommert" w:date="2019-01-21T00:44:00Z">
        <w:r w:rsidRPr="00E4499D" w:rsidDel="006E382D">
          <w:rPr>
            <w:rFonts w:cs="TimesNewRomanPSMT"/>
            <w:szCs w:val="20"/>
            <w:lang w:eastAsia="ja-JP"/>
          </w:rPr>
          <w:delText xml:space="preserve">can </w:delText>
        </w:r>
      </w:del>
      <w:ins w:id="80" w:author="Peter Crommert" w:date="2019-01-21T00:44:00Z">
        <w:r w:rsidR="006E382D">
          <w:rPr>
            <w:rFonts w:cs="TimesNewRomanPSMT"/>
            <w:szCs w:val="20"/>
            <w:lang w:eastAsia="ja-JP"/>
          </w:rPr>
          <w:t xml:space="preserve">will </w:t>
        </w:r>
      </w:ins>
      <w:r w:rsidRPr="00E4499D">
        <w:rPr>
          <w:rFonts w:cs="TimesNewRomanPSMT"/>
          <w:szCs w:val="20"/>
          <w:lang w:eastAsia="ja-JP"/>
        </w:rPr>
        <w:t xml:space="preserve">be subject to </w:t>
      </w:r>
      <w:del w:id="81" w:author="Peter Crommert" w:date="2019-01-21T00:44:00Z">
        <w:r w:rsidRPr="00E4499D" w:rsidDel="006E382D">
          <w:rPr>
            <w:rFonts w:cs="TimesNewRomanPSMT"/>
            <w:szCs w:val="20"/>
            <w:lang w:eastAsia="ja-JP"/>
          </w:rPr>
          <w:delText xml:space="preserve">minor </w:delText>
        </w:r>
      </w:del>
      <w:r w:rsidRPr="00E4499D">
        <w:rPr>
          <w:rFonts w:cs="TimesNewRomanPSMT"/>
          <w:szCs w:val="20"/>
          <w:lang w:eastAsia="ja-JP"/>
        </w:rPr>
        <w:t>changes due to the end user feedback that will be received throughout the project</w:t>
      </w:r>
      <w:commentRangeEnd w:id="78"/>
      <w:r w:rsidRPr="00E4499D">
        <w:rPr>
          <w:rStyle w:val="CommentReference"/>
          <w:rFonts w:ascii="Calibri" w:eastAsia="Calibri" w:hAnsi="Calibri" w:cs="Times New Roman"/>
          <w:lang w:eastAsia="en-US"/>
        </w:rPr>
        <w:commentReference w:id="78"/>
      </w:r>
      <w:r w:rsidRPr="00E4499D">
        <w:rPr>
          <w:rFonts w:cs="TimesNewRomanPSMT"/>
          <w:szCs w:val="20"/>
          <w:lang w:eastAsia="ja-JP"/>
        </w:rPr>
        <w:t>.</w:t>
      </w:r>
    </w:p>
    <w:p w14:paraId="7F9D7CC3" w14:textId="77777777" w:rsidR="0090267F" w:rsidRPr="00E4499D" w:rsidRDefault="0090267F" w:rsidP="0090267F"/>
    <w:p w14:paraId="57C835E8" w14:textId="77777777" w:rsidR="0090267F" w:rsidRPr="00E4499D" w:rsidRDefault="0090267F" w:rsidP="0090267F">
      <w:pPr>
        <w:pStyle w:val="Heading4"/>
        <w:tabs>
          <w:tab w:val="clear" w:pos="907"/>
          <w:tab w:val="num" w:pos="1049"/>
        </w:tabs>
        <w:spacing w:line="276" w:lineRule="auto"/>
        <w:ind w:left="864" w:hanging="864"/>
        <w:rPr>
          <w:highlight w:val="yellow"/>
        </w:rPr>
      </w:pPr>
      <w:r w:rsidRPr="00E4499D">
        <w:rPr>
          <w:rFonts w:cstheme="majorHAnsi"/>
          <w:highlight w:val="yellow"/>
        </w:rPr>
        <w:t>Source monitoring – Add new source to monitor</w:t>
      </w:r>
    </w:p>
    <w:p w14:paraId="36C8E2DE" w14:textId="77777777" w:rsidR="0090267F" w:rsidRPr="00E4499D" w:rsidRDefault="0090267F" w:rsidP="0090267F">
      <w:pPr>
        <w:pStyle w:val="Heading4"/>
        <w:tabs>
          <w:tab w:val="num" w:pos="1049"/>
        </w:tabs>
        <w:rPr>
          <w:highlight w:val="yellow"/>
        </w:rPr>
      </w:pPr>
      <w:r w:rsidRPr="00E4499D">
        <w:rPr>
          <w:highlight w:val="yellow"/>
        </w:rPr>
        <w:t>Source monitoring – Remove source to monitor</w:t>
      </w:r>
    </w:p>
    <w:p w14:paraId="53B43377" w14:textId="77777777" w:rsidR="0090267F" w:rsidRPr="00E4499D" w:rsidRDefault="0090267F" w:rsidP="0090267F">
      <w:pPr>
        <w:pStyle w:val="Heading4"/>
        <w:rPr>
          <w:highlight w:val="yellow"/>
        </w:rPr>
      </w:pPr>
      <w:r w:rsidRPr="00E4499D">
        <w:rPr>
          <w:highlight w:val="yellow"/>
        </w:rPr>
        <w:t>Source monitoring – Select end time of monitoring</w:t>
      </w:r>
    </w:p>
    <w:p w14:paraId="43274DBF" w14:textId="77777777" w:rsidR="0090267F" w:rsidRPr="00E4499D" w:rsidRDefault="0090267F" w:rsidP="0090267F">
      <w:pPr>
        <w:pStyle w:val="Heading4"/>
        <w:rPr>
          <w:highlight w:val="yellow"/>
        </w:rPr>
      </w:pPr>
      <w:r w:rsidRPr="00E4499D">
        <w:rPr>
          <w:highlight w:val="yellow"/>
        </w:rPr>
        <w:t>Source monitoring – See crawled resources</w:t>
      </w:r>
    </w:p>
    <w:p w14:paraId="55DE7958" w14:textId="77777777" w:rsidR="0090267F" w:rsidRPr="00E4499D" w:rsidRDefault="0090267F" w:rsidP="0090267F"/>
    <w:p w14:paraId="52E20075" w14:textId="77777777" w:rsidR="0090267F" w:rsidRPr="00E4499D" w:rsidRDefault="0090267F" w:rsidP="0090267F">
      <w:pPr>
        <w:pStyle w:val="Heading4"/>
        <w:rPr>
          <w:highlight w:val="yellow"/>
        </w:rPr>
      </w:pPr>
      <w:r w:rsidRPr="00E4499D">
        <w:rPr>
          <w:highlight w:val="yellow"/>
        </w:rPr>
        <w:t>Knowledge management – Read stored information</w:t>
      </w:r>
    </w:p>
    <w:p w14:paraId="43385A07" w14:textId="77777777" w:rsidR="0090267F" w:rsidRPr="00E4499D" w:rsidRDefault="0090267F" w:rsidP="0090267F">
      <w:pPr>
        <w:pStyle w:val="Heading4"/>
        <w:rPr>
          <w:highlight w:val="yellow"/>
        </w:rPr>
      </w:pPr>
      <w:r w:rsidRPr="00E4499D">
        <w:rPr>
          <w:highlight w:val="yellow"/>
        </w:rPr>
        <w:t>Knowledge management – Add new information</w:t>
      </w:r>
    </w:p>
    <w:p w14:paraId="63E289FE" w14:textId="77777777" w:rsidR="0090267F" w:rsidRPr="00E4499D" w:rsidRDefault="0090267F" w:rsidP="0090267F">
      <w:pPr>
        <w:pStyle w:val="Heading4"/>
        <w:rPr>
          <w:highlight w:val="yellow"/>
        </w:rPr>
      </w:pPr>
      <w:r w:rsidRPr="00E4499D">
        <w:rPr>
          <w:highlight w:val="yellow"/>
        </w:rPr>
        <w:t>Knowledge management – Update stored information</w:t>
      </w:r>
    </w:p>
    <w:p w14:paraId="04D4D21C" w14:textId="77777777" w:rsidR="0090267F" w:rsidRPr="00E4499D" w:rsidRDefault="0090267F" w:rsidP="0090267F">
      <w:pPr>
        <w:pStyle w:val="Heading4"/>
        <w:rPr>
          <w:highlight w:val="yellow"/>
        </w:rPr>
      </w:pPr>
      <w:r w:rsidRPr="00E4499D">
        <w:rPr>
          <w:highlight w:val="yellow"/>
        </w:rPr>
        <w:t>Knowledge management – Remove stored information</w:t>
      </w:r>
    </w:p>
    <w:p w14:paraId="738D20CF" w14:textId="77777777" w:rsidR="0090267F" w:rsidRPr="00E4499D" w:rsidRDefault="0090267F" w:rsidP="0090267F">
      <w:pPr>
        <w:rPr>
          <w:highlight w:val="yellow"/>
        </w:rPr>
      </w:pPr>
    </w:p>
    <w:p w14:paraId="08309E96" w14:textId="77777777" w:rsidR="0090267F" w:rsidRPr="00E4499D" w:rsidRDefault="0090267F" w:rsidP="0090267F">
      <w:pPr>
        <w:pStyle w:val="Heading4"/>
        <w:rPr>
          <w:highlight w:val="yellow"/>
        </w:rPr>
      </w:pPr>
      <w:r w:rsidRPr="00E4499D">
        <w:rPr>
          <w:highlight w:val="yellow"/>
        </w:rPr>
        <w:t>Graph exploration</w:t>
      </w:r>
    </w:p>
    <w:p w14:paraId="4C409DDC" w14:textId="77777777" w:rsidR="0090267F" w:rsidRPr="00E4499D" w:rsidRDefault="0090267F" w:rsidP="0090267F">
      <w:pPr>
        <w:pStyle w:val="Heading4"/>
        <w:rPr>
          <w:highlight w:val="yellow"/>
        </w:rPr>
      </w:pPr>
      <w:r w:rsidRPr="00E4499D">
        <w:rPr>
          <w:highlight w:val="yellow"/>
        </w:rPr>
        <w:t>Import of new evidence</w:t>
      </w:r>
    </w:p>
    <w:p w14:paraId="65F4D1B1" w14:textId="77777777" w:rsidR="0090267F" w:rsidRPr="00E4499D" w:rsidRDefault="0090267F" w:rsidP="0090267F">
      <w:pPr>
        <w:pStyle w:val="Heading4"/>
        <w:rPr>
          <w:highlight w:val="yellow"/>
        </w:rPr>
      </w:pPr>
      <w:r w:rsidRPr="00E4499D">
        <w:rPr>
          <w:highlight w:val="yellow"/>
        </w:rPr>
        <w:t>Suggestion validation</w:t>
      </w:r>
    </w:p>
    <w:p w14:paraId="7C1D6C28" w14:textId="77777777" w:rsidR="0090267F" w:rsidRPr="00E4499D" w:rsidRDefault="0090267F" w:rsidP="0090267F"/>
    <w:p w14:paraId="0E9EAD84" w14:textId="77777777" w:rsidR="002A3EAA" w:rsidRPr="00E4499D" w:rsidRDefault="002A3EAA" w:rsidP="002A3EAA">
      <w:pPr>
        <w:rPr>
          <w:rFonts w:cstheme="majorHAnsi"/>
          <w:lang w:eastAsia="it-IT"/>
        </w:rPr>
      </w:pPr>
    </w:p>
    <w:p w14:paraId="5790839E" w14:textId="1C44B3B8" w:rsidR="002A3EAA" w:rsidRPr="00E4499D" w:rsidRDefault="002A3EAA" w:rsidP="002A3EAA">
      <w:pPr>
        <w:pStyle w:val="Heading3"/>
      </w:pPr>
      <w:bookmarkStart w:id="82" w:name="_Toc532247288"/>
      <w:r w:rsidRPr="00E4499D">
        <w:t>Big data visual analytics (</w:t>
      </w:r>
      <w:r w:rsidRPr="00E4499D">
        <w:rPr>
          <w:b w:val="0"/>
          <w:highlight w:val="yellow"/>
        </w:rPr>
        <w:t>ENG, IBEC</w:t>
      </w:r>
      <w:r w:rsidRPr="00E4499D">
        <w:t>)</w:t>
      </w:r>
      <w:bookmarkEnd w:id="82"/>
    </w:p>
    <w:p w14:paraId="5E162A39" w14:textId="41CBF6A2" w:rsidR="002A3EAA" w:rsidRPr="00E4499D" w:rsidRDefault="002A3EAA" w:rsidP="002A3EAA">
      <w:pPr>
        <w:rPr>
          <w:lang w:eastAsia="it-IT"/>
        </w:rPr>
      </w:pPr>
    </w:p>
    <w:p w14:paraId="0D413084" w14:textId="77777777" w:rsidR="0090267F" w:rsidRPr="00E4499D" w:rsidRDefault="0090267F" w:rsidP="0090267F">
      <w:r w:rsidRPr="00E4499D">
        <w:rPr>
          <w:lang w:eastAsia="it-IT"/>
        </w:rPr>
        <w:t>A visual analytics module will be integrated into ANITA to represent trends of online illegal trafficking crimes.</w:t>
      </w:r>
    </w:p>
    <w:p w14:paraId="18EEF83F" w14:textId="77777777" w:rsidR="0090267F" w:rsidRPr="00E4499D" w:rsidRDefault="0090267F" w:rsidP="0090267F">
      <w:pPr>
        <w:pStyle w:val="Heading4"/>
        <w:tabs>
          <w:tab w:val="clear" w:pos="907"/>
          <w:tab w:val="num" w:pos="1049"/>
        </w:tabs>
        <w:spacing w:line="276" w:lineRule="auto"/>
        <w:ind w:left="864" w:hanging="864"/>
        <w:rPr>
          <w:rFonts w:cstheme="majorHAnsi"/>
        </w:rPr>
      </w:pPr>
      <w:r w:rsidRPr="00E4499D">
        <w:rPr>
          <w:rFonts w:cstheme="majorHAnsi"/>
        </w:rPr>
        <w:t>Visual Analytics – Visualization of analytics on stored information</w:t>
      </w:r>
    </w:p>
    <w:tbl>
      <w:tblPr>
        <w:tblStyle w:val="TableGrid"/>
        <w:tblW w:w="9072" w:type="dxa"/>
        <w:tblInd w:w="108" w:type="dxa"/>
        <w:tblLayout w:type="fixed"/>
        <w:tblLook w:val="04A0" w:firstRow="1" w:lastRow="0" w:firstColumn="1" w:lastColumn="0" w:noHBand="0" w:noVBand="1"/>
      </w:tblPr>
      <w:tblGrid>
        <w:gridCol w:w="1960"/>
        <w:gridCol w:w="7112"/>
      </w:tblGrid>
      <w:tr w:rsidR="0090267F" w:rsidRPr="00E4499D" w14:paraId="6269576B" w14:textId="77777777" w:rsidTr="00A36550">
        <w:tc>
          <w:tcPr>
            <w:tcW w:w="1960" w:type="dxa"/>
            <w:shd w:val="clear" w:color="auto" w:fill="4F81BD" w:themeFill="accent1"/>
            <w:vAlign w:val="center"/>
          </w:tcPr>
          <w:p w14:paraId="22B63685" w14:textId="77777777" w:rsidR="0090267F" w:rsidRPr="00A36550" w:rsidRDefault="0090267F" w:rsidP="00157006">
            <w:pPr>
              <w:jc w:val="left"/>
              <w:rPr>
                <w:b/>
                <w:color w:val="FFFFFF" w:themeColor="background1"/>
              </w:rPr>
            </w:pPr>
            <w:r w:rsidRPr="00A36550">
              <w:rPr>
                <w:b/>
                <w:bCs/>
                <w:color w:val="FFFFFF" w:themeColor="background1"/>
              </w:rPr>
              <w:t>Requirement No</w:t>
            </w:r>
          </w:p>
        </w:tc>
        <w:tc>
          <w:tcPr>
            <w:tcW w:w="7112" w:type="dxa"/>
            <w:vAlign w:val="center"/>
          </w:tcPr>
          <w:p w14:paraId="4356578B" w14:textId="77777777" w:rsidR="0090267F" w:rsidRPr="00E4499D" w:rsidRDefault="0090267F" w:rsidP="00157006"/>
        </w:tc>
      </w:tr>
      <w:tr w:rsidR="0090267F" w:rsidRPr="00E4499D" w14:paraId="6973C079" w14:textId="77777777" w:rsidTr="00A36550">
        <w:tc>
          <w:tcPr>
            <w:tcW w:w="1960" w:type="dxa"/>
            <w:shd w:val="clear" w:color="auto" w:fill="4F81BD" w:themeFill="accent1"/>
            <w:vAlign w:val="center"/>
          </w:tcPr>
          <w:p w14:paraId="7E4BA199" w14:textId="77777777" w:rsidR="0090267F" w:rsidRPr="00A36550" w:rsidRDefault="0090267F" w:rsidP="00157006">
            <w:pPr>
              <w:jc w:val="left"/>
              <w:rPr>
                <w:b/>
                <w:color w:val="FFFFFF" w:themeColor="background1"/>
              </w:rPr>
            </w:pPr>
            <w:r w:rsidRPr="00A36550">
              <w:rPr>
                <w:b/>
                <w:bCs/>
                <w:color w:val="FFFFFF" w:themeColor="background1"/>
              </w:rPr>
              <w:t>Requirement Id</w:t>
            </w:r>
          </w:p>
        </w:tc>
        <w:tc>
          <w:tcPr>
            <w:tcW w:w="7112" w:type="dxa"/>
            <w:vAlign w:val="center"/>
          </w:tcPr>
          <w:p w14:paraId="368362D8" w14:textId="61D7EC6D" w:rsidR="0090267F" w:rsidRPr="00E4499D" w:rsidRDefault="00A34149" w:rsidP="00157006">
            <w:r w:rsidRPr="00E4499D">
              <w:t>REQ-</w:t>
            </w:r>
            <w:r>
              <w:t>VA</w:t>
            </w:r>
            <w:r w:rsidRPr="00E4499D">
              <w:t>-</w:t>
            </w:r>
            <w:r>
              <w:t>1</w:t>
            </w:r>
          </w:p>
        </w:tc>
      </w:tr>
      <w:tr w:rsidR="0090267F" w:rsidRPr="00E4499D" w14:paraId="5BE87EE2" w14:textId="77777777" w:rsidTr="00A36550">
        <w:tc>
          <w:tcPr>
            <w:tcW w:w="1960" w:type="dxa"/>
            <w:shd w:val="clear" w:color="auto" w:fill="4F81BD" w:themeFill="accent1"/>
            <w:vAlign w:val="center"/>
          </w:tcPr>
          <w:p w14:paraId="18ABD127" w14:textId="77777777" w:rsidR="0090267F" w:rsidRPr="00A36550" w:rsidRDefault="0090267F" w:rsidP="00157006">
            <w:pPr>
              <w:jc w:val="left"/>
              <w:rPr>
                <w:b/>
                <w:color w:val="FFFFFF" w:themeColor="background1"/>
              </w:rPr>
            </w:pPr>
            <w:r w:rsidRPr="00A36550">
              <w:rPr>
                <w:b/>
                <w:color w:val="FFFFFF" w:themeColor="background1"/>
              </w:rPr>
              <w:t>Description</w:t>
            </w:r>
          </w:p>
        </w:tc>
        <w:tc>
          <w:tcPr>
            <w:tcW w:w="7112" w:type="dxa"/>
            <w:vAlign w:val="center"/>
          </w:tcPr>
          <w:p w14:paraId="12838DED" w14:textId="77777777" w:rsidR="0090267F" w:rsidRPr="00E4499D" w:rsidRDefault="0090267F" w:rsidP="00157006">
            <w:r w:rsidRPr="00E4499D">
              <w:t xml:space="preserve">ANITA </w:t>
            </w:r>
            <w:r w:rsidRPr="00E4499D">
              <w:rPr>
                <w:b/>
              </w:rPr>
              <w:t>MUST</w:t>
            </w:r>
            <w:r w:rsidRPr="00E4499D">
              <w:t xml:space="preserve"> include tool for the visualization of analytics on stored information.</w:t>
            </w:r>
          </w:p>
        </w:tc>
      </w:tr>
      <w:tr w:rsidR="0090267F" w:rsidRPr="00E4499D" w14:paraId="5CC31D33" w14:textId="77777777" w:rsidTr="00A36550">
        <w:tc>
          <w:tcPr>
            <w:tcW w:w="1960" w:type="dxa"/>
            <w:shd w:val="clear" w:color="auto" w:fill="4F81BD" w:themeFill="accent1"/>
            <w:vAlign w:val="center"/>
          </w:tcPr>
          <w:p w14:paraId="01589061" w14:textId="77777777" w:rsidR="0090267F" w:rsidRPr="00A36550" w:rsidRDefault="0090267F" w:rsidP="00157006">
            <w:pPr>
              <w:jc w:val="left"/>
              <w:rPr>
                <w:b/>
                <w:color w:val="FFFFFF" w:themeColor="background1"/>
              </w:rPr>
            </w:pPr>
            <w:r w:rsidRPr="00A36550">
              <w:rPr>
                <w:b/>
                <w:color w:val="FFFFFF" w:themeColor="background1"/>
              </w:rPr>
              <w:t>Type</w:t>
            </w:r>
          </w:p>
        </w:tc>
        <w:tc>
          <w:tcPr>
            <w:tcW w:w="7112" w:type="dxa"/>
            <w:vAlign w:val="center"/>
          </w:tcPr>
          <w:p w14:paraId="3DA77869" w14:textId="77777777" w:rsidR="0090267F" w:rsidRPr="00E4499D" w:rsidRDefault="0090267F" w:rsidP="00157006">
            <w:r w:rsidRPr="00E4499D">
              <w:t>Functional</w:t>
            </w:r>
          </w:p>
        </w:tc>
      </w:tr>
      <w:tr w:rsidR="0090267F" w:rsidRPr="00E4499D" w14:paraId="5DED1D5F" w14:textId="77777777" w:rsidTr="00A36550">
        <w:tc>
          <w:tcPr>
            <w:tcW w:w="1960" w:type="dxa"/>
            <w:shd w:val="clear" w:color="auto" w:fill="4F81BD" w:themeFill="accent1"/>
            <w:vAlign w:val="center"/>
          </w:tcPr>
          <w:p w14:paraId="444416A7" w14:textId="77777777" w:rsidR="0090267F" w:rsidRPr="00A36550" w:rsidRDefault="0090267F" w:rsidP="00157006">
            <w:pPr>
              <w:jc w:val="left"/>
              <w:rPr>
                <w:b/>
                <w:color w:val="FFFFFF" w:themeColor="background1"/>
              </w:rPr>
            </w:pPr>
            <w:r w:rsidRPr="00A36550">
              <w:rPr>
                <w:b/>
                <w:color w:val="FFFFFF" w:themeColor="background1"/>
              </w:rPr>
              <w:lastRenderedPageBreak/>
              <w:t>Fit Criterion</w:t>
            </w:r>
          </w:p>
        </w:tc>
        <w:tc>
          <w:tcPr>
            <w:tcW w:w="7112" w:type="dxa"/>
            <w:vAlign w:val="center"/>
          </w:tcPr>
          <w:p w14:paraId="0325D871" w14:textId="77777777" w:rsidR="0090267F" w:rsidRPr="00E4499D" w:rsidRDefault="0090267F" w:rsidP="00157006">
            <w:r w:rsidRPr="00E4499D">
              <w:t>Analytics on large amounts of information will be shown according to indicators that end users will indicate as relevant in the context of illegal trafficking domain.</w:t>
            </w:r>
          </w:p>
        </w:tc>
      </w:tr>
      <w:tr w:rsidR="0090267F" w:rsidRPr="00E4499D" w14:paraId="1A939864" w14:textId="77777777" w:rsidTr="00A36550">
        <w:tc>
          <w:tcPr>
            <w:tcW w:w="1960" w:type="dxa"/>
            <w:shd w:val="clear" w:color="auto" w:fill="4F81BD" w:themeFill="accent1"/>
            <w:vAlign w:val="center"/>
          </w:tcPr>
          <w:p w14:paraId="6C8CB9CD" w14:textId="77777777" w:rsidR="0090267F" w:rsidRPr="00A36550" w:rsidRDefault="0090267F" w:rsidP="00157006">
            <w:pPr>
              <w:jc w:val="left"/>
              <w:rPr>
                <w:b/>
                <w:color w:val="FFFFFF" w:themeColor="background1"/>
              </w:rPr>
            </w:pPr>
            <w:r w:rsidRPr="00A36550">
              <w:rPr>
                <w:b/>
                <w:color w:val="FFFFFF" w:themeColor="background1"/>
              </w:rPr>
              <w:t>Use Case &amp; Scenario</w:t>
            </w:r>
          </w:p>
        </w:tc>
        <w:tc>
          <w:tcPr>
            <w:tcW w:w="7112" w:type="dxa"/>
            <w:vAlign w:val="center"/>
          </w:tcPr>
          <w:p w14:paraId="6DC0DAB7" w14:textId="77777777" w:rsidR="0090267F" w:rsidRPr="00E4499D" w:rsidRDefault="0090267F" w:rsidP="00157006">
            <w:r w:rsidRPr="00E4499D">
              <w:t>ALL</w:t>
            </w:r>
          </w:p>
        </w:tc>
      </w:tr>
      <w:tr w:rsidR="0090267F" w:rsidRPr="00E4499D" w14:paraId="068125E1" w14:textId="77777777" w:rsidTr="00A36550">
        <w:tc>
          <w:tcPr>
            <w:tcW w:w="1960" w:type="dxa"/>
            <w:shd w:val="clear" w:color="auto" w:fill="4F81BD" w:themeFill="accent1"/>
            <w:vAlign w:val="center"/>
          </w:tcPr>
          <w:p w14:paraId="2B49FC30" w14:textId="77777777" w:rsidR="0090267F" w:rsidRPr="00A36550" w:rsidRDefault="0090267F" w:rsidP="00157006">
            <w:pPr>
              <w:jc w:val="left"/>
              <w:rPr>
                <w:b/>
                <w:color w:val="FFFFFF" w:themeColor="background1"/>
              </w:rPr>
            </w:pPr>
            <w:r w:rsidRPr="00A36550">
              <w:rPr>
                <w:b/>
                <w:color w:val="FFFFFF" w:themeColor="background1"/>
              </w:rPr>
              <w:t>Source Partner</w:t>
            </w:r>
          </w:p>
        </w:tc>
        <w:tc>
          <w:tcPr>
            <w:tcW w:w="7112" w:type="dxa"/>
            <w:vAlign w:val="center"/>
          </w:tcPr>
          <w:p w14:paraId="505C7855" w14:textId="77777777" w:rsidR="0090267F" w:rsidRPr="00E4499D" w:rsidRDefault="0090267F" w:rsidP="00157006">
            <w:r w:rsidRPr="00E4499D">
              <w:t>ENG</w:t>
            </w:r>
          </w:p>
        </w:tc>
      </w:tr>
      <w:tr w:rsidR="0090267F" w:rsidRPr="00E4499D" w14:paraId="7FADED44" w14:textId="77777777" w:rsidTr="00A36550">
        <w:tc>
          <w:tcPr>
            <w:tcW w:w="1960" w:type="dxa"/>
            <w:shd w:val="clear" w:color="auto" w:fill="4F81BD" w:themeFill="accent1"/>
            <w:vAlign w:val="center"/>
          </w:tcPr>
          <w:p w14:paraId="2396E9C7" w14:textId="77777777" w:rsidR="0090267F" w:rsidRPr="00A36550" w:rsidRDefault="0090267F" w:rsidP="00157006">
            <w:pPr>
              <w:jc w:val="left"/>
              <w:rPr>
                <w:b/>
                <w:color w:val="FFFFFF" w:themeColor="background1"/>
              </w:rPr>
            </w:pPr>
            <w:r w:rsidRPr="00A36550">
              <w:rPr>
                <w:b/>
                <w:color w:val="FFFFFF" w:themeColor="background1"/>
              </w:rPr>
              <w:t>Last Update</w:t>
            </w:r>
          </w:p>
        </w:tc>
        <w:tc>
          <w:tcPr>
            <w:tcW w:w="7112" w:type="dxa"/>
            <w:vAlign w:val="center"/>
          </w:tcPr>
          <w:p w14:paraId="6F93443E" w14:textId="77777777" w:rsidR="0090267F" w:rsidRPr="00E4499D" w:rsidRDefault="0090267F" w:rsidP="00157006">
            <w:pPr>
              <w:keepNext/>
            </w:pPr>
            <w:r w:rsidRPr="00E4499D">
              <w:t>11/01/2019</w:t>
            </w:r>
          </w:p>
        </w:tc>
      </w:tr>
    </w:tbl>
    <w:p w14:paraId="4E743586" w14:textId="77777777" w:rsidR="0090267F" w:rsidRPr="00E4499D" w:rsidRDefault="0090267F" w:rsidP="0090267F">
      <w:pPr>
        <w:rPr>
          <w:rFonts w:cstheme="majorHAnsi"/>
          <w:lang w:eastAsia="it-IT"/>
        </w:rPr>
      </w:pPr>
    </w:p>
    <w:p w14:paraId="48C18283" w14:textId="77777777" w:rsidR="0090267F" w:rsidRPr="00E4499D" w:rsidRDefault="0090267F" w:rsidP="002A3EAA">
      <w:pPr>
        <w:rPr>
          <w:lang w:eastAsia="it-IT"/>
        </w:rPr>
      </w:pPr>
    </w:p>
    <w:p w14:paraId="360A8247" w14:textId="77777777" w:rsidR="002A3EAA" w:rsidRPr="00E4499D" w:rsidRDefault="002A3EAA" w:rsidP="002A3EAA">
      <w:pPr>
        <w:rPr>
          <w:rFonts w:cstheme="majorHAnsi"/>
          <w:lang w:eastAsia="it-IT"/>
        </w:rPr>
      </w:pPr>
    </w:p>
    <w:p w14:paraId="5933E6C1" w14:textId="0E8A2979" w:rsidR="002A3EAA" w:rsidRPr="00E4499D" w:rsidRDefault="002A3EAA" w:rsidP="002A3EAA">
      <w:pPr>
        <w:pStyle w:val="Heading3"/>
      </w:pPr>
      <w:bookmarkStart w:id="83" w:name="_Toc532247289"/>
      <w:r w:rsidRPr="00E4499D">
        <w:t>Chain of custody and evidence export (</w:t>
      </w:r>
      <w:r w:rsidRPr="00E4499D">
        <w:rPr>
          <w:b w:val="0"/>
          <w:highlight w:val="yellow"/>
        </w:rPr>
        <w:t>ENG</w:t>
      </w:r>
      <w:r w:rsidRPr="00E4499D">
        <w:t>)</w:t>
      </w:r>
      <w:bookmarkEnd w:id="83"/>
    </w:p>
    <w:p w14:paraId="37285E25" w14:textId="2A8768B2" w:rsidR="002A3EAA" w:rsidRPr="00E4499D" w:rsidRDefault="002A3EAA" w:rsidP="002A3EAA">
      <w:pPr>
        <w:rPr>
          <w:lang w:eastAsia="it-IT"/>
        </w:rPr>
      </w:pPr>
    </w:p>
    <w:p w14:paraId="294B2767" w14:textId="77777777" w:rsidR="0090267F" w:rsidRPr="00E4499D" w:rsidRDefault="0090267F" w:rsidP="0090267F">
      <w:pPr>
        <w:rPr>
          <w:lang w:eastAsia="it-IT"/>
        </w:rPr>
      </w:pPr>
      <w:r w:rsidRPr="00E4499D">
        <w:rPr>
          <w:lang w:eastAsia="it-IT"/>
        </w:rPr>
        <w:t>In order to use stored resources in court, ANITA must trace the Chain of Evidence (</w:t>
      </w:r>
      <w:proofErr w:type="spellStart"/>
      <w:r w:rsidRPr="00E4499D">
        <w:rPr>
          <w:lang w:eastAsia="it-IT"/>
        </w:rPr>
        <w:t>CoE</w:t>
      </w:r>
      <w:proofErr w:type="spellEnd"/>
      <w:r w:rsidRPr="00E4499D">
        <w:rPr>
          <w:lang w:eastAsia="it-IT"/>
        </w:rPr>
        <w:t>) and the Chain of Custody (</w:t>
      </w:r>
      <w:proofErr w:type="spellStart"/>
      <w:r w:rsidRPr="00E4499D">
        <w:rPr>
          <w:lang w:eastAsia="it-IT"/>
        </w:rPr>
        <w:t>CoC</w:t>
      </w:r>
      <w:proofErr w:type="spellEnd"/>
      <w:r w:rsidRPr="00E4499D">
        <w:rPr>
          <w:lang w:eastAsia="it-IT"/>
        </w:rPr>
        <w:t xml:space="preserve">) for each resource. Moreover, when a resource has to be exported, the export must also include its </w:t>
      </w:r>
      <w:proofErr w:type="spellStart"/>
      <w:r w:rsidRPr="00E4499D">
        <w:rPr>
          <w:lang w:eastAsia="it-IT"/>
        </w:rPr>
        <w:t>CoE</w:t>
      </w:r>
      <w:proofErr w:type="spellEnd"/>
      <w:r w:rsidRPr="00E4499D">
        <w:rPr>
          <w:lang w:eastAsia="it-IT"/>
        </w:rPr>
        <w:t>/</w:t>
      </w:r>
      <w:proofErr w:type="spellStart"/>
      <w:r w:rsidRPr="00E4499D">
        <w:rPr>
          <w:lang w:eastAsia="it-IT"/>
        </w:rPr>
        <w:t>CoC</w:t>
      </w:r>
      <w:proofErr w:type="spellEnd"/>
      <w:r w:rsidRPr="00E4499D">
        <w:rPr>
          <w:lang w:eastAsia="it-IT"/>
        </w:rPr>
        <w:t>.</w:t>
      </w:r>
    </w:p>
    <w:p w14:paraId="43335B75" w14:textId="77777777" w:rsidR="0090267F" w:rsidRPr="00E4499D" w:rsidRDefault="0090267F" w:rsidP="0090267F">
      <w:pPr>
        <w:pStyle w:val="Heading4"/>
        <w:tabs>
          <w:tab w:val="num" w:pos="1049"/>
        </w:tabs>
      </w:pPr>
      <w:r w:rsidRPr="00E4499D">
        <w:t>Chain of Evidence – Digital mark of new stored resource</w:t>
      </w:r>
    </w:p>
    <w:tbl>
      <w:tblPr>
        <w:tblStyle w:val="TableGrid"/>
        <w:tblW w:w="9072" w:type="dxa"/>
        <w:tblInd w:w="108" w:type="dxa"/>
        <w:tblLayout w:type="fixed"/>
        <w:tblLook w:val="04A0" w:firstRow="1" w:lastRow="0" w:firstColumn="1" w:lastColumn="0" w:noHBand="0" w:noVBand="1"/>
      </w:tblPr>
      <w:tblGrid>
        <w:gridCol w:w="1960"/>
        <w:gridCol w:w="7112"/>
      </w:tblGrid>
      <w:tr w:rsidR="0090267F" w:rsidRPr="00E4499D" w14:paraId="7FBC5DC5" w14:textId="77777777" w:rsidTr="00A36550">
        <w:tc>
          <w:tcPr>
            <w:tcW w:w="1960" w:type="dxa"/>
            <w:shd w:val="clear" w:color="auto" w:fill="4F81BD" w:themeFill="accent1"/>
            <w:vAlign w:val="center"/>
          </w:tcPr>
          <w:p w14:paraId="24486475" w14:textId="77777777" w:rsidR="0090267F" w:rsidRPr="00A36550" w:rsidRDefault="0090267F" w:rsidP="00157006">
            <w:pPr>
              <w:jc w:val="left"/>
              <w:rPr>
                <w:b/>
                <w:color w:val="FFFFFF" w:themeColor="background1"/>
              </w:rPr>
            </w:pPr>
            <w:r w:rsidRPr="00A36550">
              <w:rPr>
                <w:b/>
                <w:bCs/>
                <w:color w:val="FFFFFF" w:themeColor="background1"/>
              </w:rPr>
              <w:t>Requirement No</w:t>
            </w:r>
          </w:p>
        </w:tc>
        <w:tc>
          <w:tcPr>
            <w:tcW w:w="7112" w:type="dxa"/>
            <w:vAlign w:val="center"/>
          </w:tcPr>
          <w:p w14:paraId="0842A4E3" w14:textId="77777777" w:rsidR="0090267F" w:rsidRPr="00E4499D" w:rsidRDefault="0090267F" w:rsidP="00157006"/>
        </w:tc>
      </w:tr>
      <w:tr w:rsidR="0090267F" w:rsidRPr="00E4499D" w14:paraId="64C48FA3" w14:textId="77777777" w:rsidTr="00A36550">
        <w:tc>
          <w:tcPr>
            <w:tcW w:w="1960" w:type="dxa"/>
            <w:shd w:val="clear" w:color="auto" w:fill="4F81BD" w:themeFill="accent1"/>
            <w:vAlign w:val="center"/>
          </w:tcPr>
          <w:p w14:paraId="78664F71" w14:textId="77777777" w:rsidR="0090267F" w:rsidRPr="00A36550" w:rsidRDefault="0090267F" w:rsidP="00157006">
            <w:pPr>
              <w:jc w:val="left"/>
              <w:rPr>
                <w:b/>
                <w:color w:val="FFFFFF" w:themeColor="background1"/>
              </w:rPr>
            </w:pPr>
            <w:r w:rsidRPr="00A36550">
              <w:rPr>
                <w:b/>
                <w:bCs/>
                <w:color w:val="FFFFFF" w:themeColor="background1"/>
              </w:rPr>
              <w:t>Requirement Id</w:t>
            </w:r>
          </w:p>
        </w:tc>
        <w:tc>
          <w:tcPr>
            <w:tcW w:w="7112" w:type="dxa"/>
            <w:vAlign w:val="center"/>
          </w:tcPr>
          <w:p w14:paraId="08028C14" w14:textId="4B03FED5" w:rsidR="0090267F" w:rsidRPr="00E4499D" w:rsidRDefault="00A34149" w:rsidP="00157006">
            <w:r w:rsidRPr="00E4499D">
              <w:t>REQ-</w:t>
            </w:r>
            <w:r>
              <w:t>COE</w:t>
            </w:r>
            <w:r w:rsidRPr="00E4499D">
              <w:t>-</w:t>
            </w:r>
            <w:r>
              <w:t>1</w:t>
            </w:r>
          </w:p>
        </w:tc>
      </w:tr>
      <w:tr w:rsidR="0090267F" w:rsidRPr="00E4499D" w14:paraId="13B637BF" w14:textId="77777777" w:rsidTr="00A36550">
        <w:tc>
          <w:tcPr>
            <w:tcW w:w="1960" w:type="dxa"/>
            <w:shd w:val="clear" w:color="auto" w:fill="4F81BD" w:themeFill="accent1"/>
            <w:vAlign w:val="center"/>
          </w:tcPr>
          <w:p w14:paraId="63C75F24" w14:textId="77777777" w:rsidR="0090267F" w:rsidRPr="00A36550" w:rsidRDefault="0090267F" w:rsidP="00157006">
            <w:pPr>
              <w:jc w:val="left"/>
              <w:rPr>
                <w:b/>
                <w:color w:val="FFFFFF" w:themeColor="background1"/>
              </w:rPr>
            </w:pPr>
            <w:r w:rsidRPr="00A36550">
              <w:rPr>
                <w:b/>
                <w:color w:val="FFFFFF" w:themeColor="background1"/>
              </w:rPr>
              <w:t>Description</w:t>
            </w:r>
          </w:p>
        </w:tc>
        <w:tc>
          <w:tcPr>
            <w:tcW w:w="7112" w:type="dxa"/>
            <w:vAlign w:val="center"/>
          </w:tcPr>
          <w:p w14:paraId="7299DCBD" w14:textId="77777777" w:rsidR="0090267F" w:rsidRPr="00E4499D" w:rsidRDefault="0090267F" w:rsidP="00157006">
            <w:r w:rsidRPr="00E4499D">
              <w:t xml:space="preserve">ANITA </w:t>
            </w:r>
            <w:r w:rsidRPr="00E4499D">
              <w:rPr>
                <w:b/>
              </w:rPr>
              <w:t>MUST</w:t>
            </w:r>
            <w:r w:rsidRPr="00E4499D">
              <w:t xml:space="preserve"> digitally mark each new resource to store.</w:t>
            </w:r>
          </w:p>
        </w:tc>
      </w:tr>
      <w:tr w:rsidR="0090267F" w:rsidRPr="00E4499D" w14:paraId="0CAE5AA8" w14:textId="77777777" w:rsidTr="00A36550">
        <w:tc>
          <w:tcPr>
            <w:tcW w:w="1960" w:type="dxa"/>
            <w:shd w:val="clear" w:color="auto" w:fill="4F81BD" w:themeFill="accent1"/>
            <w:vAlign w:val="center"/>
          </w:tcPr>
          <w:p w14:paraId="5085623E" w14:textId="77777777" w:rsidR="0090267F" w:rsidRPr="00A36550" w:rsidRDefault="0090267F" w:rsidP="00157006">
            <w:pPr>
              <w:jc w:val="left"/>
              <w:rPr>
                <w:b/>
                <w:color w:val="FFFFFF" w:themeColor="background1"/>
              </w:rPr>
            </w:pPr>
            <w:r w:rsidRPr="00A36550">
              <w:rPr>
                <w:b/>
                <w:color w:val="FFFFFF" w:themeColor="background1"/>
              </w:rPr>
              <w:t>Type</w:t>
            </w:r>
          </w:p>
        </w:tc>
        <w:tc>
          <w:tcPr>
            <w:tcW w:w="7112" w:type="dxa"/>
            <w:vAlign w:val="center"/>
          </w:tcPr>
          <w:p w14:paraId="2816C5C8" w14:textId="77777777" w:rsidR="0090267F" w:rsidRPr="00E4499D" w:rsidRDefault="0090267F" w:rsidP="00157006">
            <w:r w:rsidRPr="00E4499D">
              <w:t>Functional</w:t>
            </w:r>
          </w:p>
        </w:tc>
      </w:tr>
      <w:tr w:rsidR="0090267F" w:rsidRPr="00E4499D" w14:paraId="43D06D27" w14:textId="77777777" w:rsidTr="00A36550">
        <w:tc>
          <w:tcPr>
            <w:tcW w:w="1960" w:type="dxa"/>
            <w:shd w:val="clear" w:color="auto" w:fill="4F81BD" w:themeFill="accent1"/>
            <w:vAlign w:val="center"/>
          </w:tcPr>
          <w:p w14:paraId="17D8A012" w14:textId="77777777" w:rsidR="0090267F" w:rsidRPr="00A36550" w:rsidRDefault="0090267F" w:rsidP="00157006">
            <w:pPr>
              <w:jc w:val="left"/>
              <w:rPr>
                <w:b/>
                <w:color w:val="FFFFFF" w:themeColor="background1"/>
              </w:rPr>
            </w:pPr>
            <w:r w:rsidRPr="00A36550">
              <w:rPr>
                <w:b/>
                <w:color w:val="FFFFFF" w:themeColor="background1"/>
              </w:rPr>
              <w:t>Fit Criterion</w:t>
            </w:r>
          </w:p>
        </w:tc>
        <w:tc>
          <w:tcPr>
            <w:tcW w:w="7112" w:type="dxa"/>
            <w:vAlign w:val="center"/>
          </w:tcPr>
          <w:p w14:paraId="6C819F7D" w14:textId="77777777" w:rsidR="0090267F" w:rsidRPr="00E4499D" w:rsidRDefault="0090267F" w:rsidP="00157006">
            <w:r w:rsidRPr="00E4499D">
              <w:t>A digital mark (like hash value) must be computed for a new stored resource, in order to prove successively that the resource has not been altered from its acquisition into ANITA system.</w:t>
            </w:r>
          </w:p>
        </w:tc>
      </w:tr>
      <w:tr w:rsidR="0090267F" w:rsidRPr="00E4499D" w14:paraId="1FA93135" w14:textId="77777777" w:rsidTr="00A36550">
        <w:tc>
          <w:tcPr>
            <w:tcW w:w="1960" w:type="dxa"/>
            <w:shd w:val="clear" w:color="auto" w:fill="4F81BD" w:themeFill="accent1"/>
            <w:vAlign w:val="center"/>
          </w:tcPr>
          <w:p w14:paraId="2DF85CFE" w14:textId="77777777" w:rsidR="0090267F" w:rsidRPr="00A36550" w:rsidRDefault="0090267F" w:rsidP="00157006">
            <w:pPr>
              <w:jc w:val="left"/>
              <w:rPr>
                <w:b/>
                <w:color w:val="FFFFFF" w:themeColor="background1"/>
              </w:rPr>
            </w:pPr>
            <w:r w:rsidRPr="00A36550">
              <w:rPr>
                <w:b/>
                <w:color w:val="FFFFFF" w:themeColor="background1"/>
              </w:rPr>
              <w:t>Use Case &amp; Scenario</w:t>
            </w:r>
          </w:p>
        </w:tc>
        <w:tc>
          <w:tcPr>
            <w:tcW w:w="7112" w:type="dxa"/>
            <w:vAlign w:val="center"/>
          </w:tcPr>
          <w:p w14:paraId="2C143E5D" w14:textId="77777777" w:rsidR="0090267F" w:rsidRPr="00E4499D" w:rsidRDefault="0090267F" w:rsidP="00157006">
            <w:r w:rsidRPr="00E4499D">
              <w:t>ALL</w:t>
            </w:r>
          </w:p>
        </w:tc>
      </w:tr>
      <w:tr w:rsidR="0090267F" w:rsidRPr="00E4499D" w14:paraId="20899767" w14:textId="77777777" w:rsidTr="00A36550">
        <w:tc>
          <w:tcPr>
            <w:tcW w:w="1960" w:type="dxa"/>
            <w:shd w:val="clear" w:color="auto" w:fill="4F81BD" w:themeFill="accent1"/>
            <w:vAlign w:val="center"/>
          </w:tcPr>
          <w:p w14:paraId="38D1734E" w14:textId="77777777" w:rsidR="0090267F" w:rsidRPr="00A36550" w:rsidRDefault="0090267F" w:rsidP="00157006">
            <w:pPr>
              <w:jc w:val="left"/>
              <w:rPr>
                <w:b/>
                <w:color w:val="FFFFFF" w:themeColor="background1"/>
              </w:rPr>
            </w:pPr>
            <w:r w:rsidRPr="00A36550">
              <w:rPr>
                <w:b/>
                <w:color w:val="FFFFFF" w:themeColor="background1"/>
              </w:rPr>
              <w:t>Source Partner</w:t>
            </w:r>
          </w:p>
        </w:tc>
        <w:tc>
          <w:tcPr>
            <w:tcW w:w="7112" w:type="dxa"/>
            <w:vAlign w:val="center"/>
          </w:tcPr>
          <w:p w14:paraId="564141E3" w14:textId="77777777" w:rsidR="0090267F" w:rsidRPr="00E4499D" w:rsidRDefault="0090267F" w:rsidP="00157006">
            <w:r w:rsidRPr="00E4499D">
              <w:t>ENG</w:t>
            </w:r>
          </w:p>
        </w:tc>
      </w:tr>
      <w:tr w:rsidR="0090267F" w:rsidRPr="00E4499D" w14:paraId="7F451028" w14:textId="77777777" w:rsidTr="00A36550">
        <w:tc>
          <w:tcPr>
            <w:tcW w:w="1960" w:type="dxa"/>
            <w:shd w:val="clear" w:color="auto" w:fill="4F81BD" w:themeFill="accent1"/>
            <w:vAlign w:val="center"/>
          </w:tcPr>
          <w:p w14:paraId="59822082" w14:textId="77777777" w:rsidR="0090267F" w:rsidRPr="00A36550" w:rsidRDefault="0090267F" w:rsidP="00157006">
            <w:pPr>
              <w:jc w:val="left"/>
              <w:rPr>
                <w:b/>
                <w:color w:val="FFFFFF" w:themeColor="background1"/>
              </w:rPr>
            </w:pPr>
            <w:r w:rsidRPr="00A36550">
              <w:rPr>
                <w:b/>
                <w:color w:val="FFFFFF" w:themeColor="background1"/>
              </w:rPr>
              <w:t>Last Update</w:t>
            </w:r>
          </w:p>
        </w:tc>
        <w:tc>
          <w:tcPr>
            <w:tcW w:w="7112" w:type="dxa"/>
            <w:vAlign w:val="center"/>
          </w:tcPr>
          <w:p w14:paraId="7026101D" w14:textId="77777777" w:rsidR="0090267F" w:rsidRPr="00E4499D" w:rsidRDefault="0090267F" w:rsidP="00157006">
            <w:pPr>
              <w:keepNext/>
            </w:pPr>
            <w:r w:rsidRPr="00E4499D">
              <w:t>11/01/2019</w:t>
            </w:r>
          </w:p>
        </w:tc>
      </w:tr>
    </w:tbl>
    <w:p w14:paraId="1789D6D4" w14:textId="77777777" w:rsidR="0090267F" w:rsidRPr="00E4499D" w:rsidRDefault="0090267F" w:rsidP="0090267F">
      <w:pPr>
        <w:rPr>
          <w:highlight w:val="yellow"/>
        </w:rPr>
      </w:pPr>
    </w:p>
    <w:p w14:paraId="1E034614" w14:textId="77777777" w:rsidR="0090267F" w:rsidRPr="00E4499D" w:rsidRDefault="0090267F" w:rsidP="0090267F">
      <w:pPr>
        <w:pStyle w:val="Heading4"/>
        <w:tabs>
          <w:tab w:val="num" w:pos="1049"/>
        </w:tabs>
      </w:pPr>
      <w:r w:rsidRPr="00E4499D">
        <w:t>Chain of Evidence – Verification of resource originality when exported</w:t>
      </w:r>
    </w:p>
    <w:tbl>
      <w:tblPr>
        <w:tblStyle w:val="TableGrid"/>
        <w:tblW w:w="9072" w:type="dxa"/>
        <w:tblInd w:w="108" w:type="dxa"/>
        <w:tblLayout w:type="fixed"/>
        <w:tblLook w:val="04A0" w:firstRow="1" w:lastRow="0" w:firstColumn="1" w:lastColumn="0" w:noHBand="0" w:noVBand="1"/>
      </w:tblPr>
      <w:tblGrid>
        <w:gridCol w:w="1960"/>
        <w:gridCol w:w="7112"/>
      </w:tblGrid>
      <w:tr w:rsidR="0090267F" w:rsidRPr="00E4499D" w14:paraId="6EAAE64F" w14:textId="77777777" w:rsidTr="00A36550">
        <w:tc>
          <w:tcPr>
            <w:tcW w:w="1960" w:type="dxa"/>
            <w:shd w:val="clear" w:color="auto" w:fill="4F81BD" w:themeFill="accent1"/>
            <w:vAlign w:val="center"/>
          </w:tcPr>
          <w:p w14:paraId="7EA4368B" w14:textId="77777777" w:rsidR="0090267F" w:rsidRPr="00A36550" w:rsidRDefault="0090267F" w:rsidP="00157006">
            <w:pPr>
              <w:jc w:val="left"/>
              <w:rPr>
                <w:b/>
                <w:color w:val="FFFFFF" w:themeColor="background1"/>
              </w:rPr>
            </w:pPr>
            <w:r w:rsidRPr="00A36550">
              <w:rPr>
                <w:b/>
                <w:bCs/>
                <w:color w:val="FFFFFF" w:themeColor="background1"/>
              </w:rPr>
              <w:t>Requirement No</w:t>
            </w:r>
          </w:p>
        </w:tc>
        <w:tc>
          <w:tcPr>
            <w:tcW w:w="7112" w:type="dxa"/>
            <w:vAlign w:val="center"/>
          </w:tcPr>
          <w:p w14:paraId="7CCD650F" w14:textId="77777777" w:rsidR="0090267F" w:rsidRPr="00E4499D" w:rsidRDefault="0090267F" w:rsidP="00157006"/>
        </w:tc>
      </w:tr>
      <w:tr w:rsidR="0090267F" w:rsidRPr="00E4499D" w14:paraId="605174A4" w14:textId="77777777" w:rsidTr="00A36550">
        <w:tc>
          <w:tcPr>
            <w:tcW w:w="1960" w:type="dxa"/>
            <w:shd w:val="clear" w:color="auto" w:fill="4F81BD" w:themeFill="accent1"/>
            <w:vAlign w:val="center"/>
          </w:tcPr>
          <w:p w14:paraId="2D525A43" w14:textId="77777777" w:rsidR="0090267F" w:rsidRPr="00A36550" w:rsidRDefault="0090267F" w:rsidP="00157006">
            <w:pPr>
              <w:jc w:val="left"/>
              <w:rPr>
                <w:b/>
                <w:color w:val="FFFFFF" w:themeColor="background1"/>
              </w:rPr>
            </w:pPr>
            <w:r w:rsidRPr="00A36550">
              <w:rPr>
                <w:b/>
                <w:bCs/>
                <w:color w:val="FFFFFF" w:themeColor="background1"/>
              </w:rPr>
              <w:t>Requirement Id</w:t>
            </w:r>
          </w:p>
        </w:tc>
        <w:tc>
          <w:tcPr>
            <w:tcW w:w="7112" w:type="dxa"/>
            <w:vAlign w:val="center"/>
          </w:tcPr>
          <w:p w14:paraId="4B5D9607" w14:textId="20F25F1C" w:rsidR="0090267F" w:rsidRPr="00E4499D" w:rsidRDefault="00A34149" w:rsidP="00157006">
            <w:r w:rsidRPr="00E4499D">
              <w:t>REQ-</w:t>
            </w:r>
            <w:r>
              <w:t>COE</w:t>
            </w:r>
            <w:r w:rsidRPr="00E4499D">
              <w:t>-</w:t>
            </w:r>
            <w:r>
              <w:t>2</w:t>
            </w:r>
          </w:p>
        </w:tc>
      </w:tr>
      <w:tr w:rsidR="0090267F" w:rsidRPr="00E4499D" w14:paraId="6EA6BD83" w14:textId="77777777" w:rsidTr="00A36550">
        <w:tc>
          <w:tcPr>
            <w:tcW w:w="1960" w:type="dxa"/>
            <w:shd w:val="clear" w:color="auto" w:fill="4F81BD" w:themeFill="accent1"/>
            <w:vAlign w:val="center"/>
          </w:tcPr>
          <w:p w14:paraId="2FF49936" w14:textId="77777777" w:rsidR="0090267F" w:rsidRPr="00A36550" w:rsidRDefault="0090267F" w:rsidP="00157006">
            <w:pPr>
              <w:jc w:val="left"/>
              <w:rPr>
                <w:b/>
                <w:color w:val="FFFFFF" w:themeColor="background1"/>
              </w:rPr>
            </w:pPr>
            <w:r w:rsidRPr="00A36550">
              <w:rPr>
                <w:b/>
                <w:color w:val="FFFFFF" w:themeColor="background1"/>
              </w:rPr>
              <w:t>Description</w:t>
            </w:r>
          </w:p>
        </w:tc>
        <w:tc>
          <w:tcPr>
            <w:tcW w:w="7112" w:type="dxa"/>
            <w:vAlign w:val="center"/>
          </w:tcPr>
          <w:p w14:paraId="55A67A18" w14:textId="77777777" w:rsidR="0090267F" w:rsidRPr="00E4499D" w:rsidRDefault="0090267F" w:rsidP="00157006">
            <w:r w:rsidRPr="00E4499D">
              <w:t xml:space="preserve">ANITA </w:t>
            </w:r>
            <w:r w:rsidRPr="00E4499D">
              <w:rPr>
                <w:b/>
              </w:rPr>
              <w:t>MUST</w:t>
            </w:r>
            <w:r w:rsidRPr="00E4499D">
              <w:t xml:space="preserve"> verify the originality of the resource when it is exported.</w:t>
            </w:r>
          </w:p>
        </w:tc>
      </w:tr>
      <w:tr w:rsidR="0090267F" w:rsidRPr="00E4499D" w14:paraId="48D65755" w14:textId="77777777" w:rsidTr="00A36550">
        <w:tc>
          <w:tcPr>
            <w:tcW w:w="1960" w:type="dxa"/>
            <w:shd w:val="clear" w:color="auto" w:fill="4F81BD" w:themeFill="accent1"/>
            <w:vAlign w:val="center"/>
          </w:tcPr>
          <w:p w14:paraId="0DC13FC8" w14:textId="77777777" w:rsidR="0090267F" w:rsidRPr="00A36550" w:rsidRDefault="0090267F" w:rsidP="00157006">
            <w:pPr>
              <w:jc w:val="left"/>
              <w:rPr>
                <w:b/>
                <w:color w:val="FFFFFF" w:themeColor="background1"/>
              </w:rPr>
            </w:pPr>
            <w:r w:rsidRPr="00A36550">
              <w:rPr>
                <w:b/>
                <w:color w:val="FFFFFF" w:themeColor="background1"/>
              </w:rPr>
              <w:lastRenderedPageBreak/>
              <w:t>Type</w:t>
            </w:r>
          </w:p>
        </w:tc>
        <w:tc>
          <w:tcPr>
            <w:tcW w:w="7112" w:type="dxa"/>
            <w:vAlign w:val="center"/>
          </w:tcPr>
          <w:p w14:paraId="49B8926E" w14:textId="77777777" w:rsidR="0090267F" w:rsidRPr="00E4499D" w:rsidRDefault="0090267F" w:rsidP="00157006">
            <w:r w:rsidRPr="00E4499D">
              <w:t>Functional</w:t>
            </w:r>
          </w:p>
        </w:tc>
      </w:tr>
      <w:tr w:rsidR="0090267F" w:rsidRPr="00E4499D" w14:paraId="5A7CDBB1" w14:textId="77777777" w:rsidTr="00A36550">
        <w:tc>
          <w:tcPr>
            <w:tcW w:w="1960" w:type="dxa"/>
            <w:shd w:val="clear" w:color="auto" w:fill="4F81BD" w:themeFill="accent1"/>
            <w:vAlign w:val="center"/>
          </w:tcPr>
          <w:p w14:paraId="61E13BC2" w14:textId="77777777" w:rsidR="0090267F" w:rsidRPr="00A36550" w:rsidRDefault="0090267F" w:rsidP="00157006">
            <w:pPr>
              <w:jc w:val="left"/>
              <w:rPr>
                <w:b/>
                <w:color w:val="FFFFFF" w:themeColor="background1"/>
              </w:rPr>
            </w:pPr>
            <w:r w:rsidRPr="00A36550">
              <w:rPr>
                <w:b/>
                <w:color w:val="FFFFFF" w:themeColor="background1"/>
              </w:rPr>
              <w:t>Fit Criterion</w:t>
            </w:r>
          </w:p>
        </w:tc>
        <w:tc>
          <w:tcPr>
            <w:tcW w:w="7112" w:type="dxa"/>
            <w:vAlign w:val="center"/>
          </w:tcPr>
          <w:p w14:paraId="18BE6030" w14:textId="77777777" w:rsidR="0090267F" w:rsidRPr="00E4499D" w:rsidRDefault="0090267F" w:rsidP="00157006">
            <w:r w:rsidRPr="00E4499D">
              <w:t>When a resource is exported, ANITA must recalculate the digital mark and compare it with that calculated at the resource acquisition time, in order to avoid exporting corrupted resources.</w:t>
            </w:r>
          </w:p>
        </w:tc>
      </w:tr>
      <w:tr w:rsidR="0090267F" w:rsidRPr="00E4499D" w14:paraId="43F121D0" w14:textId="77777777" w:rsidTr="00A36550">
        <w:tc>
          <w:tcPr>
            <w:tcW w:w="1960" w:type="dxa"/>
            <w:shd w:val="clear" w:color="auto" w:fill="4F81BD" w:themeFill="accent1"/>
            <w:vAlign w:val="center"/>
          </w:tcPr>
          <w:p w14:paraId="0304EF5E" w14:textId="77777777" w:rsidR="0090267F" w:rsidRPr="00A36550" w:rsidRDefault="0090267F" w:rsidP="00157006">
            <w:pPr>
              <w:jc w:val="left"/>
              <w:rPr>
                <w:b/>
                <w:color w:val="FFFFFF" w:themeColor="background1"/>
              </w:rPr>
            </w:pPr>
            <w:r w:rsidRPr="00A36550">
              <w:rPr>
                <w:b/>
                <w:color w:val="FFFFFF" w:themeColor="background1"/>
              </w:rPr>
              <w:t>Use Case &amp; Scenario</w:t>
            </w:r>
          </w:p>
        </w:tc>
        <w:tc>
          <w:tcPr>
            <w:tcW w:w="7112" w:type="dxa"/>
            <w:vAlign w:val="center"/>
          </w:tcPr>
          <w:p w14:paraId="6F5FA95C" w14:textId="77777777" w:rsidR="0090267F" w:rsidRPr="00E4499D" w:rsidRDefault="0090267F" w:rsidP="00157006">
            <w:r w:rsidRPr="00E4499D">
              <w:t>ALL</w:t>
            </w:r>
          </w:p>
        </w:tc>
      </w:tr>
      <w:tr w:rsidR="0090267F" w:rsidRPr="00E4499D" w14:paraId="7CEDF85F" w14:textId="77777777" w:rsidTr="00A36550">
        <w:tc>
          <w:tcPr>
            <w:tcW w:w="1960" w:type="dxa"/>
            <w:shd w:val="clear" w:color="auto" w:fill="4F81BD" w:themeFill="accent1"/>
            <w:vAlign w:val="center"/>
          </w:tcPr>
          <w:p w14:paraId="14AB0EFE" w14:textId="77777777" w:rsidR="0090267F" w:rsidRPr="00A36550" w:rsidRDefault="0090267F" w:rsidP="00157006">
            <w:pPr>
              <w:jc w:val="left"/>
              <w:rPr>
                <w:b/>
                <w:color w:val="FFFFFF" w:themeColor="background1"/>
              </w:rPr>
            </w:pPr>
            <w:r w:rsidRPr="00A36550">
              <w:rPr>
                <w:b/>
                <w:color w:val="FFFFFF" w:themeColor="background1"/>
              </w:rPr>
              <w:t>Source Partner</w:t>
            </w:r>
          </w:p>
        </w:tc>
        <w:tc>
          <w:tcPr>
            <w:tcW w:w="7112" w:type="dxa"/>
            <w:vAlign w:val="center"/>
          </w:tcPr>
          <w:p w14:paraId="016AE55E" w14:textId="77777777" w:rsidR="0090267F" w:rsidRPr="00E4499D" w:rsidRDefault="0090267F" w:rsidP="00157006">
            <w:r w:rsidRPr="00E4499D">
              <w:t>ENG</w:t>
            </w:r>
          </w:p>
        </w:tc>
      </w:tr>
      <w:tr w:rsidR="0090267F" w:rsidRPr="00E4499D" w14:paraId="634966B9" w14:textId="77777777" w:rsidTr="00A36550">
        <w:tc>
          <w:tcPr>
            <w:tcW w:w="1960" w:type="dxa"/>
            <w:shd w:val="clear" w:color="auto" w:fill="4F81BD" w:themeFill="accent1"/>
            <w:vAlign w:val="center"/>
          </w:tcPr>
          <w:p w14:paraId="505E61AD" w14:textId="77777777" w:rsidR="0090267F" w:rsidRPr="00A36550" w:rsidRDefault="0090267F" w:rsidP="00157006">
            <w:pPr>
              <w:jc w:val="left"/>
              <w:rPr>
                <w:b/>
                <w:color w:val="FFFFFF" w:themeColor="background1"/>
              </w:rPr>
            </w:pPr>
            <w:r w:rsidRPr="00A36550">
              <w:rPr>
                <w:b/>
                <w:color w:val="FFFFFF" w:themeColor="background1"/>
              </w:rPr>
              <w:t>Last Update</w:t>
            </w:r>
          </w:p>
        </w:tc>
        <w:tc>
          <w:tcPr>
            <w:tcW w:w="7112" w:type="dxa"/>
            <w:vAlign w:val="center"/>
          </w:tcPr>
          <w:p w14:paraId="4FD61751" w14:textId="77777777" w:rsidR="0090267F" w:rsidRPr="00E4499D" w:rsidRDefault="0090267F" w:rsidP="00157006">
            <w:pPr>
              <w:keepNext/>
            </w:pPr>
            <w:r w:rsidRPr="00E4499D">
              <w:t>11/01/2019</w:t>
            </w:r>
          </w:p>
        </w:tc>
      </w:tr>
    </w:tbl>
    <w:p w14:paraId="11F6C16B" w14:textId="77777777" w:rsidR="0090267F" w:rsidRPr="00E4499D" w:rsidRDefault="0090267F" w:rsidP="0090267F">
      <w:pPr>
        <w:rPr>
          <w:rFonts w:cstheme="majorHAnsi"/>
          <w:lang w:eastAsia="it-IT"/>
        </w:rPr>
      </w:pPr>
    </w:p>
    <w:p w14:paraId="4266E32A" w14:textId="77777777" w:rsidR="0090267F" w:rsidRPr="00E4499D" w:rsidRDefault="0090267F" w:rsidP="0090267F">
      <w:pPr>
        <w:pStyle w:val="Heading4"/>
        <w:tabs>
          <w:tab w:val="clear" w:pos="907"/>
          <w:tab w:val="num" w:pos="1049"/>
        </w:tabs>
        <w:ind w:left="1049"/>
      </w:pPr>
      <w:r w:rsidRPr="00E4499D">
        <w:t>Chain of Evidence – Scheduled verification of resource originality</w:t>
      </w:r>
    </w:p>
    <w:tbl>
      <w:tblPr>
        <w:tblStyle w:val="TableGrid"/>
        <w:tblW w:w="9072" w:type="dxa"/>
        <w:tblInd w:w="108" w:type="dxa"/>
        <w:tblLayout w:type="fixed"/>
        <w:tblLook w:val="04A0" w:firstRow="1" w:lastRow="0" w:firstColumn="1" w:lastColumn="0" w:noHBand="0" w:noVBand="1"/>
      </w:tblPr>
      <w:tblGrid>
        <w:gridCol w:w="1960"/>
        <w:gridCol w:w="7112"/>
      </w:tblGrid>
      <w:tr w:rsidR="0090267F" w:rsidRPr="00E4499D" w14:paraId="7C650CE6" w14:textId="77777777" w:rsidTr="00A36550">
        <w:tc>
          <w:tcPr>
            <w:tcW w:w="1960" w:type="dxa"/>
            <w:shd w:val="clear" w:color="auto" w:fill="4F81BD" w:themeFill="accent1"/>
            <w:vAlign w:val="center"/>
          </w:tcPr>
          <w:p w14:paraId="00258C11" w14:textId="77777777" w:rsidR="0090267F" w:rsidRPr="00A36550" w:rsidRDefault="0090267F" w:rsidP="00157006">
            <w:pPr>
              <w:jc w:val="left"/>
              <w:rPr>
                <w:b/>
                <w:color w:val="FFFFFF" w:themeColor="background1"/>
              </w:rPr>
            </w:pPr>
            <w:r w:rsidRPr="00A36550">
              <w:rPr>
                <w:b/>
                <w:bCs/>
                <w:color w:val="FFFFFF" w:themeColor="background1"/>
              </w:rPr>
              <w:t>Requirement No</w:t>
            </w:r>
          </w:p>
        </w:tc>
        <w:tc>
          <w:tcPr>
            <w:tcW w:w="7112" w:type="dxa"/>
            <w:vAlign w:val="center"/>
          </w:tcPr>
          <w:p w14:paraId="3B7B186E" w14:textId="77777777" w:rsidR="0090267F" w:rsidRPr="00E4499D" w:rsidRDefault="0090267F" w:rsidP="00157006"/>
        </w:tc>
      </w:tr>
      <w:tr w:rsidR="0090267F" w:rsidRPr="00E4499D" w14:paraId="402710EB" w14:textId="77777777" w:rsidTr="00A36550">
        <w:tc>
          <w:tcPr>
            <w:tcW w:w="1960" w:type="dxa"/>
            <w:shd w:val="clear" w:color="auto" w:fill="4F81BD" w:themeFill="accent1"/>
            <w:vAlign w:val="center"/>
          </w:tcPr>
          <w:p w14:paraId="4BACD315" w14:textId="77777777" w:rsidR="0090267F" w:rsidRPr="00A36550" w:rsidRDefault="0090267F" w:rsidP="00157006">
            <w:pPr>
              <w:jc w:val="left"/>
              <w:rPr>
                <w:b/>
                <w:color w:val="FFFFFF" w:themeColor="background1"/>
              </w:rPr>
            </w:pPr>
            <w:r w:rsidRPr="00A36550">
              <w:rPr>
                <w:b/>
                <w:bCs/>
                <w:color w:val="FFFFFF" w:themeColor="background1"/>
              </w:rPr>
              <w:t>Requirement Id</w:t>
            </w:r>
          </w:p>
        </w:tc>
        <w:tc>
          <w:tcPr>
            <w:tcW w:w="7112" w:type="dxa"/>
            <w:vAlign w:val="center"/>
          </w:tcPr>
          <w:p w14:paraId="402AAC76" w14:textId="65545BBF" w:rsidR="0090267F" w:rsidRPr="00E4499D" w:rsidRDefault="00A34149" w:rsidP="00157006">
            <w:r w:rsidRPr="00E4499D">
              <w:t>REQ-</w:t>
            </w:r>
            <w:r>
              <w:t>COE</w:t>
            </w:r>
            <w:r w:rsidRPr="00E4499D">
              <w:t>-</w:t>
            </w:r>
            <w:r>
              <w:t>3</w:t>
            </w:r>
          </w:p>
        </w:tc>
      </w:tr>
      <w:tr w:rsidR="0090267F" w:rsidRPr="00E4499D" w14:paraId="0963CC31" w14:textId="77777777" w:rsidTr="00A36550">
        <w:tc>
          <w:tcPr>
            <w:tcW w:w="1960" w:type="dxa"/>
            <w:shd w:val="clear" w:color="auto" w:fill="4F81BD" w:themeFill="accent1"/>
            <w:vAlign w:val="center"/>
          </w:tcPr>
          <w:p w14:paraId="35C0F059" w14:textId="77777777" w:rsidR="0090267F" w:rsidRPr="00A36550" w:rsidRDefault="0090267F" w:rsidP="00157006">
            <w:pPr>
              <w:jc w:val="left"/>
              <w:rPr>
                <w:b/>
                <w:color w:val="FFFFFF" w:themeColor="background1"/>
              </w:rPr>
            </w:pPr>
            <w:r w:rsidRPr="00A36550">
              <w:rPr>
                <w:b/>
                <w:color w:val="FFFFFF" w:themeColor="background1"/>
              </w:rPr>
              <w:t>Description</w:t>
            </w:r>
          </w:p>
        </w:tc>
        <w:tc>
          <w:tcPr>
            <w:tcW w:w="7112" w:type="dxa"/>
            <w:vAlign w:val="center"/>
          </w:tcPr>
          <w:p w14:paraId="45D14C2A" w14:textId="77777777" w:rsidR="0090267F" w:rsidRPr="00E4499D" w:rsidRDefault="0090267F" w:rsidP="00157006">
            <w:r w:rsidRPr="00E4499D">
              <w:t xml:space="preserve">ANITA </w:t>
            </w:r>
            <w:r w:rsidRPr="00E4499D">
              <w:rPr>
                <w:b/>
              </w:rPr>
              <w:t>SHOULD</w:t>
            </w:r>
            <w:r w:rsidRPr="00E4499D">
              <w:t xml:space="preserve"> verify the originality of stored resources at scheduled time.</w:t>
            </w:r>
          </w:p>
        </w:tc>
      </w:tr>
      <w:tr w:rsidR="0090267F" w:rsidRPr="00E4499D" w14:paraId="2FB4E719" w14:textId="77777777" w:rsidTr="00A36550">
        <w:tc>
          <w:tcPr>
            <w:tcW w:w="1960" w:type="dxa"/>
            <w:shd w:val="clear" w:color="auto" w:fill="4F81BD" w:themeFill="accent1"/>
            <w:vAlign w:val="center"/>
          </w:tcPr>
          <w:p w14:paraId="549D1A9D" w14:textId="77777777" w:rsidR="0090267F" w:rsidRPr="00A36550" w:rsidRDefault="0090267F" w:rsidP="00157006">
            <w:pPr>
              <w:jc w:val="left"/>
              <w:rPr>
                <w:b/>
                <w:color w:val="FFFFFF" w:themeColor="background1"/>
              </w:rPr>
            </w:pPr>
            <w:r w:rsidRPr="00A36550">
              <w:rPr>
                <w:b/>
                <w:color w:val="FFFFFF" w:themeColor="background1"/>
              </w:rPr>
              <w:t>Type</w:t>
            </w:r>
          </w:p>
        </w:tc>
        <w:tc>
          <w:tcPr>
            <w:tcW w:w="7112" w:type="dxa"/>
            <w:vAlign w:val="center"/>
          </w:tcPr>
          <w:p w14:paraId="2A12D653" w14:textId="77777777" w:rsidR="0090267F" w:rsidRPr="00E4499D" w:rsidRDefault="0090267F" w:rsidP="00157006">
            <w:r w:rsidRPr="00E4499D">
              <w:t>Functional</w:t>
            </w:r>
          </w:p>
        </w:tc>
      </w:tr>
      <w:tr w:rsidR="0090267F" w:rsidRPr="00E4499D" w14:paraId="09714A8D" w14:textId="77777777" w:rsidTr="00A36550">
        <w:tc>
          <w:tcPr>
            <w:tcW w:w="1960" w:type="dxa"/>
            <w:shd w:val="clear" w:color="auto" w:fill="4F81BD" w:themeFill="accent1"/>
            <w:vAlign w:val="center"/>
          </w:tcPr>
          <w:p w14:paraId="4A1285B8" w14:textId="77777777" w:rsidR="0090267F" w:rsidRPr="00A36550" w:rsidRDefault="0090267F" w:rsidP="00157006">
            <w:pPr>
              <w:jc w:val="left"/>
              <w:rPr>
                <w:b/>
                <w:color w:val="FFFFFF" w:themeColor="background1"/>
              </w:rPr>
            </w:pPr>
            <w:r w:rsidRPr="00A36550">
              <w:rPr>
                <w:b/>
                <w:color w:val="FFFFFF" w:themeColor="background1"/>
              </w:rPr>
              <w:t>Fit Criterion</w:t>
            </w:r>
          </w:p>
        </w:tc>
        <w:tc>
          <w:tcPr>
            <w:tcW w:w="7112" w:type="dxa"/>
            <w:vAlign w:val="center"/>
          </w:tcPr>
          <w:p w14:paraId="43A0C34D" w14:textId="77777777" w:rsidR="0090267F" w:rsidRPr="00E4499D" w:rsidRDefault="0090267F" w:rsidP="00157006">
            <w:r w:rsidRPr="00E4499D">
              <w:t>Since resources might be corrupted at any time, it is of vital importance to detect these resources before proceeding in their analysis. Thus, for each stored resource, ANITA should calculate periodically the digital mark and compare it with that calculated at the resource acquisition time, in order to detect corrupted resources.</w:t>
            </w:r>
          </w:p>
        </w:tc>
      </w:tr>
      <w:tr w:rsidR="0090267F" w:rsidRPr="00E4499D" w14:paraId="695FAC3E" w14:textId="77777777" w:rsidTr="00A36550">
        <w:tc>
          <w:tcPr>
            <w:tcW w:w="1960" w:type="dxa"/>
            <w:shd w:val="clear" w:color="auto" w:fill="4F81BD" w:themeFill="accent1"/>
            <w:vAlign w:val="center"/>
          </w:tcPr>
          <w:p w14:paraId="5A45B413" w14:textId="77777777" w:rsidR="0090267F" w:rsidRPr="00A36550" w:rsidRDefault="0090267F" w:rsidP="00157006">
            <w:pPr>
              <w:jc w:val="left"/>
              <w:rPr>
                <w:b/>
                <w:color w:val="FFFFFF" w:themeColor="background1"/>
              </w:rPr>
            </w:pPr>
            <w:r w:rsidRPr="00A36550">
              <w:rPr>
                <w:b/>
                <w:color w:val="FFFFFF" w:themeColor="background1"/>
              </w:rPr>
              <w:t>Use Case &amp; Scenario</w:t>
            </w:r>
          </w:p>
        </w:tc>
        <w:tc>
          <w:tcPr>
            <w:tcW w:w="7112" w:type="dxa"/>
            <w:vAlign w:val="center"/>
          </w:tcPr>
          <w:p w14:paraId="3F1A273A" w14:textId="77777777" w:rsidR="0090267F" w:rsidRPr="00E4499D" w:rsidRDefault="0090267F" w:rsidP="00157006">
            <w:r w:rsidRPr="00E4499D">
              <w:t>ALL</w:t>
            </w:r>
          </w:p>
        </w:tc>
      </w:tr>
      <w:tr w:rsidR="0090267F" w:rsidRPr="00E4499D" w14:paraId="5CC066FE" w14:textId="77777777" w:rsidTr="00A36550">
        <w:tc>
          <w:tcPr>
            <w:tcW w:w="1960" w:type="dxa"/>
            <w:shd w:val="clear" w:color="auto" w:fill="4F81BD" w:themeFill="accent1"/>
            <w:vAlign w:val="center"/>
          </w:tcPr>
          <w:p w14:paraId="165FAE01" w14:textId="77777777" w:rsidR="0090267F" w:rsidRPr="00A36550" w:rsidRDefault="0090267F" w:rsidP="00157006">
            <w:pPr>
              <w:jc w:val="left"/>
              <w:rPr>
                <w:b/>
                <w:color w:val="FFFFFF" w:themeColor="background1"/>
              </w:rPr>
            </w:pPr>
            <w:r w:rsidRPr="00A36550">
              <w:rPr>
                <w:b/>
                <w:color w:val="FFFFFF" w:themeColor="background1"/>
              </w:rPr>
              <w:t>Source Partner</w:t>
            </w:r>
          </w:p>
        </w:tc>
        <w:tc>
          <w:tcPr>
            <w:tcW w:w="7112" w:type="dxa"/>
            <w:vAlign w:val="center"/>
          </w:tcPr>
          <w:p w14:paraId="6FA309EB" w14:textId="77777777" w:rsidR="0090267F" w:rsidRPr="00E4499D" w:rsidRDefault="0090267F" w:rsidP="00157006">
            <w:r w:rsidRPr="00E4499D">
              <w:t>ENG</w:t>
            </w:r>
          </w:p>
        </w:tc>
      </w:tr>
      <w:tr w:rsidR="0090267F" w:rsidRPr="00E4499D" w14:paraId="50D7B1F7" w14:textId="77777777" w:rsidTr="00A36550">
        <w:tc>
          <w:tcPr>
            <w:tcW w:w="1960" w:type="dxa"/>
            <w:shd w:val="clear" w:color="auto" w:fill="4F81BD" w:themeFill="accent1"/>
            <w:vAlign w:val="center"/>
          </w:tcPr>
          <w:p w14:paraId="5C3C0A65" w14:textId="77777777" w:rsidR="0090267F" w:rsidRPr="00A36550" w:rsidRDefault="0090267F" w:rsidP="00157006">
            <w:pPr>
              <w:jc w:val="left"/>
              <w:rPr>
                <w:b/>
                <w:color w:val="FFFFFF" w:themeColor="background1"/>
              </w:rPr>
            </w:pPr>
            <w:r w:rsidRPr="00A36550">
              <w:rPr>
                <w:b/>
                <w:color w:val="FFFFFF" w:themeColor="background1"/>
              </w:rPr>
              <w:t>Last Update</w:t>
            </w:r>
          </w:p>
        </w:tc>
        <w:tc>
          <w:tcPr>
            <w:tcW w:w="7112" w:type="dxa"/>
            <w:vAlign w:val="center"/>
          </w:tcPr>
          <w:p w14:paraId="0667A2A8" w14:textId="77777777" w:rsidR="0090267F" w:rsidRPr="00E4499D" w:rsidRDefault="0090267F" w:rsidP="00157006">
            <w:pPr>
              <w:keepNext/>
            </w:pPr>
            <w:r w:rsidRPr="00E4499D">
              <w:t>11/01/2019</w:t>
            </w:r>
          </w:p>
        </w:tc>
      </w:tr>
    </w:tbl>
    <w:p w14:paraId="7DD32DA3" w14:textId="77777777" w:rsidR="0090267F" w:rsidRPr="00E4499D" w:rsidRDefault="0090267F" w:rsidP="0090267F">
      <w:pPr>
        <w:rPr>
          <w:rFonts w:cstheme="majorHAnsi"/>
          <w:lang w:eastAsia="it-IT"/>
        </w:rPr>
      </w:pPr>
    </w:p>
    <w:p w14:paraId="298ACF69" w14:textId="77777777" w:rsidR="0090267F" w:rsidRPr="00E4499D" w:rsidRDefault="0090267F" w:rsidP="0090267F">
      <w:pPr>
        <w:pStyle w:val="Heading4"/>
        <w:tabs>
          <w:tab w:val="clear" w:pos="907"/>
          <w:tab w:val="num" w:pos="1049"/>
        </w:tabs>
        <w:ind w:left="1049"/>
      </w:pPr>
      <w:r w:rsidRPr="00E4499D">
        <w:t>Chain of Evidence – Alert when corrupted resource is found</w:t>
      </w:r>
    </w:p>
    <w:tbl>
      <w:tblPr>
        <w:tblStyle w:val="TableGrid"/>
        <w:tblW w:w="9072" w:type="dxa"/>
        <w:tblInd w:w="108" w:type="dxa"/>
        <w:tblLayout w:type="fixed"/>
        <w:tblLook w:val="04A0" w:firstRow="1" w:lastRow="0" w:firstColumn="1" w:lastColumn="0" w:noHBand="0" w:noVBand="1"/>
      </w:tblPr>
      <w:tblGrid>
        <w:gridCol w:w="1960"/>
        <w:gridCol w:w="7112"/>
      </w:tblGrid>
      <w:tr w:rsidR="0090267F" w:rsidRPr="00E4499D" w14:paraId="1923B5EA" w14:textId="77777777" w:rsidTr="00A36550">
        <w:tc>
          <w:tcPr>
            <w:tcW w:w="1960" w:type="dxa"/>
            <w:shd w:val="clear" w:color="auto" w:fill="4F81BD" w:themeFill="accent1"/>
            <w:vAlign w:val="center"/>
          </w:tcPr>
          <w:p w14:paraId="4D43B919" w14:textId="77777777" w:rsidR="0090267F" w:rsidRPr="00A36550" w:rsidRDefault="0090267F" w:rsidP="00157006">
            <w:pPr>
              <w:jc w:val="left"/>
              <w:rPr>
                <w:b/>
                <w:color w:val="FFFFFF" w:themeColor="background1"/>
              </w:rPr>
            </w:pPr>
            <w:r w:rsidRPr="00A36550">
              <w:rPr>
                <w:b/>
                <w:bCs/>
                <w:color w:val="FFFFFF" w:themeColor="background1"/>
              </w:rPr>
              <w:t>Requirement No</w:t>
            </w:r>
          </w:p>
        </w:tc>
        <w:tc>
          <w:tcPr>
            <w:tcW w:w="7112" w:type="dxa"/>
            <w:vAlign w:val="center"/>
          </w:tcPr>
          <w:p w14:paraId="3A20D8A3" w14:textId="77777777" w:rsidR="0090267F" w:rsidRPr="00E4499D" w:rsidRDefault="0090267F" w:rsidP="00157006"/>
        </w:tc>
      </w:tr>
      <w:tr w:rsidR="0090267F" w:rsidRPr="00E4499D" w14:paraId="4F4EAE23" w14:textId="77777777" w:rsidTr="00A36550">
        <w:tc>
          <w:tcPr>
            <w:tcW w:w="1960" w:type="dxa"/>
            <w:shd w:val="clear" w:color="auto" w:fill="4F81BD" w:themeFill="accent1"/>
            <w:vAlign w:val="center"/>
          </w:tcPr>
          <w:p w14:paraId="0A069D8A" w14:textId="77777777" w:rsidR="0090267F" w:rsidRPr="00A36550" w:rsidRDefault="0090267F" w:rsidP="00157006">
            <w:pPr>
              <w:jc w:val="left"/>
              <w:rPr>
                <w:b/>
                <w:color w:val="FFFFFF" w:themeColor="background1"/>
              </w:rPr>
            </w:pPr>
            <w:r w:rsidRPr="00A36550">
              <w:rPr>
                <w:b/>
                <w:bCs/>
                <w:color w:val="FFFFFF" w:themeColor="background1"/>
              </w:rPr>
              <w:t>Requirement Id</w:t>
            </w:r>
          </w:p>
        </w:tc>
        <w:tc>
          <w:tcPr>
            <w:tcW w:w="7112" w:type="dxa"/>
            <w:vAlign w:val="center"/>
          </w:tcPr>
          <w:p w14:paraId="3AD66E35" w14:textId="1D68F2AA" w:rsidR="0090267F" w:rsidRPr="00E4499D" w:rsidRDefault="00A34149" w:rsidP="00157006">
            <w:r w:rsidRPr="00E4499D">
              <w:t>REQ-</w:t>
            </w:r>
            <w:r>
              <w:t>COE</w:t>
            </w:r>
            <w:r w:rsidRPr="00E4499D">
              <w:t>-</w:t>
            </w:r>
            <w:r>
              <w:t>4</w:t>
            </w:r>
          </w:p>
        </w:tc>
      </w:tr>
      <w:tr w:rsidR="0090267F" w:rsidRPr="00E4499D" w14:paraId="6DEE7DC4" w14:textId="77777777" w:rsidTr="00A36550">
        <w:tc>
          <w:tcPr>
            <w:tcW w:w="1960" w:type="dxa"/>
            <w:shd w:val="clear" w:color="auto" w:fill="4F81BD" w:themeFill="accent1"/>
            <w:vAlign w:val="center"/>
          </w:tcPr>
          <w:p w14:paraId="187B481D" w14:textId="77777777" w:rsidR="0090267F" w:rsidRPr="00A36550" w:rsidRDefault="0090267F" w:rsidP="00157006">
            <w:pPr>
              <w:jc w:val="left"/>
              <w:rPr>
                <w:b/>
                <w:color w:val="FFFFFF" w:themeColor="background1"/>
              </w:rPr>
            </w:pPr>
            <w:r w:rsidRPr="00A36550">
              <w:rPr>
                <w:b/>
                <w:color w:val="FFFFFF" w:themeColor="background1"/>
              </w:rPr>
              <w:t>Description</w:t>
            </w:r>
          </w:p>
        </w:tc>
        <w:tc>
          <w:tcPr>
            <w:tcW w:w="7112" w:type="dxa"/>
            <w:vAlign w:val="center"/>
          </w:tcPr>
          <w:p w14:paraId="4C8A3A61" w14:textId="77777777" w:rsidR="0090267F" w:rsidRPr="00E4499D" w:rsidRDefault="0090267F" w:rsidP="00157006">
            <w:r w:rsidRPr="00E4499D">
              <w:t xml:space="preserve">ANITA </w:t>
            </w:r>
            <w:r w:rsidRPr="00E4499D">
              <w:rPr>
                <w:b/>
              </w:rPr>
              <w:t>MUST</w:t>
            </w:r>
            <w:r w:rsidRPr="00E4499D">
              <w:t xml:space="preserve"> alert users when a corrupted resource is detected</w:t>
            </w:r>
          </w:p>
        </w:tc>
      </w:tr>
      <w:tr w:rsidR="0090267F" w:rsidRPr="00E4499D" w14:paraId="35633C54" w14:textId="77777777" w:rsidTr="00A36550">
        <w:tc>
          <w:tcPr>
            <w:tcW w:w="1960" w:type="dxa"/>
            <w:shd w:val="clear" w:color="auto" w:fill="4F81BD" w:themeFill="accent1"/>
            <w:vAlign w:val="center"/>
          </w:tcPr>
          <w:p w14:paraId="715BC2EF" w14:textId="77777777" w:rsidR="0090267F" w:rsidRPr="00A36550" w:rsidRDefault="0090267F" w:rsidP="00157006">
            <w:pPr>
              <w:jc w:val="left"/>
              <w:rPr>
                <w:b/>
                <w:color w:val="FFFFFF" w:themeColor="background1"/>
              </w:rPr>
            </w:pPr>
            <w:r w:rsidRPr="00A36550">
              <w:rPr>
                <w:b/>
                <w:color w:val="FFFFFF" w:themeColor="background1"/>
              </w:rPr>
              <w:t>Type</w:t>
            </w:r>
          </w:p>
        </w:tc>
        <w:tc>
          <w:tcPr>
            <w:tcW w:w="7112" w:type="dxa"/>
            <w:vAlign w:val="center"/>
          </w:tcPr>
          <w:p w14:paraId="6852390B" w14:textId="77777777" w:rsidR="0090267F" w:rsidRPr="00E4499D" w:rsidRDefault="0090267F" w:rsidP="00157006">
            <w:r w:rsidRPr="00E4499D">
              <w:t>Functional</w:t>
            </w:r>
          </w:p>
        </w:tc>
      </w:tr>
      <w:tr w:rsidR="0090267F" w:rsidRPr="00E4499D" w14:paraId="4095C80F" w14:textId="77777777" w:rsidTr="00A36550">
        <w:tc>
          <w:tcPr>
            <w:tcW w:w="1960" w:type="dxa"/>
            <w:shd w:val="clear" w:color="auto" w:fill="4F81BD" w:themeFill="accent1"/>
            <w:vAlign w:val="center"/>
          </w:tcPr>
          <w:p w14:paraId="3B0E3A7B" w14:textId="77777777" w:rsidR="0090267F" w:rsidRPr="00A36550" w:rsidRDefault="0090267F" w:rsidP="00157006">
            <w:pPr>
              <w:jc w:val="left"/>
              <w:rPr>
                <w:b/>
                <w:color w:val="FFFFFF" w:themeColor="background1"/>
              </w:rPr>
            </w:pPr>
            <w:r w:rsidRPr="00A36550">
              <w:rPr>
                <w:b/>
                <w:color w:val="FFFFFF" w:themeColor="background1"/>
              </w:rPr>
              <w:t>Fit Criterion</w:t>
            </w:r>
          </w:p>
        </w:tc>
        <w:tc>
          <w:tcPr>
            <w:tcW w:w="7112" w:type="dxa"/>
            <w:vAlign w:val="center"/>
          </w:tcPr>
          <w:p w14:paraId="2BE663F7" w14:textId="77777777" w:rsidR="0090267F" w:rsidRPr="00E4499D" w:rsidRDefault="0090267F" w:rsidP="00157006">
            <w:r w:rsidRPr="00E4499D">
              <w:t>Since a corrupted resource can mislead user investigations, ANITA has to alert users when a resource has been manipulated, so that users can decide if delete it or not.</w:t>
            </w:r>
          </w:p>
        </w:tc>
      </w:tr>
      <w:tr w:rsidR="0090267F" w:rsidRPr="00E4499D" w14:paraId="0CBA2098" w14:textId="77777777" w:rsidTr="00A36550">
        <w:tc>
          <w:tcPr>
            <w:tcW w:w="1960" w:type="dxa"/>
            <w:shd w:val="clear" w:color="auto" w:fill="4F81BD" w:themeFill="accent1"/>
            <w:vAlign w:val="center"/>
          </w:tcPr>
          <w:p w14:paraId="4D28AC4F" w14:textId="77777777" w:rsidR="0090267F" w:rsidRPr="00A36550" w:rsidRDefault="0090267F" w:rsidP="00157006">
            <w:pPr>
              <w:jc w:val="left"/>
              <w:rPr>
                <w:b/>
                <w:color w:val="FFFFFF" w:themeColor="background1"/>
              </w:rPr>
            </w:pPr>
            <w:r w:rsidRPr="00A36550">
              <w:rPr>
                <w:b/>
                <w:color w:val="FFFFFF" w:themeColor="background1"/>
              </w:rPr>
              <w:lastRenderedPageBreak/>
              <w:t>Use Case &amp; Scenario</w:t>
            </w:r>
          </w:p>
        </w:tc>
        <w:tc>
          <w:tcPr>
            <w:tcW w:w="7112" w:type="dxa"/>
            <w:vAlign w:val="center"/>
          </w:tcPr>
          <w:p w14:paraId="2C6729C4" w14:textId="77777777" w:rsidR="0090267F" w:rsidRPr="00E4499D" w:rsidRDefault="0090267F" w:rsidP="00157006">
            <w:r w:rsidRPr="00E4499D">
              <w:t>ALL</w:t>
            </w:r>
          </w:p>
        </w:tc>
      </w:tr>
      <w:tr w:rsidR="0090267F" w:rsidRPr="00E4499D" w14:paraId="347C10B6" w14:textId="77777777" w:rsidTr="00A36550">
        <w:tc>
          <w:tcPr>
            <w:tcW w:w="1960" w:type="dxa"/>
            <w:shd w:val="clear" w:color="auto" w:fill="4F81BD" w:themeFill="accent1"/>
            <w:vAlign w:val="center"/>
          </w:tcPr>
          <w:p w14:paraId="5B811945" w14:textId="77777777" w:rsidR="0090267F" w:rsidRPr="00A36550" w:rsidRDefault="0090267F" w:rsidP="00157006">
            <w:pPr>
              <w:jc w:val="left"/>
              <w:rPr>
                <w:b/>
                <w:color w:val="FFFFFF" w:themeColor="background1"/>
              </w:rPr>
            </w:pPr>
            <w:r w:rsidRPr="00A36550">
              <w:rPr>
                <w:b/>
                <w:color w:val="FFFFFF" w:themeColor="background1"/>
              </w:rPr>
              <w:t>Source Partner</w:t>
            </w:r>
          </w:p>
        </w:tc>
        <w:tc>
          <w:tcPr>
            <w:tcW w:w="7112" w:type="dxa"/>
            <w:vAlign w:val="center"/>
          </w:tcPr>
          <w:p w14:paraId="02B352CC" w14:textId="77777777" w:rsidR="0090267F" w:rsidRPr="00E4499D" w:rsidRDefault="0090267F" w:rsidP="00157006">
            <w:r w:rsidRPr="00E4499D">
              <w:t>ENG</w:t>
            </w:r>
          </w:p>
        </w:tc>
      </w:tr>
      <w:tr w:rsidR="0090267F" w:rsidRPr="00E4499D" w14:paraId="5E53E4DE" w14:textId="77777777" w:rsidTr="00A36550">
        <w:tc>
          <w:tcPr>
            <w:tcW w:w="1960" w:type="dxa"/>
            <w:shd w:val="clear" w:color="auto" w:fill="4F81BD" w:themeFill="accent1"/>
            <w:vAlign w:val="center"/>
          </w:tcPr>
          <w:p w14:paraId="1699DD3B" w14:textId="77777777" w:rsidR="0090267F" w:rsidRPr="00A36550" w:rsidRDefault="0090267F" w:rsidP="00157006">
            <w:pPr>
              <w:jc w:val="left"/>
              <w:rPr>
                <w:b/>
                <w:color w:val="FFFFFF" w:themeColor="background1"/>
              </w:rPr>
            </w:pPr>
            <w:r w:rsidRPr="00A36550">
              <w:rPr>
                <w:b/>
                <w:color w:val="FFFFFF" w:themeColor="background1"/>
              </w:rPr>
              <w:t>Last Update</w:t>
            </w:r>
          </w:p>
        </w:tc>
        <w:tc>
          <w:tcPr>
            <w:tcW w:w="7112" w:type="dxa"/>
            <w:vAlign w:val="center"/>
          </w:tcPr>
          <w:p w14:paraId="27C8D303" w14:textId="77777777" w:rsidR="0090267F" w:rsidRPr="00E4499D" w:rsidRDefault="0090267F" w:rsidP="00157006">
            <w:pPr>
              <w:keepNext/>
            </w:pPr>
            <w:r w:rsidRPr="00E4499D">
              <w:t>11/01/2019</w:t>
            </w:r>
          </w:p>
        </w:tc>
      </w:tr>
    </w:tbl>
    <w:p w14:paraId="537FFD20" w14:textId="77777777" w:rsidR="0090267F" w:rsidRPr="00E4499D" w:rsidRDefault="0090267F" w:rsidP="0090267F">
      <w:pPr>
        <w:rPr>
          <w:rFonts w:cstheme="majorHAnsi"/>
          <w:lang w:eastAsia="it-IT"/>
        </w:rPr>
      </w:pPr>
    </w:p>
    <w:p w14:paraId="701EA4B7" w14:textId="77777777" w:rsidR="0090267F" w:rsidRPr="00E4499D" w:rsidRDefault="0090267F" w:rsidP="0090267F">
      <w:pPr>
        <w:pStyle w:val="Heading4"/>
        <w:tabs>
          <w:tab w:val="clear" w:pos="907"/>
          <w:tab w:val="num" w:pos="1049"/>
        </w:tabs>
        <w:ind w:left="1049"/>
      </w:pPr>
      <w:r w:rsidRPr="00E4499D">
        <w:t>Chain of Custody – Track user accesses on resources</w:t>
      </w:r>
    </w:p>
    <w:tbl>
      <w:tblPr>
        <w:tblStyle w:val="TableGrid"/>
        <w:tblW w:w="9072" w:type="dxa"/>
        <w:tblInd w:w="108" w:type="dxa"/>
        <w:tblLayout w:type="fixed"/>
        <w:tblLook w:val="04A0" w:firstRow="1" w:lastRow="0" w:firstColumn="1" w:lastColumn="0" w:noHBand="0" w:noVBand="1"/>
      </w:tblPr>
      <w:tblGrid>
        <w:gridCol w:w="1960"/>
        <w:gridCol w:w="7112"/>
      </w:tblGrid>
      <w:tr w:rsidR="0090267F" w:rsidRPr="00E4499D" w14:paraId="39B3E804" w14:textId="77777777" w:rsidTr="00A36550">
        <w:tc>
          <w:tcPr>
            <w:tcW w:w="1960" w:type="dxa"/>
            <w:shd w:val="clear" w:color="auto" w:fill="4F81BD" w:themeFill="accent1"/>
            <w:vAlign w:val="center"/>
          </w:tcPr>
          <w:p w14:paraId="62A1F67E" w14:textId="77777777" w:rsidR="0090267F" w:rsidRPr="00A36550" w:rsidRDefault="0090267F" w:rsidP="00157006">
            <w:pPr>
              <w:jc w:val="left"/>
              <w:rPr>
                <w:b/>
                <w:color w:val="FFFFFF" w:themeColor="background1"/>
              </w:rPr>
            </w:pPr>
            <w:r w:rsidRPr="00A36550">
              <w:rPr>
                <w:b/>
                <w:bCs/>
                <w:color w:val="FFFFFF" w:themeColor="background1"/>
              </w:rPr>
              <w:t>Requirement No</w:t>
            </w:r>
          </w:p>
        </w:tc>
        <w:tc>
          <w:tcPr>
            <w:tcW w:w="7112" w:type="dxa"/>
            <w:vAlign w:val="center"/>
          </w:tcPr>
          <w:p w14:paraId="7A7A1CE8" w14:textId="77777777" w:rsidR="0090267F" w:rsidRPr="00E4499D" w:rsidRDefault="0090267F" w:rsidP="00157006"/>
        </w:tc>
      </w:tr>
      <w:tr w:rsidR="0090267F" w:rsidRPr="00E4499D" w14:paraId="78A33AE3" w14:textId="77777777" w:rsidTr="00A36550">
        <w:tc>
          <w:tcPr>
            <w:tcW w:w="1960" w:type="dxa"/>
            <w:shd w:val="clear" w:color="auto" w:fill="4F81BD" w:themeFill="accent1"/>
            <w:vAlign w:val="center"/>
          </w:tcPr>
          <w:p w14:paraId="45D8C57B" w14:textId="77777777" w:rsidR="0090267F" w:rsidRPr="00A36550" w:rsidRDefault="0090267F" w:rsidP="00157006">
            <w:pPr>
              <w:jc w:val="left"/>
              <w:rPr>
                <w:b/>
                <w:color w:val="FFFFFF" w:themeColor="background1"/>
              </w:rPr>
            </w:pPr>
            <w:r w:rsidRPr="00A36550">
              <w:rPr>
                <w:b/>
                <w:bCs/>
                <w:color w:val="FFFFFF" w:themeColor="background1"/>
              </w:rPr>
              <w:t>Requirement Id</w:t>
            </w:r>
          </w:p>
        </w:tc>
        <w:tc>
          <w:tcPr>
            <w:tcW w:w="7112" w:type="dxa"/>
            <w:vAlign w:val="center"/>
          </w:tcPr>
          <w:p w14:paraId="281CEC55" w14:textId="289D69AC" w:rsidR="0090267F" w:rsidRPr="00E4499D" w:rsidRDefault="00A34149" w:rsidP="00157006">
            <w:r w:rsidRPr="00E4499D">
              <w:t>REQ-</w:t>
            </w:r>
            <w:r>
              <w:t>COC</w:t>
            </w:r>
            <w:r w:rsidRPr="00E4499D">
              <w:t>-</w:t>
            </w:r>
            <w:r>
              <w:t>1</w:t>
            </w:r>
          </w:p>
        </w:tc>
      </w:tr>
      <w:tr w:rsidR="0090267F" w:rsidRPr="00E4499D" w14:paraId="7ED9F8B6" w14:textId="77777777" w:rsidTr="00A36550">
        <w:tc>
          <w:tcPr>
            <w:tcW w:w="1960" w:type="dxa"/>
            <w:shd w:val="clear" w:color="auto" w:fill="4F81BD" w:themeFill="accent1"/>
            <w:vAlign w:val="center"/>
          </w:tcPr>
          <w:p w14:paraId="291717A5" w14:textId="77777777" w:rsidR="0090267F" w:rsidRPr="00A36550" w:rsidRDefault="0090267F" w:rsidP="00157006">
            <w:pPr>
              <w:jc w:val="left"/>
              <w:rPr>
                <w:b/>
                <w:color w:val="FFFFFF" w:themeColor="background1"/>
              </w:rPr>
            </w:pPr>
            <w:r w:rsidRPr="00A36550">
              <w:rPr>
                <w:b/>
                <w:color w:val="FFFFFF" w:themeColor="background1"/>
              </w:rPr>
              <w:t>Description</w:t>
            </w:r>
          </w:p>
        </w:tc>
        <w:tc>
          <w:tcPr>
            <w:tcW w:w="7112" w:type="dxa"/>
            <w:vAlign w:val="center"/>
          </w:tcPr>
          <w:p w14:paraId="75F2CE1C" w14:textId="77777777" w:rsidR="0090267F" w:rsidRPr="00E4499D" w:rsidRDefault="0090267F" w:rsidP="00157006">
            <w:r w:rsidRPr="00E4499D">
              <w:t xml:space="preserve">ANITA </w:t>
            </w:r>
            <w:r w:rsidRPr="00E4499D">
              <w:rPr>
                <w:b/>
              </w:rPr>
              <w:t>MUST</w:t>
            </w:r>
            <w:r w:rsidRPr="00E4499D">
              <w:t xml:space="preserve"> maintain the history of all accesses of users to a stored resource</w:t>
            </w:r>
          </w:p>
        </w:tc>
      </w:tr>
      <w:tr w:rsidR="0090267F" w:rsidRPr="00E4499D" w14:paraId="395C9EC0" w14:textId="77777777" w:rsidTr="00A36550">
        <w:tc>
          <w:tcPr>
            <w:tcW w:w="1960" w:type="dxa"/>
            <w:shd w:val="clear" w:color="auto" w:fill="4F81BD" w:themeFill="accent1"/>
            <w:vAlign w:val="center"/>
          </w:tcPr>
          <w:p w14:paraId="0B2757BB" w14:textId="77777777" w:rsidR="0090267F" w:rsidRPr="00A36550" w:rsidRDefault="0090267F" w:rsidP="00157006">
            <w:pPr>
              <w:jc w:val="left"/>
              <w:rPr>
                <w:b/>
                <w:color w:val="FFFFFF" w:themeColor="background1"/>
              </w:rPr>
            </w:pPr>
            <w:r w:rsidRPr="00A36550">
              <w:rPr>
                <w:b/>
                <w:color w:val="FFFFFF" w:themeColor="background1"/>
              </w:rPr>
              <w:t>Type</w:t>
            </w:r>
          </w:p>
        </w:tc>
        <w:tc>
          <w:tcPr>
            <w:tcW w:w="7112" w:type="dxa"/>
            <w:vAlign w:val="center"/>
          </w:tcPr>
          <w:p w14:paraId="7F5D4CEA" w14:textId="77777777" w:rsidR="0090267F" w:rsidRPr="00E4499D" w:rsidRDefault="0090267F" w:rsidP="00157006">
            <w:r w:rsidRPr="00E4499D">
              <w:t>Functional</w:t>
            </w:r>
          </w:p>
        </w:tc>
      </w:tr>
      <w:tr w:rsidR="0090267F" w:rsidRPr="00E4499D" w14:paraId="07D52A4E" w14:textId="77777777" w:rsidTr="00A36550">
        <w:tc>
          <w:tcPr>
            <w:tcW w:w="1960" w:type="dxa"/>
            <w:shd w:val="clear" w:color="auto" w:fill="4F81BD" w:themeFill="accent1"/>
            <w:vAlign w:val="center"/>
          </w:tcPr>
          <w:p w14:paraId="3142FB66" w14:textId="77777777" w:rsidR="0090267F" w:rsidRPr="00A36550" w:rsidRDefault="0090267F" w:rsidP="00157006">
            <w:pPr>
              <w:jc w:val="left"/>
              <w:rPr>
                <w:b/>
                <w:color w:val="FFFFFF" w:themeColor="background1"/>
              </w:rPr>
            </w:pPr>
            <w:r w:rsidRPr="00A36550">
              <w:rPr>
                <w:b/>
                <w:color w:val="FFFFFF" w:themeColor="background1"/>
              </w:rPr>
              <w:t>Fit Criterion</w:t>
            </w:r>
          </w:p>
        </w:tc>
        <w:tc>
          <w:tcPr>
            <w:tcW w:w="7112" w:type="dxa"/>
            <w:vAlign w:val="center"/>
          </w:tcPr>
          <w:p w14:paraId="71B3551D" w14:textId="77777777" w:rsidR="0090267F" w:rsidRPr="00E4499D" w:rsidRDefault="0090267F" w:rsidP="00157006">
            <w:r w:rsidRPr="00E4499D">
              <w:t>ANITA must track actions performed by users on each stored resource.</w:t>
            </w:r>
          </w:p>
        </w:tc>
      </w:tr>
      <w:tr w:rsidR="0090267F" w:rsidRPr="00E4499D" w14:paraId="4C17E469" w14:textId="77777777" w:rsidTr="00A36550">
        <w:tc>
          <w:tcPr>
            <w:tcW w:w="1960" w:type="dxa"/>
            <w:shd w:val="clear" w:color="auto" w:fill="4F81BD" w:themeFill="accent1"/>
            <w:vAlign w:val="center"/>
          </w:tcPr>
          <w:p w14:paraId="17C4B40D" w14:textId="77777777" w:rsidR="0090267F" w:rsidRPr="00A36550" w:rsidRDefault="0090267F" w:rsidP="00157006">
            <w:pPr>
              <w:jc w:val="left"/>
              <w:rPr>
                <w:b/>
                <w:color w:val="FFFFFF" w:themeColor="background1"/>
              </w:rPr>
            </w:pPr>
            <w:r w:rsidRPr="00A36550">
              <w:rPr>
                <w:b/>
                <w:color w:val="FFFFFF" w:themeColor="background1"/>
              </w:rPr>
              <w:t>Use Case &amp; Scenario</w:t>
            </w:r>
          </w:p>
        </w:tc>
        <w:tc>
          <w:tcPr>
            <w:tcW w:w="7112" w:type="dxa"/>
            <w:vAlign w:val="center"/>
          </w:tcPr>
          <w:p w14:paraId="703C15A9" w14:textId="77777777" w:rsidR="0090267F" w:rsidRPr="00E4499D" w:rsidRDefault="0090267F" w:rsidP="00157006">
            <w:r w:rsidRPr="00E4499D">
              <w:t>ALL</w:t>
            </w:r>
          </w:p>
        </w:tc>
      </w:tr>
      <w:tr w:rsidR="0090267F" w:rsidRPr="00E4499D" w14:paraId="75BA48AE" w14:textId="77777777" w:rsidTr="00A36550">
        <w:tc>
          <w:tcPr>
            <w:tcW w:w="1960" w:type="dxa"/>
            <w:shd w:val="clear" w:color="auto" w:fill="4F81BD" w:themeFill="accent1"/>
            <w:vAlign w:val="center"/>
          </w:tcPr>
          <w:p w14:paraId="4BA27F43" w14:textId="77777777" w:rsidR="0090267F" w:rsidRPr="00A36550" w:rsidRDefault="0090267F" w:rsidP="00157006">
            <w:pPr>
              <w:jc w:val="left"/>
              <w:rPr>
                <w:b/>
                <w:color w:val="FFFFFF" w:themeColor="background1"/>
              </w:rPr>
            </w:pPr>
            <w:r w:rsidRPr="00A36550">
              <w:rPr>
                <w:b/>
                <w:color w:val="FFFFFF" w:themeColor="background1"/>
              </w:rPr>
              <w:t>Source Partner</w:t>
            </w:r>
          </w:p>
        </w:tc>
        <w:tc>
          <w:tcPr>
            <w:tcW w:w="7112" w:type="dxa"/>
            <w:vAlign w:val="center"/>
          </w:tcPr>
          <w:p w14:paraId="33F9157E" w14:textId="77777777" w:rsidR="0090267F" w:rsidRPr="00E4499D" w:rsidRDefault="0090267F" w:rsidP="00157006">
            <w:r w:rsidRPr="00E4499D">
              <w:t>ENG</w:t>
            </w:r>
          </w:p>
        </w:tc>
      </w:tr>
      <w:tr w:rsidR="0090267F" w:rsidRPr="00E4499D" w14:paraId="7F475CBA" w14:textId="77777777" w:rsidTr="00A36550">
        <w:tc>
          <w:tcPr>
            <w:tcW w:w="1960" w:type="dxa"/>
            <w:shd w:val="clear" w:color="auto" w:fill="4F81BD" w:themeFill="accent1"/>
            <w:vAlign w:val="center"/>
          </w:tcPr>
          <w:p w14:paraId="0683271D" w14:textId="77777777" w:rsidR="0090267F" w:rsidRPr="00A36550" w:rsidRDefault="0090267F" w:rsidP="00157006">
            <w:pPr>
              <w:jc w:val="left"/>
              <w:rPr>
                <w:b/>
                <w:color w:val="FFFFFF" w:themeColor="background1"/>
              </w:rPr>
            </w:pPr>
            <w:r w:rsidRPr="00A36550">
              <w:rPr>
                <w:b/>
                <w:color w:val="FFFFFF" w:themeColor="background1"/>
              </w:rPr>
              <w:t>Last Update</w:t>
            </w:r>
          </w:p>
        </w:tc>
        <w:tc>
          <w:tcPr>
            <w:tcW w:w="7112" w:type="dxa"/>
            <w:vAlign w:val="center"/>
          </w:tcPr>
          <w:p w14:paraId="70802639" w14:textId="77777777" w:rsidR="0090267F" w:rsidRPr="00E4499D" w:rsidRDefault="0090267F" w:rsidP="00157006">
            <w:pPr>
              <w:keepNext/>
            </w:pPr>
            <w:r w:rsidRPr="00E4499D">
              <w:t>11/01/2019</w:t>
            </w:r>
          </w:p>
        </w:tc>
      </w:tr>
    </w:tbl>
    <w:p w14:paraId="6FBD4DDE" w14:textId="77777777" w:rsidR="0090267F" w:rsidRPr="00E4499D" w:rsidRDefault="0090267F" w:rsidP="0090267F">
      <w:pPr>
        <w:rPr>
          <w:rFonts w:cstheme="majorHAnsi"/>
          <w:lang w:eastAsia="it-IT"/>
        </w:rPr>
      </w:pPr>
    </w:p>
    <w:p w14:paraId="4C61390E" w14:textId="77777777" w:rsidR="0090267F" w:rsidRPr="00E4499D" w:rsidRDefault="0090267F" w:rsidP="0090267F">
      <w:pPr>
        <w:pStyle w:val="Heading4"/>
        <w:tabs>
          <w:tab w:val="clear" w:pos="907"/>
          <w:tab w:val="num" w:pos="1049"/>
        </w:tabs>
        <w:ind w:left="1049"/>
      </w:pPr>
      <w:r w:rsidRPr="00E4499D">
        <w:t>Export module – Resource export</w:t>
      </w:r>
    </w:p>
    <w:tbl>
      <w:tblPr>
        <w:tblStyle w:val="TableGrid"/>
        <w:tblW w:w="9072" w:type="dxa"/>
        <w:tblInd w:w="108" w:type="dxa"/>
        <w:tblLayout w:type="fixed"/>
        <w:tblLook w:val="04A0" w:firstRow="1" w:lastRow="0" w:firstColumn="1" w:lastColumn="0" w:noHBand="0" w:noVBand="1"/>
      </w:tblPr>
      <w:tblGrid>
        <w:gridCol w:w="1960"/>
        <w:gridCol w:w="7112"/>
      </w:tblGrid>
      <w:tr w:rsidR="0090267F" w:rsidRPr="00E4499D" w14:paraId="1A461DC6" w14:textId="77777777" w:rsidTr="00A36550">
        <w:tc>
          <w:tcPr>
            <w:tcW w:w="1960" w:type="dxa"/>
            <w:shd w:val="clear" w:color="auto" w:fill="4F81BD" w:themeFill="accent1"/>
            <w:vAlign w:val="center"/>
          </w:tcPr>
          <w:p w14:paraId="48D6AE38" w14:textId="77777777" w:rsidR="0090267F" w:rsidRPr="00A36550" w:rsidRDefault="0090267F" w:rsidP="00157006">
            <w:pPr>
              <w:jc w:val="left"/>
              <w:rPr>
                <w:b/>
                <w:color w:val="FFFFFF" w:themeColor="background1"/>
              </w:rPr>
            </w:pPr>
            <w:r w:rsidRPr="00A36550">
              <w:rPr>
                <w:b/>
                <w:bCs/>
                <w:color w:val="FFFFFF" w:themeColor="background1"/>
              </w:rPr>
              <w:t>Requirement No</w:t>
            </w:r>
          </w:p>
        </w:tc>
        <w:tc>
          <w:tcPr>
            <w:tcW w:w="7112" w:type="dxa"/>
            <w:vAlign w:val="center"/>
          </w:tcPr>
          <w:p w14:paraId="6EE675E7" w14:textId="77777777" w:rsidR="0090267F" w:rsidRPr="00E4499D" w:rsidRDefault="0090267F" w:rsidP="00157006"/>
        </w:tc>
      </w:tr>
      <w:tr w:rsidR="0090267F" w:rsidRPr="00E4499D" w14:paraId="6F51D572" w14:textId="77777777" w:rsidTr="00A36550">
        <w:tc>
          <w:tcPr>
            <w:tcW w:w="1960" w:type="dxa"/>
            <w:shd w:val="clear" w:color="auto" w:fill="4F81BD" w:themeFill="accent1"/>
            <w:vAlign w:val="center"/>
          </w:tcPr>
          <w:p w14:paraId="0EF0FC57" w14:textId="77777777" w:rsidR="0090267F" w:rsidRPr="00A36550" w:rsidRDefault="0090267F" w:rsidP="00157006">
            <w:pPr>
              <w:jc w:val="left"/>
              <w:rPr>
                <w:b/>
                <w:color w:val="FFFFFF" w:themeColor="background1"/>
              </w:rPr>
            </w:pPr>
            <w:r w:rsidRPr="00A36550">
              <w:rPr>
                <w:b/>
                <w:bCs/>
                <w:color w:val="FFFFFF" w:themeColor="background1"/>
              </w:rPr>
              <w:t>Requirement Id</w:t>
            </w:r>
          </w:p>
        </w:tc>
        <w:tc>
          <w:tcPr>
            <w:tcW w:w="7112" w:type="dxa"/>
            <w:vAlign w:val="center"/>
          </w:tcPr>
          <w:p w14:paraId="4E0D4D0D" w14:textId="0CF3F55C" w:rsidR="0090267F" w:rsidRPr="00E4499D" w:rsidRDefault="00A34149" w:rsidP="00157006">
            <w:r>
              <w:t>REQ-EEM-1</w:t>
            </w:r>
          </w:p>
        </w:tc>
      </w:tr>
      <w:tr w:rsidR="0090267F" w:rsidRPr="00E4499D" w14:paraId="3606C224" w14:textId="77777777" w:rsidTr="00A36550">
        <w:tc>
          <w:tcPr>
            <w:tcW w:w="1960" w:type="dxa"/>
            <w:shd w:val="clear" w:color="auto" w:fill="4F81BD" w:themeFill="accent1"/>
            <w:vAlign w:val="center"/>
          </w:tcPr>
          <w:p w14:paraId="31765B92" w14:textId="77777777" w:rsidR="0090267F" w:rsidRPr="00A36550" w:rsidRDefault="0090267F" w:rsidP="00157006">
            <w:pPr>
              <w:jc w:val="left"/>
              <w:rPr>
                <w:b/>
                <w:color w:val="FFFFFF" w:themeColor="background1"/>
              </w:rPr>
            </w:pPr>
            <w:r w:rsidRPr="00A36550">
              <w:rPr>
                <w:b/>
                <w:color w:val="FFFFFF" w:themeColor="background1"/>
              </w:rPr>
              <w:t>Description</w:t>
            </w:r>
          </w:p>
        </w:tc>
        <w:tc>
          <w:tcPr>
            <w:tcW w:w="7112" w:type="dxa"/>
            <w:vAlign w:val="center"/>
          </w:tcPr>
          <w:p w14:paraId="24A3ABE9" w14:textId="77777777" w:rsidR="0090267F" w:rsidRPr="00E4499D" w:rsidRDefault="0090267F" w:rsidP="00157006">
            <w:r w:rsidRPr="00E4499D">
              <w:t xml:space="preserve">ANITA </w:t>
            </w:r>
            <w:r w:rsidRPr="00E4499D">
              <w:rPr>
                <w:b/>
              </w:rPr>
              <w:t>MUST</w:t>
            </w:r>
            <w:r w:rsidRPr="00E4499D">
              <w:t xml:space="preserve"> include an export functionality to export a stored resource with all its </w:t>
            </w:r>
            <w:proofErr w:type="spellStart"/>
            <w:r w:rsidRPr="00E4499D">
              <w:t>CoE</w:t>
            </w:r>
            <w:proofErr w:type="spellEnd"/>
            <w:r w:rsidRPr="00E4499D">
              <w:t xml:space="preserve"> and </w:t>
            </w:r>
            <w:proofErr w:type="spellStart"/>
            <w:r w:rsidRPr="00E4499D">
              <w:t>CoC</w:t>
            </w:r>
            <w:proofErr w:type="spellEnd"/>
          </w:p>
        </w:tc>
      </w:tr>
      <w:tr w:rsidR="0090267F" w:rsidRPr="00E4499D" w14:paraId="599522CA" w14:textId="77777777" w:rsidTr="00A36550">
        <w:tc>
          <w:tcPr>
            <w:tcW w:w="1960" w:type="dxa"/>
            <w:shd w:val="clear" w:color="auto" w:fill="4F81BD" w:themeFill="accent1"/>
            <w:vAlign w:val="center"/>
          </w:tcPr>
          <w:p w14:paraId="3C52B745" w14:textId="77777777" w:rsidR="0090267F" w:rsidRPr="00A36550" w:rsidRDefault="0090267F" w:rsidP="00157006">
            <w:pPr>
              <w:jc w:val="left"/>
              <w:rPr>
                <w:b/>
                <w:color w:val="FFFFFF" w:themeColor="background1"/>
              </w:rPr>
            </w:pPr>
            <w:r w:rsidRPr="00A36550">
              <w:rPr>
                <w:b/>
                <w:color w:val="FFFFFF" w:themeColor="background1"/>
              </w:rPr>
              <w:t>Type</w:t>
            </w:r>
          </w:p>
        </w:tc>
        <w:tc>
          <w:tcPr>
            <w:tcW w:w="7112" w:type="dxa"/>
            <w:vAlign w:val="center"/>
          </w:tcPr>
          <w:p w14:paraId="4C4DA3E3" w14:textId="77777777" w:rsidR="0090267F" w:rsidRPr="00E4499D" w:rsidRDefault="0090267F" w:rsidP="00157006">
            <w:r w:rsidRPr="00E4499D">
              <w:t>Functional</w:t>
            </w:r>
          </w:p>
        </w:tc>
      </w:tr>
      <w:tr w:rsidR="0090267F" w:rsidRPr="00E4499D" w14:paraId="17ADFAA0" w14:textId="77777777" w:rsidTr="00A36550">
        <w:tc>
          <w:tcPr>
            <w:tcW w:w="1960" w:type="dxa"/>
            <w:shd w:val="clear" w:color="auto" w:fill="4F81BD" w:themeFill="accent1"/>
            <w:vAlign w:val="center"/>
          </w:tcPr>
          <w:p w14:paraId="49648BBB" w14:textId="77777777" w:rsidR="0090267F" w:rsidRPr="00A36550" w:rsidRDefault="0090267F" w:rsidP="00157006">
            <w:pPr>
              <w:jc w:val="left"/>
              <w:rPr>
                <w:b/>
                <w:color w:val="FFFFFF" w:themeColor="background1"/>
              </w:rPr>
            </w:pPr>
            <w:r w:rsidRPr="00A36550">
              <w:rPr>
                <w:b/>
                <w:color w:val="FFFFFF" w:themeColor="background1"/>
              </w:rPr>
              <w:t>Fit Criterion</w:t>
            </w:r>
          </w:p>
        </w:tc>
        <w:tc>
          <w:tcPr>
            <w:tcW w:w="7112" w:type="dxa"/>
            <w:vAlign w:val="center"/>
          </w:tcPr>
          <w:p w14:paraId="31515170" w14:textId="77777777" w:rsidR="0090267F" w:rsidRPr="00E4499D" w:rsidRDefault="0090267F" w:rsidP="00157006">
            <w:r w:rsidRPr="00E4499D">
              <w:t>In order to make a resource usable in court, a resource will be exported from ANITA together with its chain of evidence (to prove its originality and non-alteration) and its chain of custody (to know which users accessed the resource).</w:t>
            </w:r>
          </w:p>
        </w:tc>
      </w:tr>
      <w:tr w:rsidR="0090267F" w:rsidRPr="00E4499D" w14:paraId="50CE98AA" w14:textId="77777777" w:rsidTr="00A36550">
        <w:tc>
          <w:tcPr>
            <w:tcW w:w="1960" w:type="dxa"/>
            <w:shd w:val="clear" w:color="auto" w:fill="4F81BD" w:themeFill="accent1"/>
            <w:vAlign w:val="center"/>
          </w:tcPr>
          <w:p w14:paraId="087483CD" w14:textId="77777777" w:rsidR="0090267F" w:rsidRPr="00A36550" w:rsidRDefault="0090267F" w:rsidP="00157006">
            <w:pPr>
              <w:jc w:val="left"/>
              <w:rPr>
                <w:b/>
                <w:color w:val="FFFFFF" w:themeColor="background1"/>
              </w:rPr>
            </w:pPr>
            <w:r w:rsidRPr="00A36550">
              <w:rPr>
                <w:b/>
                <w:color w:val="FFFFFF" w:themeColor="background1"/>
              </w:rPr>
              <w:t>Use Case &amp; Scenario</w:t>
            </w:r>
          </w:p>
        </w:tc>
        <w:tc>
          <w:tcPr>
            <w:tcW w:w="7112" w:type="dxa"/>
            <w:vAlign w:val="center"/>
          </w:tcPr>
          <w:p w14:paraId="78F1015F" w14:textId="77777777" w:rsidR="0090267F" w:rsidRPr="00E4499D" w:rsidRDefault="0090267F" w:rsidP="00157006">
            <w:r w:rsidRPr="00E4499D">
              <w:t>ALL</w:t>
            </w:r>
          </w:p>
        </w:tc>
      </w:tr>
      <w:tr w:rsidR="0090267F" w:rsidRPr="00E4499D" w14:paraId="583C3B3A" w14:textId="77777777" w:rsidTr="00A36550">
        <w:tc>
          <w:tcPr>
            <w:tcW w:w="1960" w:type="dxa"/>
            <w:shd w:val="clear" w:color="auto" w:fill="4F81BD" w:themeFill="accent1"/>
            <w:vAlign w:val="center"/>
          </w:tcPr>
          <w:p w14:paraId="20C3950A" w14:textId="77777777" w:rsidR="0090267F" w:rsidRPr="00A36550" w:rsidRDefault="0090267F" w:rsidP="00157006">
            <w:pPr>
              <w:jc w:val="left"/>
              <w:rPr>
                <w:b/>
                <w:color w:val="FFFFFF" w:themeColor="background1"/>
              </w:rPr>
            </w:pPr>
            <w:r w:rsidRPr="00A36550">
              <w:rPr>
                <w:b/>
                <w:color w:val="FFFFFF" w:themeColor="background1"/>
              </w:rPr>
              <w:t>Source Partner</w:t>
            </w:r>
          </w:p>
        </w:tc>
        <w:tc>
          <w:tcPr>
            <w:tcW w:w="7112" w:type="dxa"/>
            <w:vAlign w:val="center"/>
          </w:tcPr>
          <w:p w14:paraId="0A396DF6" w14:textId="77777777" w:rsidR="0090267F" w:rsidRPr="00E4499D" w:rsidRDefault="0090267F" w:rsidP="00157006">
            <w:r w:rsidRPr="00E4499D">
              <w:t>ENG</w:t>
            </w:r>
          </w:p>
        </w:tc>
      </w:tr>
      <w:tr w:rsidR="0090267F" w:rsidRPr="00E4499D" w14:paraId="2A3B7BDD" w14:textId="77777777" w:rsidTr="00A36550">
        <w:tc>
          <w:tcPr>
            <w:tcW w:w="1960" w:type="dxa"/>
            <w:shd w:val="clear" w:color="auto" w:fill="4F81BD" w:themeFill="accent1"/>
            <w:vAlign w:val="center"/>
          </w:tcPr>
          <w:p w14:paraId="19B8F724" w14:textId="77777777" w:rsidR="0090267F" w:rsidRPr="00A36550" w:rsidRDefault="0090267F" w:rsidP="00157006">
            <w:pPr>
              <w:jc w:val="left"/>
              <w:rPr>
                <w:b/>
                <w:color w:val="FFFFFF" w:themeColor="background1"/>
              </w:rPr>
            </w:pPr>
            <w:r w:rsidRPr="00A36550">
              <w:rPr>
                <w:b/>
                <w:color w:val="FFFFFF" w:themeColor="background1"/>
              </w:rPr>
              <w:t>Last Update</w:t>
            </w:r>
          </w:p>
        </w:tc>
        <w:tc>
          <w:tcPr>
            <w:tcW w:w="7112" w:type="dxa"/>
            <w:vAlign w:val="center"/>
          </w:tcPr>
          <w:p w14:paraId="67EDD619" w14:textId="77777777" w:rsidR="0090267F" w:rsidRPr="00E4499D" w:rsidRDefault="0090267F" w:rsidP="00157006">
            <w:pPr>
              <w:keepNext/>
            </w:pPr>
            <w:r w:rsidRPr="00E4499D">
              <w:t>11/01/2019</w:t>
            </w:r>
          </w:p>
        </w:tc>
      </w:tr>
    </w:tbl>
    <w:p w14:paraId="470B8DA6" w14:textId="77777777" w:rsidR="0090267F" w:rsidRPr="00E4499D" w:rsidRDefault="0090267F" w:rsidP="0090267F">
      <w:pPr>
        <w:rPr>
          <w:rFonts w:cstheme="majorHAnsi"/>
          <w:lang w:eastAsia="it-IT"/>
        </w:rPr>
      </w:pPr>
    </w:p>
    <w:p w14:paraId="66EDDC95" w14:textId="77777777" w:rsidR="002A3EAA" w:rsidRPr="00E4499D" w:rsidRDefault="002A3EAA" w:rsidP="002A3EAA">
      <w:pPr>
        <w:rPr>
          <w:rFonts w:cstheme="majorHAnsi"/>
          <w:lang w:eastAsia="it-IT"/>
        </w:rPr>
      </w:pPr>
    </w:p>
    <w:p w14:paraId="14A5FC93" w14:textId="3FF0B4C0" w:rsidR="006C1B9F" w:rsidRPr="00E4499D" w:rsidRDefault="006C1B9F" w:rsidP="00FD649D">
      <w:pPr>
        <w:rPr>
          <w:rFonts w:cstheme="majorHAnsi"/>
          <w:lang w:eastAsia="it-IT"/>
        </w:rPr>
      </w:pPr>
    </w:p>
    <w:p w14:paraId="1052F2A9" w14:textId="77777777" w:rsidR="002A3EAA" w:rsidRPr="00E4499D" w:rsidRDefault="002A3EAA" w:rsidP="00FD649D">
      <w:pPr>
        <w:rPr>
          <w:rFonts w:cstheme="majorHAnsi"/>
          <w:lang w:eastAsia="it-IT"/>
        </w:rPr>
      </w:pPr>
    </w:p>
    <w:p w14:paraId="438B7190" w14:textId="77777777" w:rsidR="002A3EAA" w:rsidRPr="00E4499D" w:rsidRDefault="002A3EAA" w:rsidP="00FD649D">
      <w:pPr>
        <w:rPr>
          <w:rFonts w:cstheme="majorHAnsi"/>
          <w:lang w:eastAsia="it-IT"/>
        </w:rPr>
      </w:pPr>
    </w:p>
    <w:p w14:paraId="625707F6" w14:textId="77777777" w:rsidR="006C1B9F" w:rsidRPr="00E4499D" w:rsidRDefault="006C1B9F" w:rsidP="00FD649D">
      <w:pPr>
        <w:rPr>
          <w:rFonts w:cstheme="majorHAnsi"/>
          <w:lang w:eastAsia="it-IT"/>
        </w:rPr>
      </w:pPr>
    </w:p>
    <w:p w14:paraId="0719D07E" w14:textId="77777777" w:rsidR="007C0615" w:rsidRPr="00E4499D" w:rsidRDefault="007C0615" w:rsidP="007C0615">
      <w:pPr>
        <w:rPr>
          <w:rFonts w:cstheme="majorHAnsi"/>
          <w:lang w:eastAsia="it-IT"/>
        </w:rPr>
      </w:pPr>
    </w:p>
    <w:p w14:paraId="457E16AD" w14:textId="77777777" w:rsidR="00145D1E" w:rsidRPr="00E4499D" w:rsidRDefault="00145D1E" w:rsidP="00145D1E">
      <w:pPr>
        <w:rPr>
          <w:rFonts w:cstheme="majorHAnsi"/>
          <w:lang w:eastAsia="it-IT"/>
        </w:rPr>
      </w:pPr>
    </w:p>
    <w:p w14:paraId="10A699E4" w14:textId="1C1D0FCC" w:rsidR="001D05A6" w:rsidRPr="00E4499D" w:rsidRDefault="001D05A6" w:rsidP="00816188">
      <w:pPr>
        <w:rPr>
          <w:rFonts w:cstheme="majorHAnsi"/>
          <w:lang w:eastAsia="it-IT"/>
        </w:rPr>
      </w:pPr>
    </w:p>
    <w:p w14:paraId="21F3B870" w14:textId="77777777" w:rsidR="001D05A6" w:rsidRPr="00E4499D" w:rsidRDefault="001D05A6" w:rsidP="00816188">
      <w:pPr>
        <w:rPr>
          <w:rFonts w:cstheme="majorHAnsi"/>
          <w:lang w:eastAsia="it-IT"/>
        </w:rPr>
      </w:pPr>
    </w:p>
    <w:p w14:paraId="1D4FF381" w14:textId="77777777" w:rsidR="00816188" w:rsidRPr="00E4499D" w:rsidRDefault="00816188" w:rsidP="00816188">
      <w:pPr>
        <w:rPr>
          <w:rFonts w:cstheme="majorHAnsi"/>
          <w:lang w:eastAsia="it-IT"/>
        </w:rPr>
      </w:pPr>
    </w:p>
    <w:p w14:paraId="30C5A249" w14:textId="28EFA6FC" w:rsidR="00344BB5" w:rsidRPr="00E4499D" w:rsidRDefault="00344BB5" w:rsidP="00D85E46">
      <w:pPr>
        <w:rPr>
          <w:rFonts w:cstheme="majorHAnsi"/>
          <w:lang w:eastAsia="it-IT"/>
        </w:rPr>
      </w:pPr>
    </w:p>
    <w:p w14:paraId="0CE5CA92" w14:textId="77777777" w:rsidR="00344BB5" w:rsidRPr="00E4499D" w:rsidRDefault="00344BB5" w:rsidP="00D85E46">
      <w:pPr>
        <w:rPr>
          <w:rFonts w:cstheme="majorHAnsi"/>
          <w:lang w:eastAsia="it-IT"/>
        </w:rPr>
      </w:pPr>
    </w:p>
    <w:p w14:paraId="07392BFF" w14:textId="1CB4369D" w:rsidR="00FF1BAE" w:rsidRPr="00E4499D" w:rsidRDefault="00FF1BAE" w:rsidP="00FF1BAE">
      <w:pPr>
        <w:rPr>
          <w:lang w:eastAsia="it-IT"/>
        </w:rPr>
      </w:pPr>
    </w:p>
    <w:p w14:paraId="646BF573" w14:textId="77777777" w:rsidR="003236D4" w:rsidRPr="00E4499D" w:rsidRDefault="003236D4" w:rsidP="00FF1BAE">
      <w:pPr>
        <w:rPr>
          <w:lang w:eastAsia="it-IT"/>
        </w:rPr>
      </w:pPr>
    </w:p>
    <w:p w14:paraId="04877F64" w14:textId="77777777" w:rsidR="00FF1BAE" w:rsidRPr="00E4499D" w:rsidRDefault="00FF1BAE" w:rsidP="00165DE8">
      <w:pPr>
        <w:rPr>
          <w:rFonts w:cstheme="majorHAnsi"/>
          <w:lang w:eastAsia="it-IT"/>
        </w:rPr>
      </w:pPr>
    </w:p>
    <w:p w14:paraId="6C414D18" w14:textId="77777777" w:rsidR="00165DE8" w:rsidRPr="00E4499D" w:rsidRDefault="00165DE8" w:rsidP="007F75E7">
      <w:pPr>
        <w:rPr>
          <w:lang w:eastAsia="it-IT"/>
        </w:rPr>
      </w:pPr>
    </w:p>
    <w:p w14:paraId="0A667060" w14:textId="77777777" w:rsidR="00007708" w:rsidRPr="00E4499D" w:rsidRDefault="00007708" w:rsidP="00DF0F17">
      <w:pPr>
        <w:rPr>
          <w:lang w:eastAsia="it-IT"/>
        </w:rPr>
      </w:pPr>
    </w:p>
    <w:p w14:paraId="21E9F523" w14:textId="39D6B2E6" w:rsidR="00A626DD" w:rsidRPr="00E4499D" w:rsidRDefault="00545456" w:rsidP="0097076A">
      <w:r w:rsidRPr="00E4499D">
        <w:t xml:space="preserve">  </w:t>
      </w:r>
    </w:p>
    <w:bookmarkEnd w:id="18"/>
    <w:bookmarkEnd w:id="19"/>
    <w:p w14:paraId="645BD195" w14:textId="11E5C0C1" w:rsidR="00A0586E" w:rsidRPr="00E4499D" w:rsidRDefault="00A0586E">
      <w:pPr>
        <w:spacing w:after="0"/>
        <w:jc w:val="left"/>
      </w:pPr>
      <w:r w:rsidRPr="00E4499D">
        <w:br w:type="page"/>
      </w:r>
    </w:p>
    <w:p w14:paraId="13FFCA05" w14:textId="2B631BF2" w:rsidR="00A0586E" w:rsidRPr="00E4499D" w:rsidRDefault="00A0586E" w:rsidP="00A0586E">
      <w:pPr>
        <w:pStyle w:val="Heading1"/>
      </w:pPr>
      <w:bookmarkStart w:id="84" w:name="_Toc532247290"/>
      <w:r w:rsidRPr="00E4499D">
        <w:lastRenderedPageBreak/>
        <w:t>Non-Functional Requirements</w:t>
      </w:r>
      <w:bookmarkEnd w:id="84"/>
    </w:p>
    <w:p w14:paraId="56F5E5B3" w14:textId="7FAC12B5" w:rsidR="00A0586E" w:rsidRPr="00E4499D" w:rsidRDefault="00A0586E" w:rsidP="00A0586E">
      <w:pPr>
        <w:rPr>
          <w:lang w:eastAsia="el-GR"/>
        </w:rPr>
      </w:pPr>
      <w:r w:rsidRPr="00E4499D">
        <w:rPr>
          <w:lang w:eastAsia="el-GR"/>
        </w:rPr>
        <w:t>Within ANITA,</w:t>
      </w:r>
    </w:p>
    <w:p w14:paraId="3279F399" w14:textId="1433D8AD" w:rsidR="00A0586E" w:rsidRPr="00E4499D" w:rsidRDefault="00A0586E" w:rsidP="00A0586E">
      <w:pPr>
        <w:rPr>
          <w:lang w:eastAsia="el-GR"/>
        </w:rPr>
      </w:pPr>
      <w:r w:rsidRPr="00E4499D">
        <w:rPr>
          <w:lang w:eastAsia="el-GR"/>
        </w:rPr>
        <w:t xml:space="preserve"> </w:t>
      </w:r>
    </w:p>
    <w:p w14:paraId="0B82F9D2" w14:textId="638B06B4" w:rsidR="00A0586E" w:rsidRPr="00E4499D" w:rsidRDefault="00C1286B" w:rsidP="00A0586E">
      <w:pPr>
        <w:pStyle w:val="Heading2"/>
      </w:pPr>
      <w:bookmarkStart w:id="85" w:name="_Toc532247291"/>
      <w:r w:rsidRPr="00E4499D">
        <w:t>Non-functional requirements classification</w:t>
      </w:r>
      <w:bookmarkEnd w:id="85"/>
    </w:p>
    <w:p w14:paraId="3AB69A79" w14:textId="411C752D" w:rsidR="00A0586E" w:rsidRPr="00E4499D" w:rsidRDefault="00A0586E" w:rsidP="00A0586E">
      <w:pPr>
        <w:rPr>
          <w:rFonts w:cs="Arial"/>
          <w:szCs w:val="20"/>
        </w:rPr>
      </w:pPr>
    </w:p>
    <w:p w14:paraId="0E8BF196" w14:textId="77777777" w:rsidR="003C1B8F" w:rsidRPr="00E4499D" w:rsidRDefault="003C1B8F" w:rsidP="003C1B8F">
      <w:pPr>
        <w:pStyle w:val="Heading2"/>
      </w:pPr>
      <w:bookmarkStart w:id="86" w:name="_Toc532247292"/>
      <w:r w:rsidRPr="00E4499D">
        <w:t>System level requirements</w:t>
      </w:r>
      <w:bookmarkEnd w:id="86"/>
    </w:p>
    <w:p w14:paraId="29BFB92C" w14:textId="77777777" w:rsidR="003C1B8F" w:rsidRPr="00E4499D" w:rsidRDefault="003C1B8F" w:rsidP="003C1B8F">
      <w:pPr>
        <w:rPr>
          <w:rFonts w:cs="Arial"/>
          <w:szCs w:val="20"/>
        </w:rPr>
      </w:pPr>
      <w:r w:rsidRPr="00E4499D">
        <w:rPr>
          <w:rFonts w:cs="Arial"/>
          <w:szCs w:val="20"/>
          <w:highlight w:val="yellow"/>
        </w:rPr>
        <w:t>TBC (CERTH+ENG</w:t>
      </w:r>
      <w:r w:rsidRPr="00E4499D">
        <w:rPr>
          <w:rFonts w:cs="Arial"/>
          <w:szCs w:val="20"/>
        </w:rPr>
        <w:t>)</w:t>
      </w:r>
    </w:p>
    <w:p w14:paraId="3B2F90DF" w14:textId="77777777" w:rsidR="003C1B8F" w:rsidRPr="00E4499D" w:rsidRDefault="003C1B8F" w:rsidP="003C1B8F">
      <w:pPr>
        <w:rPr>
          <w:rFonts w:cstheme="majorHAnsi"/>
          <w:lang w:eastAsia="it-IT"/>
        </w:rPr>
      </w:pPr>
    </w:p>
    <w:p w14:paraId="2AD58438" w14:textId="77777777" w:rsidR="003C1B8F" w:rsidRPr="00E4499D" w:rsidRDefault="003C1B8F" w:rsidP="003C1B8F">
      <w:pPr>
        <w:pStyle w:val="Heading2"/>
      </w:pPr>
      <w:bookmarkStart w:id="87" w:name="_Toc532247293"/>
      <w:r w:rsidRPr="00E4499D">
        <w:t>Data sources and stream analysis</w:t>
      </w:r>
      <w:bookmarkEnd w:id="87"/>
    </w:p>
    <w:p w14:paraId="5C3E1D93" w14:textId="77777777" w:rsidR="003C1B8F" w:rsidRPr="00E4499D" w:rsidRDefault="003C1B8F" w:rsidP="003C1B8F">
      <w:pPr>
        <w:rPr>
          <w:rFonts w:cs="Arial"/>
          <w:szCs w:val="20"/>
        </w:rPr>
      </w:pPr>
    </w:p>
    <w:p w14:paraId="56018A4F" w14:textId="77777777" w:rsidR="003C1B8F" w:rsidRPr="00E4499D" w:rsidRDefault="003C1B8F" w:rsidP="003C1B8F">
      <w:pPr>
        <w:pStyle w:val="Heading3"/>
      </w:pPr>
      <w:bookmarkStart w:id="88" w:name="_Toc532247294"/>
      <w:r w:rsidRPr="00E4499D">
        <w:t>Data source risk assessment in the Surface Web, Deep Web and Dark Nets (</w:t>
      </w:r>
      <w:r w:rsidRPr="00E4499D">
        <w:rPr>
          <w:highlight w:val="yellow"/>
        </w:rPr>
        <w:t>TIU-JADS, AIT</w:t>
      </w:r>
      <w:r w:rsidRPr="00E4499D">
        <w:t>)</w:t>
      </w:r>
      <w:bookmarkEnd w:id="88"/>
    </w:p>
    <w:p w14:paraId="1423E6D9" w14:textId="667C33A1" w:rsidR="003C1B8F" w:rsidRPr="00E4499D" w:rsidRDefault="003C1B8F" w:rsidP="003C1B8F">
      <w:pPr>
        <w:rPr>
          <w:lang w:eastAsia="it-IT"/>
        </w:rPr>
      </w:pPr>
      <w:del w:id="89" w:author="Microsoft Office User" w:date="2019-01-23T16:03:00Z">
        <w:r w:rsidRPr="00E4499D" w:rsidDel="00933691">
          <w:rPr>
            <w:highlight w:val="yellow"/>
            <w:lang w:eastAsia="it-IT"/>
          </w:rPr>
          <w:delText>@TIU-JADS, AIT: define T5.1 modules (are there any modules to be developed in this task?)</w:delText>
        </w:r>
        <w:r w:rsidRPr="00E4499D" w:rsidDel="00933691">
          <w:rPr>
            <w:lang w:eastAsia="it-IT"/>
          </w:rPr>
          <w:delText xml:space="preserve"> </w:delText>
        </w:r>
        <w:r w:rsidRPr="00E4499D" w:rsidDel="00933691">
          <w:rPr>
            <w:highlight w:val="yellow"/>
            <w:lang w:eastAsia="it-IT"/>
          </w:rPr>
          <w:delText>and requirements</w:delText>
        </w:r>
      </w:del>
      <w:ins w:id="90" w:author="Microsoft Office User" w:date="2019-01-23T16:03:00Z">
        <w:r w:rsidR="00933691">
          <w:rPr>
            <w:highlight w:val="yellow"/>
            <w:lang w:eastAsia="it-IT"/>
          </w:rPr>
          <w:t>As previously described, T5.1 does not amount to a tool. The baseline requirements below are fleshed out in the scope of T6.5, which is directly responsible for applying the results</w:t>
        </w:r>
      </w:ins>
      <w:ins w:id="91" w:author="Microsoft Office User" w:date="2019-01-23T16:04:00Z">
        <w:r w:rsidR="00933691">
          <w:rPr>
            <w:highlight w:val="yellow"/>
            <w:lang w:eastAsia="it-IT"/>
          </w:rPr>
          <w:t xml:space="preserve"> of T5.1 in the scope of risk assessment and trend analysis.</w:t>
        </w:r>
      </w:ins>
    </w:p>
    <w:p w14:paraId="405BC6C2" w14:textId="0017EEA3" w:rsidR="003C1B8F" w:rsidRPr="00E4499D" w:rsidRDefault="003A5FBF" w:rsidP="003C1B8F">
      <w:pPr>
        <w:pStyle w:val="Heading4"/>
        <w:tabs>
          <w:tab w:val="clear" w:pos="907"/>
        </w:tabs>
        <w:spacing w:line="276" w:lineRule="auto"/>
        <w:ind w:left="864" w:hanging="864"/>
        <w:rPr>
          <w:rFonts w:cstheme="majorHAnsi"/>
        </w:rPr>
      </w:pPr>
      <w:r w:rsidRPr="00E4499D">
        <w:rPr>
          <w:rFonts w:cstheme="majorHAnsi"/>
        </w:rPr>
        <w:t>&lt;Performance&gt; - &lt;Time for Analysis&gt;</w:t>
      </w:r>
      <w:r w:rsidR="003C1B8F" w:rsidRPr="00E4499D">
        <w:rPr>
          <w:rFonts w:cstheme="majorHAnsi"/>
        </w:rPr>
        <w:t xml:space="preserve"> </w:t>
      </w:r>
    </w:p>
    <w:p w14:paraId="737F31C2" w14:textId="4AE26EE9" w:rsidR="003C1B8F" w:rsidRPr="00E4499D" w:rsidRDefault="003C1B8F" w:rsidP="003C1B8F">
      <w:pPr>
        <w:rPr>
          <w:rFonts w:cstheme="majorHAnsi"/>
          <w:lang w:eastAsia="it-IT"/>
        </w:rPr>
      </w:pPr>
    </w:p>
    <w:tbl>
      <w:tblPr>
        <w:tblStyle w:val="TableGrid1"/>
        <w:tblW w:w="9072" w:type="dxa"/>
        <w:tblInd w:w="108" w:type="dxa"/>
        <w:tblLayout w:type="fixed"/>
        <w:tblLook w:val="04A0" w:firstRow="1" w:lastRow="0" w:firstColumn="1" w:lastColumn="0" w:noHBand="0" w:noVBand="1"/>
      </w:tblPr>
      <w:tblGrid>
        <w:gridCol w:w="1975"/>
        <w:gridCol w:w="7097"/>
      </w:tblGrid>
      <w:tr w:rsidR="003A5FBF" w:rsidRPr="00E4499D" w14:paraId="2084C649" w14:textId="77777777" w:rsidTr="00A36550">
        <w:tc>
          <w:tcPr>
            <w:tcW w:w="1975" w:type="dxa"/>
            <w:shd w:val="clear" w:color="auto" w:fill="4F81BD" w:themeFill="accent1"/>
            <w:vAlign w:val="center"/>
          </w:tcPr>
          <w:p w14:paraId="657ECEA8" w14:textId="77777777" w:rsidR="003A5FBF" w:rsidRPr="00A36550" w:rsidRDefault="003A5FBF" w:rsidP="00DE5ADC">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4CCAF0CD" w14:textId="77777777" w:rsidR="003A5FBF" w:rsidRPr="00E4499D" w:rsidRDefault="003A5FBF" w:rsidP="00DE5ADC">
            <w:r w:rsidRPr="00E4499D">
              <w:t>REQ- XXX</w:t>
            </w:r>
          </w:p>
        </w:tc>
      </w:tr>
      <w:tr w:rsidR="003A5FBF" w:rsidRPr="00E4499D" w14:paraId="475021E9" w14:textId="77777777" w:rsidTr="00A36550">
        <w:tc>
          <w:tcPr>
            <w:tcW w:w="1975" w:type="dxa"/>
            <w:shd w:val="clear" w:color="auto" w:fill="4F81BD" w:themeFill="accent1"/>
            <w:vAlign w:val="center"/>
          </w:tcPr>
          <w:p w14:paraId="20B7A1E2" w14:textId="77777777" w:rsidR="003A5FBF" w:rsidRPr="00A36550" w:rsidRDefault="003A5FBF" w:rsidP="00DE5ADC">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3FCA19E4" w14:textId="77777777" w:rsidR="003A5FBF" w:rsidRPr="00E4499D" w:rsidRDefault="003A5FBF" w:rsidP="00DE5ADC"/>
        </w:tc>
      </w:tr>
      <w:tr w:rsidR="003A5FBF" w:rsidRPr="00E4499D" w14:paraId="6586CA3E" w14:textId="77777777" w:rsidTr="00A36550">
        <w:tc>
          <w:tcPr>
            <w:tcW w:w="1975" w:type="dxa"/>
            <w:shd w:val="clear" w:color="auto" w:fill="4F81BD" w:themeFill="accent1"/>
            <w:vAlign w:val="center"/>
          </w:tcPr>
          <w:p w14:paraId="6831B891" w14:textId="77777777" w:rsidR="003A5FBF" w:rsidRPr="00A36550" w:rsidRDefault="003A5FBF" w:rsidP="003A5FBF">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5682731C" w14:textId="0E3AFF60" w:rsidR="003A5FBF" w:rsidRPr="00E4499D" w:rsidRDefault="003A5FBF" w:rsidP="003A5FBF">
            <w:r w:rsidRPr="00E4499D">
              <w:t xml:space="preserve">The whole operation in order to </w:t>
            </w:r>
            <w:proofErr w:type="spellStart"/>
            <w:r w:rsidRPr="00E4499D">
              <w:t>analyze</w:t>
            </w:r>
            <w:proofErr w:type="spellEnd"/>
            <w:r w:rsidRPr="00E4499D">
              <w:t xml:space="preserve"> the risks and the vulnerabilities of a website from the Surface, Deep or Dark web will last among five and thirty minutes depending on the size of the website to </w:t>
            </w:r>
            <w:proofErr w:type="spellStart"/>
            <w:r w:rsidRPr="00E4499D">
              <w:t>analyze</w:t>
            </w:r>
            <w:proofErr w:type="spellEnd"/>
            <w:r w:rsidRPr="00E4499D">
              <w:t xml:space="preserve">. </w:t>
            </w:r>
          </w:p>
        </w:tc>
      </w:tr>
      <w:tr w:rsidR="003A5FBF" w:rsidRPr="00E4499D" w14:paraId="34420AF0" w14:textId="77777777" w:rsidTr="00A36550">
        <w:tc>
          <w:tcPr>
            <w:tcW w:w="1975" w:type="dxa"/>
            <w:shd w:val="clear" w:color="auto" w:fill="4F81BD" w:themeFill="accent1"/>
            <w:vAlign w:val="center"/>
          </w:tcPr>
          <w:p w14:paraId="7F099AE4" w14:textId="77777777" w:rsidR="003A5FBF" w:rsidRPr="00A36550" w:rsidRDefault="003A5FBF" w:rsidP="003A5FBF">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2E880C06" w14:textId="75D5D756" w:rsidR="003A5FBF" w:rsidRPr="00E4499D" w:rsidRDefault="003A5FBF" w:rsidP="003A5FBF">
            <w:proofErr w:type="gramStart"/>
            <w:r w:rsidRPr="00E4499D">
              <w:t>Non Functional</w:t>
            </w:r>
            <w:proofErr w:type="gramEnd"/>
          </w:p>
        </w:tc>
      </w:tr>
      <w:tr w:rsidR="003A5FBF" w:rsidRPr="00E4499D" w14:paraId="65834177" w14:textId="77777777" w:rsidTr="00A36550">
        <w:tc>
          <w:tcPr>
            <w:tcW w:w="1975" w:type="dxa"/>
            <w:shd w:val="clear" w:color="auto" w:fill="4F81BD" w:themeFill="accent1"/>
            <w:vAlign w:val="center"/>
          </w:tcPr>
          <w:p w14:paraId="64AA5AF9" w14:textId="77777777" w:rsidR="003A5FBF" w:rsidRPr="00A36550" w:rsidRDefault="003A5FBF" w:rsidP="003A5FBF">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7670EEBA" w14:textId="18D54D5E" w:rsidR="003A5FBF" w:rsidRPr="00E4499D" w:rsidRDefault="003A5FBF" w:rsidP="003A5FBF">
            <w:r w:rsidRPr="00E4499D">
              <w:t>Threshold</w:t>
            </w:r>
          </w:p>
        </w:tc>
      </w:tr>
      <w:tr w:rsidR="003A5FBF" w:rsidRPr="00E4499D" w14:paraId="6929B1AA" w14:textId="77777777" w:rsidTr="00A36550">
        <w:tc>
          <w:tcPr>
            <w:tcW w:w="1975" w:type="dxa"/>
            <w:shd w:val="clear" w:color="auto" w:fill="4F81BD" w:themeFill="accent1"/>
            <w:vAlign w:val="center"/>
          </w:tcPr>
          <w:p w14:paraId="777361A5" w14:textId="77777777" w:rsidR="003A5FBF" w:rsidRPr="00A36550" w:rsidRDefault="003A5FBF" w:rsidP="003A5FBF">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2075FAF8" w14:textId="5CABC767" w:rsidR="003A5FBF" w:rsidRPr="00E4499D" w:rsidRDefault="003A5FBF" w:rsidP="003A5FBF">
            <w:r w:rsidRPr="00E4499D">
              <w:t>UC1-SC1, UC2-SC1 SC2</w:t>
            </w:r>
          </w:p>
        </w:tc>
      </w:tr>
      <w:tr w:rsidR="003A5FBF" w:rsidRPr="00E4499D" w14:paraId="5ED67F34" w14:textId="77777777" w:rsidTr="00A36550">
        <w:tc>
          <w:tcPr>
            <w:tcW w:w="1975" w:type="dxa"/>
            <w:shd w:val="clear" w:color="auto" w:fill="4F81BD" w:themeFill="accent1"/>
            <w:vAlign w:val="center"/>
          </w:tcPr>
          <w:p w14:paraId="7F91C216" w14:textId="77777777" w:rsidR="003A5FBF" w:rsidRPr="00A36550" w:rsidRDefault="003A5FBF" w:rsidP="003A5FBF">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15CFC573" w14:textId="3944A860" w:rsidR="003A5FBF" w:rsidRPr="00E4499D" w:rsidRDefault="003A5FBF" w:rsidP="003A5FBF">
            <w:r w:rsidRPr="00E4499D">
              <w:t>TIU-JADS, AIT</w:t>
            </w:r>
          </w:p>
        </w:tc>
      </w:tr>
      <w:tr w:rsidR="003A5FBF" w:rsidRPr="00E4499D" w14:paraId="57F72208" w14:textId="77777777" w:rsidTr="00A36550">
        <w:tc>
          <w:tcPr>
            <w:tcW w:w="1975" w:type="dxa"/>
            <w:shd w:val="clear" w:color="auto" w:fill="4F81BD" w:themeFill="accent1"/>
            <w:vAlign w:val="center"/>
          </w:tcPr>
          <w:p w14:paraId="65DAD118" w14:textId="77777777" w:rsidR="003A5FBF" w:rsidRPr="00A36550" w:rsidRDefault="003A5FBF" w:rsidP="00DE5ADC">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16947271" w14:textId="0717FD74" w:rsidR="003A5FBF" w:rsidRPr="00E4499D" w:rsidRDefault="003A5FBF" w:rsidP="00DE5ADC">
            <w:r w:rsidRPr="00E4499D">
              <w:t>1</w:t>
            </w:r>
            <w:r w:rsidR="008114EC" w:rsidRPr="00E4499D">
              <w:t>2</w:t>
            </w:r>
            <w:r w:rsidRPr="00E4499D">
              <w:t>/12/2018</w:t>
            </w:r>
          </w:p>
        </w:tc>
      </w:tr>
    </w:tbl>
    <w:p w14:paraId="6BC5CBB7" w14:textId="1E251AFA" w:rsidR="003A5FBF" w:rsidRPr="00E4499D" w:rsidRDefault="003A5FBF" w:rsidP="003C1B8F">
      <w:pPr>
        <w:rPr>
          <w:rFonts w:cstheme="majorHAnsi"/>
          <w:lang w:eastAsia="it-IT"/>
        </w:rPr>
      </w:pPr>
    </w:p>
    <w:p w14:paraId="1088A717" w14:textId="77777777" w:rsidR="003A5FBF" w:rsidRPr="00E4499D" w:rsidRDefault="003A5FBF" w:rsidP="003C1B8F">
      <w:pPr>
        <w:rPr>
          <w:rFonts w:cstheme="majorHAnsi"/>
          <w:lang w:eastAsia="it-IT"/>
        </w:rPr>
      </w:pPr>
    </w:p>
    <w:p w14:paraId="71A4CE85" w14:textId="131C0937" w:rsidR="003C1B8F" w:rsidRPr="00E4499D" w:rsidRDefault="003A5FBF" w:rsidP="003C1B8F">
      <w:pPr>
        <w:pStyle w:val="Heading4"/>
        <w:tabs>
          <w:tab w:val="clear" w:pos="907"/>
        </w:tabs>
        <w:spacing w:line="276" w:lineRule="auto"/>
        <w:ind w:left="864" w:hanging="864"/>
        <w:rPr>
          <w:rFonts w:cstheme="majorHAnsi"/>
        </w:rPr>
      </w:pPr>
      <w:r w:rsidRPr="00E4499D">
        <w:rPr>
          <w:rFonts w:cstheme="majorHAnsi"/>
        </w:rPr>
        <w:t>&lt;Throughput&gt; - &lt;Percentage of Data covered&gt;</w:t>
      </w:r>
    </w:p>
    <w:p w14:paraId="5A93A5A6" w14:textId="2CCBB5B7" w:rsidR="003C1B8F" w:rsidRPr="00E4499D" w:rsidRDefault="003C1B8F" w:rsidP="003C1B8F">
      <w:pPr>
        <w:rPr>
          <w:rFonts w:cstheme="majorHAnsi"/>
          <w:lang w:eastAsia="it-IT"/>
        </w:rPr>
      </w:pPr>
    </w:p>
    <w:tbl>
      <w:tblPr>
        <w:tblStyle w:val="TableGrid1"/>
        <w:tblW w:w="9072" w:type="dxa"/>
        <w:tblInd w:w="108" w:type="dxa"/>
        <w:tblLayout w:type="fixed"/>
        <w:tblLook w:val="04A0" w:firstRow="1" w:lastRow="0" w:firstColumn="1" w:lastColumn="0" w:noHBand="0" w:noVBand="1"/>
      </w:tblPr>
      <w:tblGrid>
        <w:gridCol w:w="1975"/>
        <w:gridCol w:w="7097"/>
      </w:tblGrid>
      <w:tr w:rsidR="003A5FBF" w:rsidRPr="00E4499D" w14:paraId="406FB903" w14:textId="77777777" w:rsidTr="00A36550">
        <w:tc>
          <w:tcPr>
            <w:tcW w:w="1975" w:type="dxa"/>
            <w:shd w:val="clear" w:color="auto" w:fill="4F81BD" w:themeFill="accent1"/>
            <w:vAlign w:val="center"/>
          </w:tcPr>
          <w:p w14:paraId="09DC9E13" w14:textId="77777777" w:rsidR="003A5FBF" w:rsidRPr="00A36550" w:rsidRDefault="003A5FBF" w:rsidP="00DE5ADC">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6FA8F945" w14:textId="77777777" w:rsidR="003A5FBF" w:rsidRPr="00E4499D" w:rsidRDefault="003A5FBF" w:rsidP="00DE5ADC">
            <w:r w:rsidRPr="00E4499D">
              <w:t>REQ- XXX</w:t>
            </w:r>
          </w:p>
        </w:tc>
      </w:tr>
      <w:tr w:rsidR="003A5FBF" w:rsidRPr="00E4499D" w14:paraId="15C1709F" w14:textId="77777777" w:rsidTr="00A36550">
        <w:tc>
          <w:tcPr>
            <w:tcW w:w="1975" w:type="dxa"/>
            <w:shd w:val="clear" w:color="auto" w:fill="4F81BD" w:themeFill="accent1"/>
            <w:vAlign w:val="center"/>
          </w:tcPr>
          <w:p w14:paraId="19198621" w14:textId="77777777" w:rsidR="003A5FBF" w:rsidRPr="00A36550" w:rsidRDefault="003A5FBF" w:rsidP="00DE5ADC">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033B51E5" w14:textId="77777777" w:rsidR="003A5FBF" w:rsidRPr="00E4499D" w:rsidRDefault="003A5FBF" w:rsidP="00DE5ADC"/>
        </w:tc>
      </w:tr>
      <w:tr w:rsidR="003A5FBF" w:rsidRPr="00E4499D" w14:paraId="6CF92165" w14:textId="77777777" w:rsidTr="00A36550">
        <w:tc>
          <w:tcPr>
            <w:tcW w:w="1975" w:type="dxa"/>
            <w:shd w:val="clear" w:color="auto" w:fill="4F81BD" w:themeFill="accent1"/>
            <w:vAlign w:val="center"/>
          </w:tcPr>
          <w:p w14:paraId="390A409B" w14:textId="77777777" w:rsidR="003A5FBF" w:rsidRPr="00A36550" w:rsidRDefault="003A5FBF" w:rsidP="003A5FBF">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595D57AB" w14:textId="65FF8C78" w:rsidR="003A5FBF" w:rsidRPr="00E4499D" w:rsidRDefault="003A5FBF" w:rsidP="003A5FBF">
            <w:r w:rsidRPr="00E4499D">
              <w:t xml:space="preserve">The Reachability of Internet, the portion of the surface, deep and dark web, reached from our tool will be estimated in 50% in one day. </w:t>
            </w:r>
          </w:p>
        </w:tc>
      </w:tr>
      <w:tr w:rsidR="003A5FBF" w:rsidRPr="00E4499D" w14:paraId="01A8D611" w14:textId="77777777" w:rsidTr="00A36550">
        <w:tc>
          <w:tcPr>
            <w:tcW w:w="1975" w:type="dxa"/>
            <w:shd w:val="clear" w:color="auto" w:fill="4F81BD" w:themeFill="accent1"/>
            <w:vAlign w:val="center"/>
          </w:tcPr>
          <w:p w14:paraId="2C831D93" w14:textId="77777777" w:rsidR="003A5FBF" w:rsidRPr="00A36550" w:rsidRDefault="003A5FBF" w:rsidP="003A5FBF">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3D1249DF" w14:textId="415F2DEA" w:rsidR="003A5FBF" w:rsidRPr="00E4499D" w:rsidRDefault="003A5FBF" w:rsidP="003A5FBF">
            <w:proofErr w:type="gramStart"/>
            <w:r w:rsidRPr="00E4499D">
              <w:t>Non Functional</w:t>
            </w:r>
            <w:proofErr w:type="gramEnd"/>
          </w:p>
        </w:tc>
      </w:tr>
      <w:tr w:rsidR="003A5FBF" w:rsidRPr="00E4499D" w14:paraId="6C70995F" w14:textId="77777777" w:rsidTr="00A36550">
        <w:tc>
          <w:tcPr>
            <w:tcW w:w="1975" w:type="dxa"/>
            <w:shd w:val="clear" w:color="auto" w:fill="4F81BD" w:themeFill="accent1"/>
            <w:vAlign w:val="center"/>
          </w:tcPr>
          <w:p w14:paraId="45290CC9" w14:textId="77777777" w:rsidR="003A5FBF" w:rsidRPr="00A36550" w:rsidRDefault="003A5FBF" w:rsidP="003A5FBF">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52DC6737" w14:textId="40B82ADC" w:rsidR="003A5FBF" w:rsidRPr="00E4499D" w:rsidRDefault="003A5FBF" w:rsidP="003A5FBF">
            <w:r w:rsidRPr="00E4499D">
              <w:rPr>
                <w:color w:val="000000"/>
              </w:rPr>
              <w:t>Throughput</w:t>
            </w:r>
          </w:p>
        </w:tc>
      </w:tr>
      <w:tr w:rsidR="003A5FBF" w:rsidRPr="00E4499D" w14:paraId="6667069A" w14:textId="77777777" w:rsidTr="00A36550">
        <w:tc>
          <w:tcPr>
            <w:tcW w:w="1975" w:type="dxa"/>
            <w:shd w:val="clear" w:color="auto" w:fill="4F81BD" w:themeFill="accent1"/>
            <w:vAlign w:val="center"/>
          </w:tcPr>
          <w:p w14:paraId="36B8BD09" w14:textId="77777777" w:rsidR="003A5FBF" w:rsidRPr="00A36550" w:rsidRDefault="003A5FBF" w:rsidP="003A5FBF">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6838CEEB" w14:textId="6797D8AE" w:rsidR="003A5FBF" w:rsidRPr="00E4499D" w:rsidRDefault="003A5FBF" w:rsidP="003A5FBF">
            <w:r w:rsidRPr="00E4499D">
              <w:t>UC1-SC1, UC2-SC1 SC2</w:t>
            </w:r>
          </w:p>
        </w:tc>
      </w:tr>
      <w:tr w:rsidR="003A5FBF" w:rsidRPr="00E4499D" w14:paraId="3A3B349D" w14:textId="77777777" w:rsidTr="00A36550">
        <w:tc>
          <w:tcPr>
            <w:tcW w:w="1975" w:type="dxa"/>
            <w:shd w:val="clear" w:color="auto" w:fill="4F81BD" w:themeFill="accent1"/>
            <w:vAlign w:val="center"/>
          </w:tcPr>
          <w:p w14:paraId="19753E1B" w14:textId="77777777" w:rsidR="003A5FBF" w:rsidRPr="00A36550" w:rsidRDefault="003A5FBF" w:rsidP="003A5FBF">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41DC4476" w14:textId="5A2DDD14" w:rsidR="003A5FBF" w:rsidRPr="00E4499D" w:rsidRDefault="003A5FBF" w:rsidP="003A5FBF">
            <w:r w:rsidRPr="00E4499D">
              <w:t>TIU-JADS, AIT</w:t>
            </w:r>
          </w:p>
        </w:tc>
      </w:tr>
      <w:tr w:rsidR="003A5FBF" w:rsidRPr="00E4499D" w14:paraId="61BFFD3C" w14:textId="77777777" w:rsidTr="00A36550">
        <w:tc>
          <w:tcPr>
            <w:tcW w:w="1975" w:type="dxa"/>
            <w:shd w:val="clear" w:color="auto" w:fill="4F81BD" w:themeFill="accent1"/>
            <w:vAlign w:val="center"/>
          </w:tcPr>
          <w:p w14:paraId="0C5E4B65" w14:textId="77777777" w:rsidR="003A5FBF" w:rsidRPr="00A36550" w:rsidRDefault="003A5FBF" w:rsidP="00DE5ADC">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187F2BCC" w14:textId="255BC2AD" w:rsidR="003A5FBF" w:rsidRPr="00E4499D" w:rsidRDefault="003A5FBF" w:rsidP="00DE5ADC">
            <w:r w:rsidRPr="00E4499D">
              <w:t>1</w:t>
            </w:r>
            <w:r w:rsidR="008114EC" w:rsidRPr="00E4499D">
              <w:t>2</w:t>
            </w:r>
            <w:r w:rsidRPr="00E4499D">
              <w:t>/12/2018</w:t>
            </w:r>
          </w:p>
        </w:tc>
      </w:tr>
    </w:tbl>
    <w:p w14:paraId="1E06E71A" w14:textId="77777777" w:rsidR="003A5FBF" w:rsidRPr="00E4499D" w:rsidRDefault="003A5FBF" w:rsidP="003C1B8F">
      <w:pPr>
        <w:rPr>
          <w:rFonts w:cstheme="majorHAnsi"/>
          <w:lang w:eastAsia="it-IT"/>
        </w:rPr>
      </w:pPr>
    </w:p>
    <w:tbl>
      <w:tblPr>
        <w:tblStyle w:val="TableGrid1"/>
        <w:tblW w:w="9072" w:type="dxa"/>
        <w:tblInd w:w="108" w:type="dxa"/>
        <w:tblLayout w:type="fixed"/>
        <w:tblLook w:val="04A0" w:firstRow="1" w:lastRow="0" w:firstColumn="1" w:lastColumn="0" w:noHBand="0" w:noVBand="1"/>
      </w:tblPr>
      <w:tblGrid>
        <w:gridCol w:w="1975"/>
        <w:gridCol w:w="7097"/>
      </w:tblGrid>
      <w:tr w:rsidR="003A5FBF" w:rsidRPr="00E4499D" w14:paraId="7A8C3FB6" w14:textId="77777777" w:rsidTr="00A36550">
        <w:tc>
          <w:tcPr>
            <w:tcW w:w="1975" w:type="dxa"/>
            <w:shd w:val="clear" w:color="auto" w:fill="4F81BD" w:themeFill="accent1"/>
            <w:vAlign w:val="center"/>
          </w:tcPr>
          <w:p w14:paraId="65248DF6" w14:textId="77777777" w:rsidR="003A5FBF" w:rsidRPr="00A36550" w:rsidRDefault="003A5FBF" w:rsidP="00DE5ADC">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46670DE1" w14:textId="77777777" w:rsidR="003A5FBF" w:rsidRPr="00E4499D" w:rsidRDefault="003A5FBF" w:rsidP="00DE5ADC">
            <w:r w:rsidRPr="00E4499D">
              <w:t>REQ- XXX</w:t>
            </w:r>
          </w:p>
        </w:tc>
      </w:tr>
      <w:tr w:rsidR="003A5FBF" w:rsidRPr="00E4499D" w14:paraId="5EF3C309" w14:textId="77777777" w:rsidTr="00A36550">
        <w:tc>
          <w:tcPr>
            <w:tcW w:w="1975" w:type="dxa"/>
            <w:shd w:val="clear" w:color="auto" w:fill="4F81BD" w:themeFill="accent1"/>
            <w:vAlign w:val="center"/>
          </w:tcPr>
          <w:p w14:paraId="71751430" w14:textId="77777777" w:rsidR="003A5FBF" w:rsidRPr="00A36550" w:rsidRDefault="003A5FBF" w:rsidP="00DE5ADC">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33946502" w14:textId="77777777" w:rsidR="003A5FBF" w:rsidRPr="00E4499D" w:rsidRDefault="003A5FBF" w:rsidP="00DE5ADC"/>
        </w:tc>
      </w:tr>
      <w:tr w:rsidR="008114EC" w:rsidRPr="00E4499D" w14:paraId="222EE1E0" w14:textId="77777777" w:rsidTr="00A36550">
        <w:tc>
          <w:tcPr>
            <w:tcW w:w="1975" w:type="dxa"/>
            <w:shd w:val="clear" w:color="auto" w:fill="4F81BD" w:themeFill="accent1"/>
            <w:vAlign w:val="center"/>
          </w:tcPr>
          <w:p w14:paraId="488E0AC8" w14:textId="77777777" w:rsidR="008114EC" w:rsidRPr="00A36550" w:rsidRDefault="008114EC" w:rsidP="008114EC">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0C4084AF" w14:textId="7769E1AD" w:rsidR="008114EC" w:rsidRPr="00E4499D" w:rsidRDefault="008114EC" w:rsidP="008114EC">
            <w:r w:rsidRPr="00E4499D">
              <w:t xml:space="preserve">The system will cover up to 50% of each use case scenario. We will </w:t>
            </w:r>
            <w:proofErr w:type="spellStart"/>
            <w:r w:rsidRPr="00E4499D">
              <w:t>analyze</w:t>
            </w:r>
            <w:proofErr w:type="spellEnd"/>
            <w:r w:rsidRPr="00E4499D">
              <w:t xml:space="preserve"> and make a risk assessment for all the scenario from the use case.  </w:t>
            </w:r>
          </w:p>
        </w:tc>
      </w:tr>
      <w:tr w:rsidR="008114EC" w:rsidRPr="00E4499D" w14:paraId="5EE83B15" w14:textId="77777777" w:rsidTr="00A36550">
        <w:tc>
          <w:tcPr>
            <w:tcW w:w="1975" w:type="dxa"/>
            <w:shd w:val="clear" w:color="auto" w:fill="4F81BD" w:themeFill="accent1"/>
            <w:vAlign w:val="center"/>
          </w:tcPr>
          <w:p w14:paraId="7B9C1FF8" w14:textId="77777777" w:rsidR="008114EC" w:rsidRPr="00A36550" w:rsidRDefault="008114EC" w:rsidP="008114EC">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2F8365E1" w14:textId="07F0B0E4" w:rsidR="008114EC" w:rsidRPr="00E4499D" w:rsidRDefault="008114EC" w:rsidP="008114EC">
            <w:proofErr w:type="gramStart"/>
            <w:r w:rsidRPr="00E4499D">
              <w:t>Non Functional</w:t>
            </w:r>
            <w:proofErr w:type="gramEnd"/>
          </w:p>
        </w:tc>
      </w:tr>
      <w:tr w:rsidR="008114EC" w:rsidRPr="00E4499D" w14:paraId="2AE6D437" w14:textId="77777777" w:rsidTr="00A36550">
        <w:tc>
          <w:tcPr>
            <w:tcW w:w="1975" w:type="dxa"/>
            <w:shd w:val="clear" w:color="auto" w:fill="4F81BD" w:themeFill="accent1"/>
            <w:vAlign w:val="center"/>
          </w:tcPr>
          <w:p w14:paraId="0E2F8660" w14:textId="77777777" w:rsidR="008114EC" w:rsidRPr="00A36550" w:rsidRDefault="008114EC" w:rsidP="008114EC">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5042BA03" w14:textId="30505D3D" w:rsidR="008114EC" w:rsidRPr="00E4499D" w:rsidRDefault="008114EC" w:rsidP="008114EC">
            <w:r w:rsidRPr="00E4499D">
              <w:rPr>
                <w:color w:val="000000"/>
              </w:rPr>
              <w:t>Throughput</w:t>
            </w:r>
          </w:p>
        </w:tc>
      </w:tr>
      <w:tr w:rsidR="008114EC" w:rsidRPr="00E4499D" w14:paraId="1962B968" w14:textId="77777777" w:rsidTr="00A36550">
        <w:tc>
          <w:tcPr>
            <w:tcW w:w="1975" w:type="dxa"/>
            <w:shd w:val="clear" w:color="auto" w:fill="4F81BD" w:themeFill="accent1"/>
            <w:vAlign w:val="center"/>
          </w:tcPr>
          <w:p w14:paraId="746814A0" w14:textId="77777777" w:rsidR="008114EC" w:rsidRPr="00A36550" w:rsidRDefault="008114EC" w:rsidP="008114EC">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57EC2560" w14:textId="5B130D18" w:rsidR="008114EC" w:rsidRPr="00E4499D" w:rsidRDefault="008114EC" w:rsidP="008114EC">
            <w:r w:rsidRPr="00E4499D">
              <w:t>UC1-SC1, UC2-SC1 SC2</w:t>
            </w:r>
          </w:p>
        </w:tc>
      </w:tr>
      <w:tr w:rsidR="008114EC" w:rsidRPr="00E4499D" w14:paraId="312777E2" w14:textId="77777777" w:rsidTr="00A36550">
        <w:tc>
          <w:tcPr>
            <w:tcW w:w="1975" w:type="dxa"/>
            <w:shd w:val="clear" w:color="auto" w:fill="4F81BD" w:themeFill="accent1"/>
            <w:vAlign w:val="center"/>
          </w:tcPr>
          <w:p w14:paraId="7B6F82F9" w14:textId="77777777" w:rsidR="008114EC" w:rsidRPr="00A36550" w:rsidRDefault="008114EC" w:rsidP="008114EC">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00009381" w14:textId="2A3654DA" w:rsidR="008114EC" w:rsidRPr="00E4499D" w:rsidRDefault="008114EC" w:rsidP="008114EC">
            <w:r w:rsidRPr="00E4499D">
              <w:t>TIU-JADS, AIT</w:t>
            </w:r>
          </w:p>
        </w:tc>
      </w:tr>
      <w:tr w:rsidR="003A5FBF" w:rsidRPr="00E4499D" w14:paraId="6DAFFF9E" w14:textId="77777777" w:rsidTr="00A36550">
        <w:tc>
          <w:tcPr>
            <w:tcW w:w="1975" w:type="dxa"/>
            <w:shd w:val="clear" w:color="auto" w:fill="4F81BD" w:themeFill="accent1"/>
            <w:vAlign w:val="center"/>
          </w:tcPr>
          <w:p w14:paraId="522EDF89" w14:textId="77777777" w:rsidR="003A5FBF" w:rsidRPr="00A36550" w:rsidRDefault="003A5FBF" w:rsidP="00DE5ADC">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6B426881" w14:textId="24EDFEE3" w:rsidR="003A5FBF" w:rsidRPr="00E4499D" w:rsidRDefault="003A5FBF" w:rsidP="00DE5ADC">
            <w:r w:rsidRPr="00E4499D">
              <w:t>1</w:t>
            </w:r>
            <w:r w:rsidR="008114EC" w:rsidRPr="00E4499D">
              <w:t>2</w:t>
            </w:r>
            <w:r w:rsidRPr="00E4499D">
              <w:t>/12/2018</w:t>
            </w:r>
          </w:p>
        </w:tc>
      </w:tr>
    </w:tbl>
    <w:p w14:paraId="6D46A958" w14:textId="19EEB76C" w:rsidR="003C1B8F" w:rsidRPr="00E4499D" w:rsidRDefault="003C1B8F" w:rsidP="003C1B8F">
      <w:pPr>
        <w:rPr>
          <w:lang w:eastAsia="it-IT"/>
        </w:rPr>
      </w:pPr>
    </w:p>
    <w:p w14:paraId="75FF7B27" w14:textId="77777777" w:rsidR="003A5FBF" w:rsidRPr="00E4499D" w:rsidRDefault="003A5FBF" w:rsidP="003C1B8F">
      <w:pPr>
        <w:rPr>
          <w:lang w:eastAsia="it-IT"/>
        </w:rPr>
      </w:pPr>
    </w:p>
    <w:p w14:paraId="4ADB7F37" w14:textId="77777777" w:rsidR="003C1B8F" w:rsidRPr="00E4499D" w:rsidRDefault="003C1B8F" w:rsidP="003C1B8F">
      <w:pPr>
        <w:pStyle w:val="Heading3"/>
      </w:pPr>
      <w:bookmarkStart w:id="92" w:name="_Toc532247295"/>
      <w:r w:rsidRPr="00E4499D">
        <w:t>Black markets discovery and monitoring (</w:t>
      </w:r>
      <w:r w:rsidRPr="00E4499D">
        <w:rPr>
          <w:highlight w:val="yellow"/>
        </w:rPr>
        <w:t>AIT, ENG</w:t>
      </w:r>
      <w:r w:rsidRPr="00E4499D">
        <w:t>)</w:t>
      </w:r>
      <w:bookmarkEnd w:id="92"/>
    </w:p>
    <w:p w14:paraId="61AC50B2" w14:textId="77777777" w:rsidR="003C1B8F" w:rsidRPr="00E4499D" w:rsidRDefault="003C1B8F" w:rsidP="003C1B8F">
      <w:pPr>
        <w:rPr>
          <w:lang w:eastAsia="it-IT"/>
        </w:rPr>
      </w:pPr>
      <w:r w:rsidRPr="00E4499D">
        <w:rPr>
          <w:highlight w:val="yellow"/>
          <w:lang w:eastAsia="it-IT"/>
        </w:rPr>
        <w:t>@AIT, ENG: define T5.2 modules and requirements</w:t>
      </w:r>
    </w:p>
    <w:p w14:paraId="2AA0B633" w14:textId="77777777" w:rsidR="003C1B8F" w:rsidRPr="00E4499D" w:rsidRDefault="003C1B8F" w:rsidP="003C1B8F">
      <w:pPr>
        <w:pStyle w:val="Heading4"/>
        <w:tabs>
          <w:tab w:val="clear" w:pos="907"/>
        </w:tabs>
        <w:spacing w:line="276" w:lineRule="auto"/>
        <w:ind w:left="864" w:hanging="864"/>
        <w:rPr>
          <w:rFonts w:cstheme="majorHAnsi"/>
        </w:rPr>
      </w:pPr>
      <w:r w:rsidRPr="00E4499D">
        <w:rPr>
          <w:rFonts w:cstheme="majorHAnsi"/>
          <w:highlight w:val="yellow"/>
        </w:rPr>
        <w:t>Black markets discovery and monitoring module – Keep updates in chronological order</w:t>
      </w:r>
      <w:r w:rsidRPr="00E4499D">
        <w:rPr>
          <w:rFonts w:cstheme="majorHAnsi"/>
        </w:rPr>
        <w:t xml:space="preserve"> </w:t>
      </w:r>
    </w:p>
    <w:p w14:paraId="05878658" w14:textId="77777777" w:rsidR="003C1B8F" w:rsidRPr="00E4499D" w:rsidRDefault="003C1B8F" w:rsidP="003C1B8F">
      <w:pPr>
        <w:rPr>
          <w:rFonts w:cstheme="majorHAnsi"/>
          <w:lang w:eastAsia="it-IT"/>
        </w:rPr>
      </w:pPr>
    </w:p>
    <w:p w14:paraId="3B39A214" w14:textId="77777777" w:rsidR="003C1B8F" w:rsidRPr="00E4499D" w:rsidRDefault="003C1B8F" w:rsidP="003C1B8F">
      <w:pPr>
        <w:pStyle w:val="Heading4"/>
        <w:tabs>
          <w:tab w:val="clear" w:pos="907"/>
        </w:tabs>
        <w:spacing w:line="276" w:lineRule="auto"/>
        <w:ind w:left="864" w:hanging="864"/>
        <w:rPr>
          <w:rFonts w:cstheme="majorHAnsi"/>
        </w:rPr>
      </w:pPr>
      <w:r w:rsidRPr="00E4499D">
        <w:rPr>
          <w:rFonts w:cstheme="majorHAnsi"/>
          <w:highlight w:val="yellow"/>
        </w:rPr>
        <w:lastRenderedPageBreak/>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p>
    <w:p w14:paraId="2D0BB761" w14:textId="77777777" w:rsidR="003C1B8F" w:rsidRPr="00E4499D" w:rsidRDefault="003C1B8F" w:rsidP="003C1B8F">
      <w:pPr>
        <w:rPr>
          <w:rFonts w:cstheme="majorHAnsi"/>
          <w:lang w:eastAsia="it-IT"/>
        </w:rPr>
      </w:pPr>
    </w:p>
    <w:p w14:paraId="3586BD1C" w14:textId="77777777" w:rsidR="003C1B8F" w:rsidRPr="00E4499D" w:rsidRDefault="003C1B8F" w:rsidP="003C1B8F">
      <w:pPr>
        <w:pStyle w:val="Heading3"/>
      </w:pPr>
      <w:r w:rsidRPr="00E4499D">
        <w:t xml:space="preserve"> </w:t>
      </w:r>
      <w:bookmarkStart w:id="93" w:name="_Toc532247296"/>
      <w:r w:rsidRPr="00E4499D">
        <w:t>Content acquisition from Surface Web and pre-processing (</w:t>
      </w:r>
      <w:r w:rsidRPr="00E4499D">
        <w:rPr>
          <w:highlight w:val="yellow"/>
        </w:rPr>
        <w:t>EXPSYS, ENG</w:t>
      </w:r>
      <w:r w:rsidRPr="00E4499D">
        <w:t>)</w:t>
      </w:r>
      <w:bookmarkEnd w:id="93"/>
    </w:p>
    <w:p w14:paraId="0D11AFD8" w14:textId="75E0C9A1" w:rsidR="003C1B8F" w:rsidRPr="00E4499D" w:rsidRDefault="003C1B8F" w:rsidP="003C1B8F">
      <w:pPr>
        <w:rPr>
          <w:highlight w:val="yellow"/>
          <w:lang w:eastAsia="it-IT"/>
        </w:rPr>
      </w:pPr>
    </w:p>
    <w:p w14:paraId="48258EEF" w14:textId="6F22B8D9" w:rsidR="00D92811" w:rsidRPr="00E4499D" w:rsidRDefault="00D92811" w:rsidP="00D92811">
      <w:r w:rsidRPr="00E4499D">
        <w:rPr>
          <w:lang w:eastAsia="it-IT"/>
        </w:rPr>
        <w:t xml:space="preserve">It is important that we equip ANITA with a means to </w:t>
      </w:r>
      <w:commentRangeStart w:id="94"/>
      <w:r w:rsidRPr="00E4499D">
        <w:rPr>
          <w:lang w:eastAsia="it-IT"/>
        </w:rPr>
        <w:t xml:space="preserve">remove and expunge </w:t>
      </w:r>
      <w:commentRangeEnd w:id="94"/>
      <w:r w:rsidR="006E382D">
        <w:rPr>
          <w:rStyle w:val="CommentReference"/>
          <w:rFonts w:ascii="Calibri" w:eastAsia="Calibri" w:hAnsi="Calibri" w:cs="Times New Roman"/>
          <w:lang w:val="it-IT" w:eastAsia="en-US"/>
        </w:rPr>
        <w:commentReference w:id="94"/>
      </w:r>
      <w:r w:rsidRPr="00E4499D">
        <w:rPr>
          <w:lang w:eastAsia="it-IT"/>
        </w:rPr>
        <w:t xml:space="preserve">content gathered after a configurable period. Each </w:t>
      </w:r>
      <w:commentRangeStart w:id="95"/>
      <w:ins w:id="96" w:author="Arne Dormaels" w:date="2019-01-21T12:27:00Z">
        <w:r w:rsidR="00961DEC">
          <w:rPr>
            <w:lang w:eastAsia="it-IT"/>
          </w:rPr>
          <w:t>i</w:t>
        </w:r>
      </w:ins>
      <w:del w:id="97" w:author="Arne Dormaels" w:date="2019-01-21T12:27:00Z">
        <w:r w:rsidRPr="00E4499D" w:rsidDel="00961DEC">
          <w:rPr>
            <w:lang w:eastAsia="it-IT"/>
          </w:rPr>
          <w:delText>I</w:delText>
        </w:r>
      </w:del>
      <w:r w:rsidRPr="00E4499D">
        <w:rPr>
          <w:lang w:eastAsia="it-IT"/>
        </w:rPr>
        <w:t xml:space="preserve">tem of evidence </w:t>
      </w:r>
      <w:commentRangeEnd w:id="95"/>
      <w:r w:rsidR="00961DEC">
        <w:rPr>
          <w:rStyle w:val="CommentReference"/>
          <w:rFonts w:ascii="Calibri" w:eastAsia="Calibri" w:hAnsi="Calibri" w:cs="Times New Roman"/>
          <w:lang w:val="it-IT" w:eastAsia="en-US"/>
        </w:rPr>
        <w:commentReference w:id="95"/>
      </w:r>
      <w:r w:rsidRPr="00E4499D">
        <w:rPr>
          <w:lang w:eastAsia="it-IT"/>
        </w:rPr>
        <w:t>has an optional expiry date. If an item does not become part of an official investigation after a defined period of time (system configurable) then it is removed from ALL data stores. The expiry date associated with an item of evidence will be recorded in the Content Store. A periodic task will examine the Content Store for items that have surpassed their expiry date. It will then orchestrate removal of the item and its artefacts from the Content Store, the Knowledge Base and the cached content in the Source Index database.</w:t>
      </w:r>
    </w:p>
    <w:p w14:paraId="63E93832" w14:textId="77777777" w:rsidR="00D92811" w:rsidRPr="00E4499D" w:rsidRDefault="00D92811" w:rsidP="00D92811">
      <w:pPr>
        <w:rPr>
          <w:highlight w:val="yellow"/>
          <w:lang w:eastAsia="it-IT"/>
        </w:rPr>
      </w:pPr>
    </w:p>
    <w:p w14:paraId="051DBA0C" w14:textId="77777777" w:rsidR="00D92811" w:rsidRPr="00E4499D" w:rsidRDefault="00D92811" w:rsidP="00D92811">
      <w:pPr>
        <w:rPr>
          <w:rFonts w:cstheme="majorHAnsi"/>
          <w:b/>
          <w:i/>
          <w:lang w:eastAsia="it-IT"/>
        </w:rPr>
      </w:pPr>
      <w:r w:rsidRPr="00E4499D">
        <w:rPr>
          <w:rFonts w:cstheme="majorHAnsi"/>
          <w:b/>
          <w:i/>
        </w:rPr>
        <w:t>Crawler for Surface web – Content data expiry</w:t>
      </w:r>
    </w:p>
    <w:tbl>
      <w:tblPr>
        <w:tblStyle w:val="TableGrid1"/>
        <w:tblW w:w="9072" w:type="dxa"/>
        <w:tblInd w:w="108" w:type="dxa"/>
        <w:tblLayout w:type="fixed"/>
        <w:tblLook w:val="04A0" w:firstRow="1" w:lastRow="0" w:firstColumn="1" w:lastColumn="0" w:noHBand="0" w:noVBand="1"/>
      </w:tblPr>
      <w:tblGrid>
        <w:gridCol w:w="1975"/>
        <w:gridCol w:w="7097"/>
      </w:tblGrid>
      <w:tr w:rsidR="00D92811" w:rsidRPr="00E4499D" w14:paraId="78076ECA" w14:textId="77777777" w:rsidTr="00A36550">
        <w:tc>
          <w:tcPr>
            <w:tcW w:w="1975" w:type="dxa"/>
            <w:shd w:val="clear" w:color="auto" w:fill="4F81BD" w:themeFill="accent1"/>
            <w:vAlign w:val="center"/>
          </w:tcPr>
          <w:p w14:paraId="607716B4" w14:textId="77777777" w:rsidR="00D92811" w:rsidRPr="00A36550" w:rsidRDefault="00D92811"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53AEE802" w14:textId="77777777" w:rsidR="00D92811" w:rsidRPr="00E4499D" w:rsidRDefault="00D92811" w:rsidP="001E51D3">
            <w:r w:rsidRPr="00E4499D">
              <w:t>REQ- XXX</w:t>
            </w:r>
          </w:p>
        </w:tc>
      </w:tr>
      <w:tr w:rsidR="00D92811" w:rsidRPr="00E4499D" w14:paraId="741E7CE9" w14:textId="77777777" w:rsidTr="00A36550">
        <w:tc>
          <w:tcPr>
            <w:tcW w:w="1975" w:type="dxa"/>
            <w:shd w:val="clear" w:color="auto" w:fill="4F81BD" w:themeFill="accent1"/>
            <w:vAlign w:val="center"/>
          </w:tcPr>
          <w:p w14:paraId="503221F6" w14:textId="77777777" w:rsidR="00D92811" w:rsidRPr="00A36550" w:rsidRDefault="00D92811"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2E4DA778" w14:textId="77777777" w:rsidR="00D92811" w:rsidRPr="00E4499D" w:rsidRDefault="00D92811" w:rsidP="001E51D3"/>
        </w:tc>
      </w:tr>
      <w:tr w:rsidR="00D92811" w:rsidRPr="00E4499D" w14:paraId="63999C1B" w14:textId="77777777" w:rsidTr="00A36550">
        <w:tc>
          <w:tcPr>
            <w:tcW w:w="1975" w:type="dxa"/>
            <w:shd w:val="clear" w:color="auto" w:fill="4F81BD" w:themeFill="accent1"/>
            <w:vAlign w:val="center"/>
          </w:tcPr>
          <w:p w14:paraId="50AADA13" w14:textId="77777777" w:rsidR="00D92811" w:rsidRPr="00A36550" w:rsidRDefault="00D92811"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457CE63D" w14:textId="77777777" w:rsidR="00D92811" w:rsidRPr="00E4499D" w:rsidRDefault="00D92811" w:rsidP="001E51D3">
            <w:r w:rsidRPr="00E4499D">
              <w:t xml:space="preserve">ANITA </w:t>
            </w:r>
            <w:r w:rsidRPr="00E4499D">
              <w:rPr>
                <w:b/>
                <w:noProof/>
              </w:rPr>
              <w:t>MUST</w:t>
            </w:r>
            <w:r w:rsidRPr="00E4499D">
              <w:rPr>
                <w:noProof/>
              </w:rPr>
              <w:t xml:space="preserve"> remove content</w:t>
            </w:r>
            <w:r w:rsidRPr="00E4499D">
              <w:rPr>
                <w:rStyle w:val="FootnoteReference"/>
                <w:noProof/>
              </w:rPr>
              <w:footnoteReference w:id="1"/>
            </w:r>
            <w:r w:rsidRPr="00E4499D">
              <w:rPr>
                <w:noProof/>
              </w:rPr>
              <w:t xml:space="preserve"> and all associated analysis once its expiry time has been reached</w:t>
            </w:r>
          </w:p>
        </w:tc>
      </w:tr>
      <w:tr w:rsidR="00D92811" w:rsidRPr="00E4499D" w14:paraId="66A45331" w14:textId="77777777" w:rsidTr="00A36550">
        <w:tc>
          <w:tcPr>
            <w:tcW w:w="1975" w:type="dxa"/>
            <w:shd w:val="clear" w:color="auto" w:fill="4F81BD" w:themeFill="accent1"/>
            <w:vAlign w:val="center"/>
          </w:tcPr>
          <w:p w14:paraId="1706B1DF" w14:textId="77777777" w:rsidR="00D92811" w:rsidRPr="00A36550" w:rsidRDefault="00D92811"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76E2675D" w14:textId="77777777" w:rsidR="00D92811" w:rsidRPr="00E4499D" w:rsidRDefault="00D92811" w:rsidP="001E51D3">
            <w:r w:rsidRPr="00E4499D">
              <w:t xml:space="preserve">Non-functional </w:t>
            </w:r>
            <w:r w:rsidRPr="00E4499D">
              <w:rPr>
                <w:noProof/>
              </w:rPr>
              <w:t>(Privacy, Maintainability)</w:t>
            </w:r>
          </w:p>
        </w:tc>
      </w:tr>
      <w:tr w:rsidR="00D92811" w:rsidRPr="00E4499D" w14:paraId="30457F59" w14:textId="77777777" w:rsidTr="00A36550">
        <w:tc>
          <w:tcPr>
            <w:tcW w:w="1975" w:type="dxa"/>
            <w:shd w:val="clear" w:color="auto" w:fill="4F81BD" w:themeFill="accent1"/>
            <w:vAlign w:val="center"/>
          </w:tcPr>
          <w:p w14:paraId="49187B1B" w14:textId="77777777" w:rsidR="00D92811" w:rsidRPr="00A36550" w:rsidRDefault="00D92811"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4B37A1C2" w14:textId="77777777" w:rsidR="00D92811" w:rsidRPr="00E4499D" w:rsidRDefault="00D92811" w:rsidP="001E51D3">
            <w:r w:rsidRPr="00E4499D">
              <w:rPr>
                <w:noProof/>
              </w:rPr>
              <w:t xml:space="preserve">The requirement shall be met if content is removed from ANITA within 24 hours after it has expired. Any and all analysis directly derived from the content will also be removed </w:t>
            </w:r>
          </w:p>
        </w:tc>
      </w:tr>
      <w:tr w:rsidR="00D92811" w:rsidRPr="00E4499D" w14:paraId="6536ADDE" w14:textId="77777777" w:rsidTr="00A36550">
        <w:tc>
          <w:tcPr>
            <w:tcW w:w="1975" w:type="dxa"/>
            <w:shd w:val="clear" w:color="auto" w:fill="4F81BD" w:themeFill="accent1"/>
            <w:vAlign w:val="center"/>
          </w:tcPr>
          <w:p w14:paraId="75333413" w14:textId="77777777" w:rsidR="00D92811" w:rsidRPr="00A36550" w:rsidRDefault="00D92811"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4861A654" w14:textId="77777777" w:rsidR="00D92811" w:rsidRPr="00E4499D" w:rsidRDefault="00D92811" w:rsidP="001E51D3">
            <w:r w:rsidRPr="00E4499D">
              <w:t>…..</w:t>
            </w:r>
          </w:p>
        </w:tc>
      </w:tr>
      <w:tr w:rsidR="00D92811" w:rsidRPr="00E4499D" w14:paraId="68621ED7" w14:textId="77777777" w:rsidTr="00A36550">
        <w:tc>
          <w:tcPr>
            <w:tcW w:w="1975" w:type="dxa"/>
            <w:shd w:val="clear" w:color="auto" w:fill="4F81BD" w:themeFill="accent1"/>
            <w:vAlign w:val="center"/>
          </w:tcPr>
          <w:p w14:paraId="7DB9172E" w14:textId="77777777" w:rsidR="00D92811" w:rsidRPr="00A36550" w:rsidRDefault="00D92811"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40BB3161" w14:textId="77777777" w:rsidR="00D92811" w:rsidRPr="00E4499D" w:rsidRDefault="00D92811" w:rsidP="001E51D3">
            <w:r w:rsidRPr="00E4499D">
              <w:t>EXPSYS</w:t>
            </w:r>
          </w:p>
        </w:tc>
      </w:tr>
      <w:tr w:rsidR="00D92811" w:rsidRPr="00E4499D" w14:paraId="2F93BD5B" w14:textId="77777777" w:rsidTr="00A36550">
        <w:tc>
          <w:tcPr>
            <w:tcW w:w="1975" w:type="dxa"/>
            <w:shd w:val="clear" w:color="auto" w:fill="4F81BD" w:themeFill="accent1"/>
            <w:vAlign w:val="center"/>
          </w:tcPr>
          <w:p w14:paraId="17461EAF" w14:textId="77777777" w:rsidR="00D92811" w:rsidRPr="00A36550" w:rsidRDefault="00D92811"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7813EDB9" w14:textId="77777777" w:rsidR="00D92811" w:rsidRPr="00E4499D" w:rsidRDefault="00D92811" w:rsidP="001E51D3">
            <w:r w:rsidRPr="00E4499D">
              <w:t>19/12/2018</w:t>
            </w:r>
          </w:p>
        </w:tc>
      </w:tr>
    </w:tbl>
    <w:p w14:paraId="51D41C4E" w14:textId="77777777" w:rsidR="00D92811" w:rsidRPr="00E4499D" w:rsidRDefault="00D92811" w:rsidP="00D92811">
      <w:pPr>
        <w:rPr>
          <w:lang w:eastAsia="it-IT"/>
        </w:rPr>
      </w:pPr>
    </w:p>
    <w:p w14:paraId="514ECAC8" w14:textId="77777777" w:rsidR="00D92811" w:rsidRPr="00E4499D" w:rsidRDefault="00D92811" w:rsidP="00D92811">
      <w:pPr>
        <w:rPr>
          <w:highlight w:val="yellow"/>
          <w:lang w:eastAsia="it-IT"/>
        </w:rPr>
      </w:pPr>
    </w:p>
    <w:p w14:paraId="56C62A74" w14:textId="77777777" w:rsidR="00D92811" w:rsidRPr="00E4499D" w:rsidRDefault="00D92811" w:rsidP="00D92811">
      <w:pPr>
        <w:rPr>
          <w:rFonts w:cstheme="majorHAnsi"/>
          <w:b/>
          <w:i/>
          <w:lang w:eastAsia="it-IT"/>
        </w:rPr>
      </w:pPr>
      <w:r w:rsidRPr="00E4499D">
        <w:rPr>
          <w:rFonts w:cstheme="majorHAnsi"/>
          <w:b/>
          <w:i/>
        </w:rPr>
        <w:t>Crawler for Surface web – Register with SIF</w:t>
      </w:r>
    </w:p>
    <w:tbl>
      <w:tblPr>
        <w:tblStyle w:val="TableGrid1"/>
        <w:tblW w:w="9072" w:type="dxa"/>
        <w:tblInd w:w="108" w:type="dxa"/>
        <w:tblLayout w:type="fixed"/>
        <w:tblLook w:val="04A0" w:firstRow="1" w:lastRow="0" w:firstColumn="1" w:lastColumn="0" w:noHBand="0" w:noVBand="1"/>
      </w:tblPr>
      <w:tblGrid>
        <w:gridCol w:w="1975"/>
        <w:gridCol w:w="7097"/>
      </w:tblGrid>
      <w:tr w:rsidR="00D92811" w:rsidRPr="00E4499D" w14:paraId="5FCA7EE9" w14:textId="77777777" w:rsidTr="00A36550">
        <w:tc>
          <w:tcPr>
            <w:tcW w:w="1975" w:type="dxa"/>
            <w:shd w:val="clear" w:color="auto" w:fill="4F81BD" w:themeFill="accent1"/>
            <w:vAlign w:val="center"/>
          </w:tcPr>
          <w:p w14:paraId="0B578F24" w14:textId="77777777" w:rsidR="00D92811" w:rsidRPr="00A36550" w:rsidRDefault="00D92811"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391B1A3E" w14:textId="77777777" w:rsidR="00D92811" w:rsidRPr="00E4499D" w:rsidRDefault="00D92811" w:rsidP="001E51D3">
            <w:r w:rsidRPr="00E4499D">
              <w:t>REQ- XXX</w:t>
            </w:r>
          </w:p>
        </w:tc>
      </w:tr>
      <w:tr w:rsidR="00D92811" w:rsidRPr="00E4499D" w14:paraId="3CF3C3F3" w14:textId="77777777" w:rsidTr="00A36550">
        <w:tc>
          <w:tcPr>
            <w:tcW w:w="1975" w:type="dxa"/>
            <w:shd w:val="clear" w:color="auto" w:fill="4F81BD" w:themeFill="accent1"/>
            <w:vAlign w:val="center"/>
          </w:tcPr>
          <w:p w14:paraId="767387EF" w14:textId="77777777" w:rsidR="00D92811" w:rsidRPr="00A36550" w:rsidRDefault="00D92811"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4932CD1E" w14:textId="77777777" w:rsidR="00D92811" w:rsidRPr="00E4499D" w:rsidRDefault="00D92811" w:rsidP="001E51D3"/>
        </w:tc>
      </w:tr>
      <w:tr w:rsidR="00D92811" w:rsidRPr="00E4499D" w14:paraId="5EB9570E" w14:textId="77777777" w:rsidTr="00A36550">
        <w:tc>
          <w:tcPr>
            <w:tcW w:w="1975" w:type="dxa"/>
            <w:shd w:val="clear" w:color="auto" w:fill="4F81BD" w:themeFill="accent1"/>
            <w:vAlign w:val="center"/>
          </w:tcPr>
          <w:p w14:paraId="6EB12920" w14:textId="77777777" w:rsidR="00D92811" w:rsidRPr="00A36550" w:rsidRDefault="00D92811"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lastRenderedPageBreak/>
              <w:t>Description</w:t>
            </w:r>
          </w:p>
        </w:tc>
        <w:tc>
          <w:tcPr>
            <w:tcW w:w="7097" w:type="dxa"/>
            <w:vAlign w:val="center"/>
          </w:tcPr>
          <w:p w14:paraId="1D83A764" w14:textId="77777777" w:rsidR="00D92811" w:rsidRPr="00E4499D" w:rsidRDefault="00D92811" w:rsidP="001E51D3">
            <w:r w:rsidRPr="00E4499D">
              <w:t xml:space="preserve">Crawlers of the surface web </w:t>
            </w:r>
            <w:r w:rsidRPr="00E4499D">
              <w:rPr>
                <w:b/>
              </w:rPr>
              <w:t>MUST</w:t>
            </w:r>
            <w:r w:rsidRPr="00E4499D">
              <w:t xml:space="preserve"> register with the ANITA crawling infrastructure to make themselves available for use </w:t>
            </w:r>
          </w:p>
        </w:tc>
      </w:tr>
      <w:tr w:rsidR="00D92811" w:rsidRPr="00E4499D" w14:paraId="599F477C" w14:textId="77777777" w:rsidTr="00A36550">
        <w:tc>
          <w:tcPr>
            <w:tcW w:w="1975" w:type="dxa"/>
            <w:shd w:val="clear" w:color="auto" w:fill="4F81BD" w:themeFill="accent1"/>
            <w:vAlign w:val="center"/>
          </w:tcPr>
          <w:p w14:paraId="074DA8FA" w14:textId="77777777" w:rsidR="00D92811" w:rsidRPr="00A36550" w:rsidRDefault="00D92811"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49584015" w14:textId="77777777" w:rsidR="00D92811" w:rsidRPr="00E4499D" w:rsidRDefault="00D92811" w:rsidP="001E51D3">
            <w:r w:rsidRPr="00E4499D">
              <w:t xml:space="preserve">Non-functional </w:t>
            </w:r>
            <w:r w:rsidRPr="00E4499D">
              <w:rPr>
                <w:noProof/>
              </w:rPr>
              <w:t>((Interoperability)</w:t>
            </w:r>
          </w:p>
        </w:tc>
      </w:tr>
      <w:tr w:rsidR="00D92811" w:rsidRPr="00E4499D" w14:paraId="50ACBEA4" w14:textId="77777777" w:rsidTr="00A36550">
        <w:tc>
          <w:tcPr>
            <w:tcW w:w="1975" w:type="dxa"/>
            <w:shd w:val="clear" w:color="auto" w:fill="4F81BD" w:themeFill="accent1"/>
            <w:vAlign w:val="center"/>
          </w:tcPr>
          <w:p w14:paraId="4E86426D" w14:textId="77777777" w:rsidR="00D92811" w:rsidRPr="00A36550" w:rsidRDefault="00D92811"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0FAF3C66" w14:textId="77777777" w:rsidR="00D92811" w:rsidRPr="00E4499D" w:rsidRDefault="00D92811" w:rsidP="001E51D3">
            <w:r w:rsidRPr="00E4499D">
              <w:t xml:space="preserve">New crawlers become available and visible to ANITA web monitoring </w:t>
            </w:r>
          </w:p>
        </w:tc>
      </w:tr>
      <w:tr w:rsidR="00D92811" w:rsidRPr="00E4499D" w14:paraId="5AF60B7D" w14:textId="77777777" w:rsidTr="00A36550">
        <w:tc>
          <w:tcPr>
            <w:tcW w:w="1975" w:type="dxa"/>
            <w:shd w:val="clear" w:color="auto" w:fill="4F81BD" w:themeFill="accent1"/>
            <w:vAlign w:val="center"/>
          </w:tcPr>
          <w:p w14:paraId="0E1A6C27" w14:textId="77777777" w:rsidR="00D92811" w:rsidRPr="00A36550" w:rsidRDefault="00D92811"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26B3CE17" w14:textId="77777777" w:rsidR="00D92811" w:rsidRPr="00E4499D" w:rsidRDefault="00D92811" w:rsidP="001E51D3">
            <w:r w:rsidRPr="00E4499D">
              <w:t>…..</w:t>
            </w:r>
          </w:p>
        </w:tc>
      </w:tr>
      <w:tr w:rsidR="00D92811" w:rsidRPr="00E4499D" w14:paraId="07960924" w14:textId="77777777" w:rsidTr="00A36550">
        <w:tc>
          <w:tcPr>
            <w:tcW w:w="1975" w:type="dxa"/>
            <w:shd w:val="clear" w:color="auto" w:fill="4F81BD" w:themeFill="accent1"/>
            <w:vAlign w:val="center"/>
          </w:tcPr>
          <w:p w14:paraId="2C23B106" w14:textId="77777777" w:rsidR="00D92811" w:rsidRPr="00A36550" w:rsidRDefault="00D92811"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704AFB42" w14:textId="77777777" w:rsidR="00D92811" w:rsidRPr="00E4499D" w:rsidRDefault="00D92811" w:rsidP="001E51D3">
            <w:r w:rsidRPr="00E4499D">
              <w:t>EXPSYS</w:t>
            </w:r>
          </w:p>
        </w:tc>
      </w:tr>
      <w:tr w:rsidR="00D92811" w:rsidRPr="00E4499D" w14:paraId="6655FA37" w14:textId="77777777" w:rsidTr="00A36550">
        <w:tc>
          <w:tcPr>
            <w:tcW w:w="1975" w:type="dxa"/>
            <w:shd w:val="clear" w:color="auto" w:fill="4F81BD" w:themeFill="accent1"/>
            <w:vAlign w:val="center"/>
          </w:tcPr>
          <w:p w14:paraId="21E96ECA" w14:textId="77777777" w:rsidR="00D92811" w:rsidRPr="00A36550" w:rsidRDefault="00D92811"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134C0484" w14:textId="77777777" w:rsidR="00D92811" w:rsidRPr="00E4499D" w:rsidRDefault="00D92811" w:rsidP="001E51D3">
            <w:r w:rsidRPr="00E4499D">
              <w:t>19/12/2018</w:t>
            </w:r>
          </w:p>
        </w:tc>
      </w:tr>
    </w:tbl>
    <w:p w14:paraId="0B6D0E03" w14:textId="77777777" w:rsidR="00D92811" w:rsidRPr="00E4499D" w:rsidRDefault="00D92811" w:rsidP="00D92811">
      <w:pPr>
        <w:rPr>
          <w:lang w:eastAsia="it-IT"/>
        </w:rPr>
      </w:pPr>
    </w:p>
    <w:p w14:paraId="4BA42637" w14:textId="735AE837" w:rsidR="00D92811" w:rsidRPr="00E4499D" w:rsidRDefault="00D92811" w:rsidP="003C1B8F">
      <w:pPr>
        <w:rPr>
          <w:lang w:eastAsia="it-IT"/>
        </w:rPr>
      </w:pPr>
    </w:p>
    <w:p w14:paraId="018B76D4" w14:textId="77777777" w:rsidR="00D92811" w:rsidRPr="00E4499D" w:rsidRDefault="00D92811" w:rsidP="003C1B8F">
      <w:pPr>
        <w:rPr>
          <w:lang w:eastAsia="it-IT"/>
        </w:rPr>
      </w:pPr>
    </w:p>
    <w:p w14:paraId="7A93AEAF" w14:textId="77777777" w:rsidR="003C1B8F" w:rsidRPr="00E4499D" w:rsidRDefault="003C1B8F" w:rsidP="003C1B8F">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0EA158C7" w14:textId="77777777" w:rsidR="003C1B8F" w:rsidRPr="00E4499D" w:rsidRDefault="003C1B8F" w:rsidP="003C1B8F">
      <w:pPr>
        <w:rPr>
          <w:rFonts w:cstheme="majorHAnsi"/>
          <w:lang w:eastAsia="it-IT"/>
        </w:rPr>
      </w:pPr>
    </w:p>
    <w:p w14:paraId="5ED77EAB" w14:textId="77777777" w:rsidR="003C1B8F" w:rsidRPr="00E4499D" w:rsidRDefault="003C1B8F" w:rsidP="003C1B8F">
      <w:pPr>
        <w:pStyle w:val="Heading3"/>
      </w:pPr>
      <w:bookmarkStart w:id="98" w:name="_Toc532247297"/>
      <w:r w:rsidRPr="00E4499D">
        <w:t>Blockchain analysis for illicit activity discovering (</w:t>
      </w:r>
      <w:r w:rsidRPr="00E4499D">
        <w:rPr>
          <w:highlight w:val="yellow"/>
        </w:rPr>
        <w:t>AIT</w:t>
      </w:r>
      <w:r w:rsidRPr="00E4499D">
        <w:t>)</w:t>
      </w:r>
      <w:bookmarkEnd w:id="98"/>
    </w:p>
    <w:p w14:paraId="0C233EB1" w14:textId="77777777" w:rsidR="003C1B8F" w:rsidRPr="00E4499D" w:rsidRDefault="003C1B8F" w:rsidP="003C1B8F">
      <w:pPr>
        <w:rPr>
          <w:lang w:eastAsia="it-IT"/>
        </w:rPr>
      </w:pPr>
      <w:r w:rsidRPr="00E4499D">
        <w:rPr>
          <w:highlight w:val="yellow"/>
          <w:lang w:eastAsia="it-IT"/>
        </w:rPr>
        <w:t>@AIT: define T5.4 modules and requirements</w:t>
      </w:r>
    </w:p>
    <w:p w14:paraId="3F28B43D" w14:textId="77777777" w:rsidR="003C1B8F" w:rsidRPr="00E4499D" w:rsidRDefault="003C1B8F" w:rsidP="003C1B8F">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17975AE2" w14:textId="77777777" w:rsidR="003C1B8F" w:rsidRPr="00E4499D" w:rsidRDefault="003C1B8F" w:rsidP="003C1B8F">
      <w:pPr>
        <w:rPr>
          <w:rFonts w:cstheme="majorHAnsi"/>
          <w:lang w:eastAsia="it-IT"/>
        </w:rPr>
      </w:pPr>
    </w:p>
    <w:p w14:paraId="248657F6" w14:textId="77777777" w:rsidR="003C1B8F" w:rsidRPr="00E4499D" w:rsidRDefault="003C1B8F" w:rsidP="003C1B8F">
      <w:pPr>
        <w:pStyle w:val="Heading3"/>
      </w:pPr>
      <w:bookmarkStart w:id="99" w:name="_Toc532247298"/>
      <w:r w:rsidRPr="00E4499D">
        <w:t>Construction of source network and filtering (</w:t>
      </w:r>
      <w:r w:rsidRPr="00E4499D">
        <w:rPr>
          <w:highlight w:val="yellow"/>
        </w:rPr>
        <w:t>AIT, ENG, EXPSYS</w:t>
      </w:r>
      <w:r w:rsidRPr="00E4499D">
        <w:t>)</w:t>
      </w:r>
      <w:bookmarkEnd w:id="99"/>
    </w:p>
    <w:p w14:paraId="50E93343" w14:textId="77777777" w:rsidR="003C1B8F" w:rsidRPr="00E4499D" w:rsidRDefault="003C1B8F" w:rsidP="003C1B8F">
      <w:pPr>
        <w:rPr>
          <w:lang w:eastAsia="it-IT"/>
        </w:rPr>
      </w:pPr>
      <w:r w:rsidRPr="00E4499D">
        <w:rPr>
          <w:highlight w:val="yellow"/>
          <w:lang w:eastAsia="it-IT"/>
        </w:rPr>
        <w:t>@AIT, ENG, ECPSYS: define T5.5 modules and requirements</w:t>
      </w:r>
    </w:p>
    <w:p w14:paraId="1D606257" w14:textId="77777777" w:rsidR="003C1B8F" w:rsidRPr="00E4499D" w:rsidRDefault="003C1B8F" w:rsidP="003C1B8F">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15A964A5" w14:textId="77777777" w:rsidR="003C1B8F" w:rsidRPr="00E4499D" w:rsidRDefault="003C1B8F" w:rsidP="003C1B8F">
      <w:pPr>
        <w:rPr>
          <w:rFonts w:cstheme="majorHAnsi"/>
          <w:lang w:eastAsia="it-IT"/>
        </w:rPr>
      </w:pPr>
    </w:p>
    <w:p w14:paraId="1E86DAE5" w14:textId="77777777" w:rsidR="003C1B8F" w:rsidRPr="00E4499D" w:rsidRDefault="003C1B8F" w:rsidP="003C1B8F">
      <w:pPr>
        <w:rPr>
          <w:rFonts w:cstheme="majorHAnsi"/>
          <w:lang w:eastAsia="it-IT"/>
        </w:rPr>
      </w:pPr>
    </w:p>
    <w:p w14:paraId="36884B93" w14:textId="77777777" w:rsidR="003C1B8F" w:rsidRPr="00E4499D" w:rsidRDefault="003C1B8F" w:rsidP="003C1B8F">
      <w:pPr>
        <w:pStyle w:val="Heading2"/>
      </w:pPr>
      <w:bookmarkStart w:id="100" w:name="_Toc532247299"/>
      <w:r w:rsidRPr="00E4499D">
        <w:t>Big Data analysis and analytics</w:t>
      </w:r>
      <w:bookmarkEnd w:id="100"/>
    </w:p>
    <w:p w14:paraId="25C80BB7" w14:textId="77777777" w:rsidR="003C1B8F" w:rsidRPr="00E4499D" w:rsidRDefault="003C1B8F" w:rsidP="003C1B8F">
      <w:pPr>
        <w:rPr>
          <w:rFonts w:cs="Arial"/>
          <w:szCs w:val="20"/>
        </w:rPr>
      </w:pPr>
    </w:p>
    <w:p w14:paraId="06761FA2" w14:textId="77777777" w:rsidR="003C1B8F" w:rsidRPr="00E4499D" w:rsidRDefault="003C1B8F" w:rsidP="003C1B8F">
      <w:pPr>
        <w:pStyle w:val="Heading3"/>
      </w:pPr>
      <w:bookmarkStart w:id="101" w:name="_Toc532247300"/>
      <w:r w:rsidRPr="00E4499D">
        <w:t>Multilingual text analysis (</w:t>
      </w:r>
      <w:r w:rsidRPr="00E4499D">
        <w:rPr>
          <w:b w:val="0"/>
          <w:highlight w:val="yellow"/>
        </w:rPr>
        <w:t>EXPSYS, ENG</w:t>
      </w:r>
      <w:r w:rsidRPr="00E4499D">
        <w:t>)</w:t>
      </w:r>
      <w:bookmarkEnd w:id="101"/>
    </w:p>
    <w:p w14:paraId="5FB27540" w14:textId="77777777" w:rsidR="003C1B8F" w:rsidRPr="00E4499D" w:rsidRDefault="003C1B8F" w:rsidP="003C1B8F">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34F955FB" w14:textId="77777777" w:rsidR="00B97075" w:rsidRPr="00E4499D" w:rsidRDefault="00B97075" w:rsidP="003C1B8F">
      <w:pPr>
        <w:rPr>
          <w:rFonts w:cstheme="majorHAnsi"/>
          <w:lang w:eastAsia="it-IT"/>
        </w:rPr>
      </w:pPr>
    </w:p>
    <w:p w14:paraId="5C64472A" w14:textId="77777777" w:rsidR="00B97075" w:rsidRPr="00E4499D" w:rsidRDefault="00B97075" w:rsidP="00B97075">
      <w:pPr>
        <w:rPr>
          <w:rFonts w:cstheme="majorHAnsi"/>
          <w:b/>
          <w:i/>
          <w:lang w:eastAsia="it-IT"/>
        </w:rPr>
      </w:pPr>
      <w:r w:rsidRPr="00E4499D">
        <w:rPr>
          <w:rFonts w:cstheme="majorHAnsi"/>
          <w:b/>
          <w:i/>
        </w:rPr>
        <w:t>Multilingual Text Analysis – Standard Service</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E4499D" w14:paraId="77C72618" w14:textId="77777777" w:rsidTr="00A36550">
        <w:tc>
          <w:tcPr>
            <w:tcW w:w="1975" w:type="dxa"/>
            <w:shd w:val="clear" w:color="auto" w:fill="4F81BD" w:themeFill="accent1"/>
            <w:vAlign w:val="center"/>
          </w:tcPr>
          <w:p w14:paraId="0E0AECF4"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lastRenderedPageBreak/>
              <w:t xml:space="preserve">Requirement No </w:t>
            </w:r>
          </w:p>
        </w:tc>
        <w:tc>
          <w:tcPr>
            <w:tcW w:w="7097" w:type="dxa"/>
          </w:tcPr>
          <w:p w14:paraId="5431062F" w14:textId="77777777" w:rsidR="00B97075" w:rsidRPr="00E4499D" w:rsidRDefault="00B97075" w:rsidP="001E51D3">
            <w:r w:rsidRPr="00E4499D">
              <w:t>REQ- XXX</w:t>
            </w:r>
          </w:p>
        </w:tc>
      </w:tr>
      <w:tr w:rsidR="00B97075" w:rsidRPr="00E4499D" w14:paraId="0F0B5DD3" w14:textId="77777777" w:rsidTr="00A36550">
        <w:tc>
          <w:tcPr>
            <w:tcW w:w="1975" w:type="dxa"/>
            <w:shd w:val="clear" w:color="auto" w:fill="4F81BD" w:themeFill="accent1"/>
            <w:vAlign w:val="center"/>
          </w:tcPr>
          <w:p w14:paraId="2E0D4B93"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4F190CC2" w14:textId="77777777" w:rsidR="00B97075" w:rsidRPr="00E4499D" w:rsidRDefault="00B97075" w:rsidP="001E51D3"/>
        </w:tc>
      </w:tr>
      <w:tr w:rsidR="00B97075" w:rsidRPr="00E4499D" w14:paraId="0B35D761" w14:textId="77777777" w:rsidTr="00A36550">
        <w:tc>
          <w:tcPr>
            <w:tcW w:w="1975" w:type="dxa"/>
            <w:shd w:val="clear" w:color="auto" w:fill="4F81BD" w:themeFill="accent1"/>
            <w:vAlign w:val="center"/>
          </w:tcPr>
          <w:p w14:paraId="421B17FB"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2473D818" w14:textId="77777777" w:rsidR="00B97075" w:rsidRPr="00E4499D" w:rsidRDefault="00B97075" w:rsidP="001E51D3">
            <w:r w:rsidRPr="00E4499D">
              <w:t xml:space="preserve">The service </w:t>
            </w:r>
            <w:r w:rsidRPr="00E4499D">
              <w:rPr>
                <w:b/>
              </w:rPr>
              <w:t>MUST</w:t>
            </w:r>
            <w:r w:rsidRPr="00E4499D">
              <w:t xml:space="preserve"> be available as a Web Service.</w:t>
            </w:r>
          </w:p>
        </w:tc>
      </w:tr>
      <w:tr w:rsidR="00B97075" w:rsidRPr="00E4499D" w14:paraId="6907547C" w14:textId="77777777" w:rsidTr="00A36550">
        <w:tc>
          <w:tcPr>
            <w:tcW w:w="1975" w:type="dxa"/>
            <w:shd w:val="clear" w:color="auto" w:fill="4F81BD" w:themeFill="accent1"/>
            <w:vAlign w:val="center"/>
          </w:tcPr>
          <w:p w14:paraId="2B9462BB"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769C6623" w14:textId="77777777" w:rsidR="00B97075" w:rsidRPr="00E4499D" w:rsidRDefault="00B97075" w:rsidP="001E51D3">
            <w:r w:rsidRPr="00E4499D">
              <w:t>Non-functional (interoperability</w:t>
            </w:r>
            <w:r w:rsidRPr="00E4499D">
              <w:rPr>
                <w:noProof/>
              </w:rPr>
              <w:t>, Maintainability</w:t>
            </w:r>
            <w:r w:rsidRPr="00E4499D">
              <w:t>)</w:t>
            </w:r>
          </w:p>
        </w:tc>
      </w:tr>
      <w:tr w:rsidR="00B97075" w:rsidRPr="00E4499D" w14:paraId="4E35F8AB" w14:textId="77777777" w:rsidTr="00A36550">
        <w:tc>
          <w:tcPr>
            <w:tcW w:w="1975" w:type="dxa"/>
            <w:shd w:val="clear" w:color="auto" w:fill="4F81BD" w:themeFill="accent1"/>
            <w:vAlign w:val="center"/>
          </w:tcPr>
          <w:p w14:paraId="5940F7FB"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2C763758" w14:textId="77777777" w:rsidR="00B97075" w:rsidRPr="00E4499D" w:rsidRDefault="00B97075" w:rsidP="001E51D3">
            <w:r w:rsidRPr="00E4499D">
              <w:t>Can be run as a Web Service.</w:t>
            </w:r>
          </w:p>
        </w:tc>
      </w:tr>
      <w:tr w:rsidR="00B97075" w:rsidRPr="00E4499D" w14:paraId="254F4ACC" w14:textId="77777777" w:rsidTr="00A36550">
        <w:tc>
          <w:tcPr>
            <w:tcW w:w="1975" w:type="dxa"/>
            <w:shd w:val="clear" w:color="auto" w:fill="4F81BD" w:themeFill="accent1"/>
            <w:vAlign w:val="center"/>
          </w:tcPr>
          <w:p w14:paraId="07919FD3"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78AD241C" w14:textId="77777777" w:rsidR="00B97075" w:rsidRPr="00E4499D" w:rsidRDefault="00B97075" w:rsidP="001E51D3"/>
        </w:tc>
      </w:tr>
      <w:tr w:rsidR="00B97075" w:rsidRPr="00E4499D" w14:paraId="1FF7EB5F" w14:textId="77777777" w:rsidTr="00A36550">
        <w:tc>
          <w:tcPr>
            <w:tcW w:w="1975" w:type="dxa"/>
            <w:shd w:val="clear" w:color="auto" w:fill="4F81BD" w:themeFill="accent1"/>
            <w:vAlign w:val="center"/>
          </w:tcPr>
          <w:p w14:paraId="6DF53B10"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73E7D589" w14:textId="77777777" w:rsidR="00B97075" w:rsidRPr="00E4499D" w:rsidRDefault="00B97075" w:rsidP="001E51D3">
            <w:r w:rsidRPr="00E4499D">
              <w:t>EXPSYS</w:t>
            </w:r>
          </w:p>
        </w:tc>
      </w:tr>
      <w:tr w:rsidR="00B97075" w:rsidRPr="00E4499D" w14:paraId="2D12C0D8" w14:textId="77777777" w:rsidTr="00A36550">
        <w:tc>
          <w:tcPr>
            <w:tcW w:w="1975" w:type="dxa"/>
            <w:shd w:val="clear" w:color="auto" w:fill="4F81BD" w:themeFill="accent1"/>
            <w:vAlign w:val="center"/>
          </w:tcPr>
          <w:p w14:paraId="050D6612"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6E1169BF" w14:textId="77777777" w:rsidR="00B97075" w:rsidRPr="00E4499D" w:rsidRDefault="00B97075" w:rsidP="001E51D3">
            <w:r w:rsidRPr="00E4499D">
              <w:t>19/12/2018</w:t>
            </w:r>
          </w:p>
        </w:tc>
      </w:tr>
    </w:tbl>
    <w:p w14:paraId="437CED12" w14:textId="77777777" w:rsidR="00B97075" w:rsidRPr="00E4499D" w:rsidRDefault="00B97075" w:rsidP="00B97075">
      <w:pPr>
        <w:rPr>
          <w:rFonts w:cstheme="majorHAnsi"/>
          <w:lang w:eastAsia="it-IT"/>
        </w:rPr>
      </w:pPr>
    </w:p>
    <w:p w14:paraId="2A9F93C6" w14:textId="77777777" w:rsidR="00B97075" w:rsidRPr="00E4499D" w:rsidRDefault="00B97075" w:rsidP="00B97075">
      <w:pPr>
        <w:rPr>
          <w:rFonts w:cstheme="majorHAnsi"/>
          <w:b/>
          <w:i/>
          <w:lang w:eastAsia="it-IT"/>
        </w:rPr>
      </w:pPr>
      <w:r w:rsidRPr="00E4499D">
        <w:rPr>
          <w:rFonts w:cstheme="majorHAnsi"/>
          <w:b/>
          <w:i/>
        </w:rPr>
        <w:t>Multilingual Text Analysis – Standard Input</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E4499D" w14:paraId="38649ED8" w14:textId="77777777" w:rsidTr="00A36550">
        <w:tc>
          <w:tcPr>
            <w:tcW w:w="1975" w:type="dxa"/>
            <w:shd w:val="clear" w:color="auto" w:fill="4F81BD" w:themeFill="accent1"/>
            <w:vAlign w:val="center"/>
          </w:tcPr>
          <w:p w14:paraId="46F4CA4D"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3801CEBB" w14:textId="77777777" w:rsidR="00B97075" w:rsidRPr="00E4499D" w:rsidRDefault="00B97075" w:rsidP="001E51D3">
            <w:r w:rsidRPr="00E4499D">
              <w:t>REQ- XXX</w:t>
            </w:r>
          </w:p>
        </w:tc>
      </w:tr>
      <w:tr w:rsidR="00B97075" w:rsidRPr="00E4499D" w14:paraId="47219A6C" w14:textId="77777777" w:rsidTr="00A36550">
        <w:tc>
          <w:tcPr>
            <w:tcW w:w="1975" w:type="dxa"/>
            <w:shd w:val="clear" w:color="auto" w:fill="4F81BD" w:themeFill="accent1"/>
            <w:vAlign w:val="center"/>
          </w:tcPr>
          <w:p w14:paraId="072EA62E"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23A9E0CB" w14:textId="77777777" w:rsidR="00B97075" w:rsidRPr="00E4499D" w:rsidRDefault="00B97075" w:rsidP="001E51D3"/>
        </w:tc>
      </w:tr>
      <w:tr w:rsidR="00B97075" w:rsidRPr="00E4499D" w14:paraId="1A69F952" w14:textId="77777777" w:rsidTr="00A36550">
        <w:tc>
          <w:tcPr>
            <w:tcW w:w="1975" w:type="dxa"/>
            <w:shd w:val="clear" w:color="auto" w:fill="4F81BD" w:themeFill="accent1"/>
            <w:vAlign w:val="center"/>
          </w:tcPr>
          <w:p w14:paraId="6F2DF06E"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506DABF0" w14:textId="77777777" w:rsidR="00B97075" w:rsidRPr="00E4499D" w:rsidRDefault="00B97075" w:rsidP="001E51D3">
            <w:r w:rsidRPr="00E4499D">
              <w:t xml:space="preserve">The service </w:t>
            </w:r>
            <w:r w:rsidRPr="00E4499D">
              <w:rPr>
                <w:b/>
              </w:rPr>
              <w:t>MUST</w:t>
            </w:r>
            <w:r w:rsidRPr="00E4499D">
              <w:t xml:space="preserve"> support JSON input payloads</w:t>
            </w:r>
          </w:p>
        </w:tc>
      </w:tr>
      <w:tr w:rsidR="00B97075" w:rsidRPr="00E4499D" w14:paraId="60803CF4" w14:textId="77777777" w:rsidTr="00A36550">
        <w:tc>
          <w:tcPr>
            <w:tcW w:w="1975" w:type="dxa"/>
            <w:shd w:val="clear" w:color="auto" w:fill="4F81BD" w:themeFill="accent1"/>
            <w:vAlign w:val="center"/>
          </w:tcPr>
          <w:p w14:paraId="6E8E7E2D"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6B8B77CF" w14:textId="77777777" w:rsidR="00B97075" w:rsidRPr="00E4499D" w:rsidRDefault="00B97075" w:rsidP="001E51D3">
            <w:r w:rsidRPr="00E4499D">
              <w:t>Non-functional (interoperability)</w:t>
            </w:r>
          </w:p>
        </w:tc>
      </w:tr>
      <w:tr w:rsidR="00B97075" w:rsidRPr="00E4499D" w14:paraId="2A73F62D" w14:textId="77777777" w:rsidTr="00A36550">
        <w:tc>
          <w:tcPr>
            <w:tcW w:w="1975" w:type="dxa"/>
            <w:shd w:val="clear" w:color="auto" w:fill="4F81BD" w:themeFill="accent1"/>
            <w:vAlign w:val="center"/>
          </w:tcPr>
          <w:p w14:paraId="32AF471D"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094801A6" w14:textId="77777777" w:rsidR="00B97075" w:rsidRPr="00E4499D" w:rsidRDefault="00B97075" w:rsidP="001E51D3">
            <w:r w:rsidRPr="00E4499D">
              <w:t>The service can be invoked with a JSON formatted input containing the text to be summarized, the length of the summary, and any other complementary data.</w:t>
            </w:r>
          </w:p>
        </w:tc>
      </w:tr>
      <w:tr w:rsidR="00B97075" w:rsidRPr="00E4499D" w14:paraId="00DBBE1C" w14:textId="77777777" w:rsidTr="00A36550">
        <w:tc>
          <w:tcPr>
            <w:tcW w:w="1975" w:type="dxa"/>
            <w:shd w:val="clear" w:color="auto" w:fill="4F81BD" w:themeFill="accent1"/>
            <w:vAlign w:val="center"/>
          </w:tcPr>
          <w:p w14:paraId="3DB7F104"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54A60A08" w14:textId="77777777" w:rsidR="00B97075" w:rsidRPr="00E4499D" w:rsidRDefault="00B97075" w:rsidP="001E51D3"/>
        </w:tc>
      </w:tr>
      <w:tr w:rsidR="00B97075" w:rsidRPr="00E4499D" w14:paraId="1A862267" w14:textId="77777777" w:rsidTr="00A36550">
        <w:tc>
          <w:tcPr>
            <w:tcW w:w="1975" w:type="dxa"/>
            <w:shd w:val="clear" w:color="auto" w:fill="4F81BD" w:themeFill="accent1"/>
            <w:vAlign w:val="center"/>
          </w:tcPr>
          <w:p w14:paraId="0918EC8D"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1C378F6E" w14:textId="77777777" w:rsidR="00B97075" w:rsidRPr="00E4499D" w:rsidRDefault="00B97075" w:rsidP="001E51D3">
            <w:r w:rsidRPr="00E4499D">
              <w:t>EXPSYS</w:t>
            </w:r>
          </w:p>
        </w:tc>
      </w:tr>
      <w:tr w:rsidR="00B97075" w:rsidRPr="00E4499D" w14:paraId="065D3FB1" w14:textId="77777777" w:rsidTr="00A36550">
        <w:tc>
          <w:tcPr>
            <w:tcW w:w="1975" w:type="dxa"/>
            <w:shd w:val="clear" w:color="auto" w:fill="4F81BD" w:themeFill="accent1"/>
            <w:vAlign w:val="center"/>
          </w:tcPr>
          <w:p w14:paraId="26E2846D"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5AFF11DD" w14:textId="77777777" w:rsidR="00B97075" w:rsidRPr="00E4499D" w:rsidRDefault="00B97075" w:rsidP="001E51D3">
            <w:r w:rsidRPr="00E4499D">
              <w:t>19/12/2018</w:t>
            </w:r>
          </w:p>
        </w:tc>
      </w:tr>
    </w:tbl>
    <w:p w14:paraId="4261106A" w14:textId="77777777" w:rsidR="00B97075" w:rsidRPr="00E4499D" w:rsidRDefault="00B97075" w:rsidP="00B97075">
      <w:pPr>
        <w:rPr>
          <w:rFonts w:cstheme="majorHAnsi"/>
          <w:b/>
          <w:i/>
        </w:rPr>
      </w:pPr>
    </w:p>
    <w:p w14:paraId="20BF854E" w14:textId="77777777" w:rsidR="00B97075" w:rsidRPr="00E4499D" w:rsidRDefault="00B97075" w:rsidP="00B97075">
      <w:pPr>
        <w:rPr>
          <w:rFonts w:cstheme="majorHAnsi"/>
          <w:b/>
          <w:i/>
          <w:lang w:eastAsia="it-IT"/>
        </w:rPr>
      </w:pPr>
      <w:r w:rsidRPr="00E4499D">
        <w:rPr>
          <w:rFonts w:cstheme="majorHAnsi"/>
          <w:b/>
          <w:i/>
        </w:rPr>
        <w:t>Multilingual Text Analysis – Standard Output</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E4499D" w14:paraId="42E60E5A" w14:textId="77777777" w:rsidTr="00A36550">
        <w:tc>
          <w:tcPr>
            <w:tcW w:w="1975" w:type="dxa"/>
            <w:shd w:val="clear" w:color="auto" w:fill="4F81BD" w:themeFill="accent1"/>
            <w:vAlign w:val="center"/>
          </w:tcPr>
          <w:p w14:paraId="6E69D028"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6C639207" w14:textId="77777777" w:rsidR="00B97075" w:rsidRPr="00E4499D" w:rsidRDefault="00B97075" w:rsidP="001E51D3">
            <w:r w:rsidRPr="00E4499D">
              <w:t>REQ- XXX</w:t>
            </w:r>
          </w:p>
        </w:tc>
      </w:tr>
      <w:tr w:rsidR="00B97075" w:rsidRPr="00E4499D" w14:paraId="16C13884" w14:textId="77777777" w:rsidTr="00A36550">
        <w:tc>
          <w:tcPr>
            <w:tcW w:w="1975" w:type="dxa"/>
            <w:shd w:val="clear" w:color="auto" w:fill="4F81BD" w:themeFill="accent1"/>
            <w:vAlign w:val="center"/>
          </w:tcPr>
          <w:p w14:paraId="0EC17D9F"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2FFCF7F5" w14:textId="77777777" w:rsidR="00B97075" w:rsidRPr="00E4499D" w:rsidRDefault="00B97075" w:rsidP="001E51D3"/>
        </w:tc>
      </w:tr>
      <w:tr w:rsidR="00B97075" w:rsidRPr="00E4499D" w14:paraId="1B53A282" w14:textId="77777777" w:rsidTr="00A36550">
        <w:tc>
          <w:tcPr>
            <w:tcW w:w="1975" w:type="dxa"/>
            <w:shd w:val="clear" w:color="auto" w:fill="4F81BD" w:themeFill="accent1"/>
            <w:vAlign w:val="center"/>
          </w:tcPr>
          <w:p w14:paraId="0DA1D083"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13C8D9AE" w14:textId="77777777" w:rsidR="00B97075" w:rsidRPr="00E4499D" w:rsidRDefault="00B97075" w:rsidP="001E51D3">
            <w:r w:rsidRPr="00E4499D">
              <w:t xml:space="preserve">The service </w:t>
            </w:r>
            <w:r w:rsidRPr="00E4499D">
              <w:rPr>
                <w:b/>
              </w:rPr>
              <w:t>MUST</w:t>
            </w:r>
            <w:r w:rsidRPr="00E4499D">
              <w:t xml:space="preserve"> support JSON output payload.</w:t>
            </w:r>
          </w:p>
        </w:tc>
      </w:tr>
      <w:tr w:rsidR="00B97075" w:rsidRPr="00E4499D" w14:paraId="6EA1487D" w14:textId="77777777" w:rsidTr="00A36550">
        <w:tc>
          <w:tcPr>
            <w:tcW w:w="1975" w:type="dxa"/>
            <w:shd w:val="clear" w:color="auto" w:fill="4F81BD" w:themeFill="accent1"/>
            <w:vAlign w:val="center"/>
          </w:tcPr>
          <w:p w14:paraId="728E14D7"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4FC25E1C" w14:textId="77777777" w:rsidR="00B97075" w:rsidRPr="00E4499D" w:rsidRDefault="00B97075" w:rsidP="001E51D3">
            <w:r w:rsidRPr="00E4499D">
              <w:t>Non-functional (interoperability)</w:t>
            </w:r>
          </w:p>
        </w:tc>
      </w:tr>
      <w:tr w:rsidR="00B97075" w:rsidRPr="00E4499D" w14:paraId="28524A3B" w14:textId="77777777" w:rsidTr="00A36550">
        <w:tc>
          <w:tcPr>
            <w:tcW w:w="1975" w:type="dxa"/>
            <w:shd w:val="clear" w:color="auto" w:fill="4F81BD" w:themeFill="accent1"/>
            <w:vAlign w:val="center"/>
          </w:tcPr>
          <w:p w14:paraId="3C66C7F7"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4E121F94" w14:textId="77777777" w:rsidR="00B97075" w:rsidRPr="00E4499D" w:rsidRDefault="00B97075" w:rsidP="001E51D3">
            <w:r w:rsidRPr="00E4499D">
              <w:t>The service will output a JSON formatted object containing the summary, the length of the summary and any other complementary data.</w:t>
            </w:r>
          </w:p>
        </w:tc>
      </w:tr>
      <w:tr w:rsidR="00B97075" w:rsidRPr="00E4499D" w14:paraId="1B55379E" w14:textId="77777777" w:rsidTr="00A36550">
        <w:tc>
          <w:tcPr>
            <w:tcW w:w="1975" w:type="dxa"/>
            <w:shd w:val="clear" w:color="auto" w:fill="4F81BD" w:themeFill="accent1"/>
            <w:vAlign w:val="center"/>
          </w:tcPr>
          <w:p w14:paraId="77F68EA0"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48CA7E1F" w14:textId="77777777" w:rsidR="00B97075" w:rsidRPr="00E4499D" w:rsidRDefault="00B97075" w:rsidP="001E51D3"/>
        </w:tc>
      </w:tr>
      <w:tr w:rsidR="00B97075" w:rsidRPr="00E4499D" w14:paraId="5799809C" w14:textId="77777777" w:rsidTr="00A36550">
        <w:tc>
          <w:tcPr>
            <w:tcW w:w="1975" w:type="dxa"/>
            <w:shd w:val="clear" w:color="auto" w:fill="4F81BD" w:themeFill="accent1"/>
            <w:vAlign w:val="center"/>
          </w:tcPr>
          <w:p w14:paraId="2F435F66"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lastRenderedPageBreak/>
              <w:t>Source Partner</w:t>
            </w:r>
          </w:p>
        </w:tc>
        <w:tc>
          <w:tcPr>
            <w:tcW w:w="7097" w:type="dxa"/>
          </w:tcPr>
          <w:p w14:paraId="46AF8BF8" w14:textId="77777777" w:rsidR="00B97075" w:rsidRPr="00E4499D" w:rsidRDefault="00B97075" w:rsidP="001E51D3">
            <w:r w:rsidRPr="00E4499D">
              <w:t>EXPSYS</w:t>
            </w:r>
          </w:p>
        </w:tc>
      </w:tr>
      <w:tr w:rsidR="00B97075" w:rsidRPr="00E4499D" w14:paraId="3336CBFC" w14:textId="77777777" w:rsidTr="00A36550">
        <w:tc>
          <w:tcPr>
            <w:tcW w:w="1975" w:type="dxa"/>
            <w:shd w:val="clear" w:color="auto" w:fill="4F81BD" w:themeFill="accent1"/>
            <w:vAlign w:val="center"/>
          </w:tcPr>
          <w:p w14:paraId="36E7C082"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73D0FAEA" w14:textId="77777777" w:rsidR="00B97075" w:rsidRPr="00E4499D" w:rsidRDefault="00B97075" w:rsidP="001E51D3">
            <w:r w:rsidRPr="00E4499D">
              <w:t>19/12/2018</w:t>
            </w:r>
          </w:p>
        </w:tc>
      </w:tr>
    </w:tbl>
    <w:p w14:paraId="583C4874" w14:textId="77777777" w:rsidR="00B97075" w:rsidRPr="00E4499D" w:rsidRDefault="00B97075" w:rsidP="00B97075">
      <w:pPr>
        <w:rPr>
          <w:rFonts w:cstheme="majorHAnsi"/>
          <w:lang w:eastAsia="it-IT"/>
        </w:rPr>
      </w:pPr>
    </w:p>
    <w:p w14:paraId="1BB4760A" w14:textId="77777777" w:rsidR="00B97075" w:rsidRPr="00E4499D" w:rsidRDefault="00B97075" w:rsidP="00B97075">
      <w:pPr>
        <w:rPr>
          <w:rFonts w:cstheme="majorHAnsi"/>
          <w:b/>
          <w:i/>
        </w:rPr>
      </w:pPr>
    </w:p>
    <w:p w14:paraId="752126AF" w14:textId="77777777" w:rsidR="00B97075" w:rsidRPr="00E4499D" w:rsidRDefault="00B97075" w:rsidP="00B97075">
      <w:pPr>
        <w:rPr>
          <w:rFonts w:cstheme="majorHAnsi"/>
          <w:b/>
          <w:i/>
          <w:lang w:eastAsia="it-IT"/>
        </w:rPr>
      </w:pPr>
      <w:r w:rsidRPr="00E4499D">
        <w:rPr>
          <w:rFonts w:cstheme="majorHAnsi"/>
          <w:b/>
          <w:i/>
        </w:rPr>
        <w:t>Multilingual Text Analysis –Utf-8 format</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E4499D" w14:paraId="15246B4A" w14:textId="77777777" w:rsidTr="00A36550">
        <w:tc>
          <w:tcPr>
            <w:tcW w:w="1975" w:type="dxa"/>
            <w:shd w:val="clear" w:color="auto" w:fill="4F81BD" w:themeFill="accent1"/>
            <w:vAlign w:val="center"/>
          </w:tcPr>
          <w:p w14:paraId="13D60B9A"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1587C886" w14:textId="77777777" w:rsidR="00B97075" w:rsidRPr="00E4499D" w:rsidRDefault="00B97075" w:rsidP="001E51D3">
            <w:r w:rsidRPr="00E4499D">
              <w:t>REQ- XXX</w:t>
            </w:r>
          </w:p>
        </w:tc>
      </w:tr>
      <w:tr w:rsidR="00B97075" w:rsidRPr="00E4499D" w14:paraId="321A4F34" w14:textId="77777777" w:rsidTr="00A36550">
        <w:tc>
          <w:tcPr>
            <w:tcW w:w="1975" w:type="dxa"/>
            <w:shd w:val="clear" w:color="auto" w:fill="4F81BD" w:themeFill="accent1"/>
            <w:vAlign w:val="center"/>
          </w:tcPr>
          <w:p w14:paraId="3134A89C"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4C354163" w14:textId="77777777" w:rsidR="00B97075" w:rsidRPr="00E4499D" w:rsidRDefault="00B97075" w:rsidP="001E51D3"/>
        </w:tc>
      </w:tr>
      <w:tr w:rsidR="00B97075" w:rsidRPr="00E4499D" w14:paraId="3C05B21D" w14:textId="77777777" w:rsidTr="00A36550">
        <w:tc>
          <w:tcPr>
            <w:tcW w:w="1975" w:type="dxa"/>
            <w:shd w:val="clear" w:color="auto" w:fill="4F81BD" w:themeFill="accent1"/>
            <w:vAlign w:val="center"/>
          </w:tcPr>
          <w:p w14:paraId="365D485F"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33AE2D1E" w14:textId="77777777" w:rsidR="00B97075" w:rsidRPr="00E4499D" w:rsidRDefault="00B97075" w:rsidP="001E51D3">
            <w:r w:rsidRPr="00E4499D">
              <w:t xml:space="preserve">The module </w:t>
            </w:r>
            <w:r w:rsidRPr="00E4499D">
              <w:rPr>
                <w:b/>
              </w:rPr>
              <w:t>MUST</w:t>
            </w:r>
            <w:r w:rsidRPr="00E4499D">
              <w:t xml:space="preserve"> receive in input Plain text encoded in utf-8 format</w:t>
            </w:r>
          </w:p>
        </w:tc>
      </w:tr>
      <w:tr w:rsidR="00B97075" w:rsidRPr="00E4499D" w14:paraId="6069ED4E" w14:textId="77777777" w:rsidTr="00A36550">
        <w:tc>
          <w:tcPr>
            <w:tcW w:w="1975" w:type="dxa"/>
            <w:shd w:val="clear" w:color="auto" w:fill="4F81BD" w:themeFill="accent1"/>
            <w:vAlign w:val="center"/>
          </w:tcPr>
          <w:p w14:paraId="418ED0B0"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1EE8B4B9" w14:textId="77777777" w:rsidR="00B97075" w:rsidRPr="00E4499D" w:rsidRDefault="00B97075" w:rsidP="001E51D3">
            <w:r w:rsidRPr="00E4499D">
              <w:t>Non-functional (interoperability)</w:t>
            </w:r>
          </w:p>
        </w:tc>
      </w:tr>
      <w:tr w:rsidR="00B97075" w:rsidRPr="00E4499D" w14:paraId="0363B47B" w14:textId="77777777" w:rsidTr="00A36550">
        <w:tc>
          <w:tcPr>
            <w:tcW w:w="1975" w:type="dxa"/>
            <w:shd w:val="clear" w:color="auto" w:fill="4F81BD" w:themeFill="accent1"/>
            <w:vAlign w:val="center"/>
          </w:tcPr>
          <w:p w14:paraId="5AC1A9D8"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529D9B82" w14:textId="77777777" w:rsidR="00B97075" w:rsidRPr="00E4499D" w:rsidRDefault="00B97075" w:rsidP="001E51D3">
            <w:r w:rsidRPr="00E4499D">
              <w:t xml:space="preserve">The module will successfully accept only UTF-8 </w:t>
            </w:r>
            <w:proofErr w:type="gramStart"/>
            <w:r w:rsidRPr="00E4499D">
              <w:t>encoded  text</w:t>
            </w:r>
            <w:proofErr w:type="gramEnd"/>
            <w:r w:rsidRPr="00E4499D">
              <w:t xml:space="preserve"> for processing</w:t>
            </w:r>
          </w:p>
        </w:tc>
      </w:tr>
      <w:tr w:rsidR="00B97075" w:rsidRPr="00E4499D" w14:paraId="17985457" w14:textId="77777777" w:rsidTr="00A36550">
        <w:tc>
          <w:tcPr>
            <w:tcW w:w="1975" w:type="dxa"/>
            <w:shd w:val="clear" w:color="auto" w:fill="4F81BD" w:themeFill="accent1"/>
            <w:vAlign w:val="center"/>
          </w:tcPr>
          <w:p w14:paraId="230F7587"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231C8147" w14:textId="77777777" w:rsidR="00B97075" w:rsidRPr="00E4499D" w:rsidRDefault="00B97075" w:rsidP="001E51D3"/>
        </w:tc>
      </w:tr>
      <w:tr w:rsidR="00B97075" w:rsidRPr="00E4499D" w14:paraId="09713FBC" w14:textId="77777777" w:rsidTr="00A36550">
        <w:tc>
          <w:tcPr>
            <w:tcW w:w="1975" w:type="dxa"/>
            <w:shd w:val="clear" w:color="auto" w:fill="4F81BD" w:themeFill="accent1"/>
            <w:vAlign w:val="center"/>
          </w:tcPr>
          <w:p w14:paraId="49E85563"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71209140" w14:textId="77777777" w:rsidR="00B97075" w:rsidRPr="00E4499D" w:rsidRDefault="00B97075" w:rsidP="001E51D3">
            <w:r w:rsidRPr="00E4499D">
              <w:t>EXPSYS</w:t>
            </w:r>
          </w:p>
        </w:tc>
      </w:tr>
      <w:tr w:rsidR="00B97075" w:rsidRPr="00E4499D" w14:paraId="0EB27518" w14:textId="77777777" w:rsidTr="00A36550">
        <w:tc>
          <w:tcPr>
            <w:tcW w:w="1975" w:type="dxa"/>
            <w:shd w:val="clear" w:color="auto" w:fill="4F81BD" w:themeFill="accent1"/>
            <w:vAlign w:val="center"/>
          </w:tcPr>
          <w:p w14:paraId="58A6CFF5"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1284E0D8" w14:textId="77777777" w:rsidR="00B97075" w:rsidRPr="00E4499D" w:rsidRDefault="00B97075" w:rsidP="001E51D3">
            <w:r w:rsidRPr="00E4499D">
              <w:t>19/12/2018</w:t>
            </w:r>
          </w:p>
        </w:tc>
      </w:tr>
    </w:tbl>
    <w:p w14:paraId="6F42DD27" w14:textId="77777777" w:rsidR="00B97075" w:rsidRPr="00E4499D" w:rsidRDefault="00B97075" w:rsidP="00B97075">
      <w:pPr>
        <w:rPr>
          <w:rFonts w:cstheme="majorHAnsi"/>
          <w:lang w:eastAsia="it-IT"/>
        </w:rPr>
      </w:pPr>
    </w:p>
    <w:p w14:paraId="732B0D49" w14:textId="77777777" w:rsidR="00B97075" w:rsidRPr="00E4499D" w:rsidRDefault="00B97075" w:rsidP="00B97075">
      <w:pPr>
        <w:rPr>
          <w:rFonts w:cstheme="majorHAnsi"/>
          <w:b/>
          <w:i/>
        </w:rPr>
      </w:pPr>
    </w:p>
    <w:p w14:paraId="55A9ADEB" w14:textId="77777777" w:rsidR="00B97075" w:rsidRPr="00E4499D" w:rsidRDefault="00B97075" w:rsidP="00B97075">
      <w:pPr>
        <w:rPr>
          <w:rFonts w:cstheme="majorHAnsi"/>
          <w:b/>
          <w:i/>
          <w:lang w:eastAsia="it-IT"/>
        </w:rPr>
      </w:pPr>
      <w:r w:rsidRPr="00E4499D">
        <w:rPr>
          <w:rFonts w:cstheme="majorHAnsi"/>
          <w:b/>
          <w:i/>
        </w:rPr>
        <w:t>Multilingual Text Analysis – Max size</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E4499D" w14:paraId="45890976" w14:textId="77777777" w:rsidTr="00A36550">
        <w:tc>
          <w:tcPr>
            <w:tcW w:w="1975" w:type="dxa"/>
            <w:shd w:val="clear" w:color="auto" w:fill="4F81BD" w:themeFill="accent1"/>
            <w:vAlign w:val="center"/>
          </w:tcPr>
          <w:p w14:paraId="6981E8B6"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37C96DE0" w14:textId="77777777" w:rsidR="00B97075" w:rsidRPr="00E4499D" w:rsidRDefault="00B97075" w:rsidP="001E51D3">
            <w:r w:rsidRPr="00E4499D">
              <w:t>REQ- XXX</w:t>
            </w:r>
          </w:p>
        </w:tc>
      </w:tr>
      <w:tr w:rsidR="00B97075" w:rsidRPr="00E4499D" w14:paraId="315836DF" w14:textId="77777777" w:rsidTr="00A36550">
        <w:tc>
          <w:tcPr>
            <w:tcW w:w="1975" w:type="dxa"/>
            <w:shd w:val="clear" w:color="auto" w:fill="4F81BD" w:themeFill="accent1"/>
            <w:vAlign w:val="center"/>
          </w:tcPr>
          <w:p w14:paraId="353CBA9A"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75CF6B67" w14:textId="77777777" w:rsidR="00B97075" w:rsidRPr="00E4499D" w:rsidRDefault="00B97075" w:rsidP="001E51D3"/>
        </w:tc>
      </w:tr>
      <w:tr w:rsidR="00B97075" w:rsidRPr="00E4499D" w14:paraId="526D8036" w14:textId="77777777" w:rsidTr="00A36550">
        <w:tc>
          <w:tcPr>
            <w:tcW w:w="1975" w:type="dxa"/>
            <w:shd w:val="clear" w:color="auto" w:fill="4F81BD" w:themeFill="accent1"/>
            <w:vAlign w:val="center"/>
          </w:tcPr>
          <w:p w14:paraId="203DC495"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7CAB4B1D" w14:textId="77777777" w:rsidR="00B97075" w:rsidRPr="00E4499D" w:rsidRDefault="00B97075" w:rsidP="001E51D3">
            <w:r w:rsidRPr="00E4499D">
              <w:t xml:space="preserve">The module </w:t>
            </w:r>
            <w:r w:rsidRPr="00E4499D">
              <w:rPr>
                <w:b/>
              </w:rPr>
              <w:t>MUST</w:t>
            </w:r>
            <w:r w:rsidRPr="00E4499D">
              <w:t xml:space="preserve"> receive in input a textual file with a maximum size of 100 KB  </w:t>
            </w:r>
          </w:p>
        </w:tc>
      </w:tr>
      <w:tr w:rsidR="00B97075" w:rsidRPr="00E4499D" w14:paraId="604FE483" w14:textId="77777777" w:rsidTr="00A36550">
        <w:tc>
          <w:tcPr>
            <w:tcW w:w="1975" w:type="dxa"/>
            <w:shd w:val="clear" w:color="auto" w:fill="4F81BD" w:themeFill="accent1"/>
            <w:vAlign w:val="center"/>
          </w:tcPr>
          <w:p w14:paraId="4DDC6804"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1B8F3779" w14:textId="77777777" w:rsidR="00B97075" w:rsidRPr="00E4499D" w:rsidRDefault="00B97075" w:rsidP="001E51D3">
            <w:r w:rsidRPr="00E4499D">
              <w:t>Non-functional (interoperability)</w:t>
            </w:r>
          </w:p>
        </w:tc>
      </w:tr>
      <w:tr w:rsidR="00B97075" w:rsidRPr="00E4499D" w14:paraId="05F3FC30" w14:textId="77777777" w:rsidTr="00A36550">
        <w:tc>
          <w:tcPr>
            <w:tcW w:w="1975" w:type="dxa"/>
            <w:shd w:val="clear" w:color="auto" w:fill="4F81BD" w:themeFill="accent1"/>
            <w:vAlign w:val="center"/>
          </w:tcPr>
          <w:p w14:paraId="73FE6155"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00E901BA" w14:textId="77777777" w:rsidR="00B97075" w:rsidRPr="00E4499D" w:rsidRDefault="00B97075" w:rsidP="001E51D3">
            <w:r w:rsidRPr="00E4499D">
              <w:t>The module will successfully accept only textual content items up to 100KB in size</w:t>
            </w:r>
          </w:p>
        </w:tc>
      </w:tr>
      <w:tr w:rsidR="00B97075" w:rsidRPr="00E4499D" w14:paraId="09621AF1" w14:textId="77777777" w:rsidTr="00A36550">
        <w:tc>
          <w:tcPr>
            <w:tcW w:w="1975" w:type="dxa"/>
            <w:shd w:val="clear" w:color="auto" w:fill="4F81BD" w:themeFill="accent1"/>
            <w:vAlign w:val="center"/>
          </w:tcPr>
          <w:p w14:paraId="7C1E7914"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3817F015" w14:textId="77777777" w:rsidR="00B97075" w:rsidRPr="00E4499D" w:rsidRDefault="00B97075" w:rsidP="001E51D3"/>
        </w:tc>
      </w:tr>
      <w:tr w:rsidR="00B97075" w:rsidRPr="00E4499D" w14:paraId="72681162" w14:textId="77777777" w:rsidTr="00A36550">
        <w:tc>
          <w:tcPr>
            <w:tcW w:w="1975" w:type="dxa"/>
            <w:shd w:val="clear" w:color="auto" w:fill="4F81BD" w:themeFill="accent1"/>
            <w:vAlign w:val="center"/>
          </w:tcPr>
          <w:p w14:paraId="13B043B4"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6C22140C" w14:textId="77777777" w:rsidR="00B97075" w:rsidRPr="00E4499D" w:rsidRDefault="00B97075" w:rsidP="001E51D3">
            <w:r w:rsidRPr="00E4499D">
              <w:t>EXPSYS</w:t>
            </w:r>
          </w:p>
        </w:tc>
      </w:tr>
      <w:tr w:rsidR="00B97075" w:rsidRPr="00E4499D" w14:paraId="46AD344C" w14:textId="77777777" w:rsidTr="00A36550">
        <w:tc>
          <w:tcPr>
            <w:tcW w:w="1975" w:type="dxa"/>
            <w:shd w:val="clear" w:color="auto" w:fill="4F81BD" w:themeFill="accent1"/>
            <w:vAlign w:val="center"/>
          </w:tcPr>
          <w:p w14:paraId="1D6FD4B7"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66402A8C" w14:textId="77777777" w:rsidR="00B97075" w:rsidRPr="00E4499D" w:rsidRDefault="00B97075" w:rsidP="001E51D3">
            <w:r w:rsidRPr="00E4499D">
              <w:t>19/12/2018</w:t>
            </w:r>
          </w:p>
        </w:tc>
      </w:tr>
    </w:tbl>
    <w:p w14:paraId="7DBC0F9D" w14:textId="77777777" w:rsidR="00B97075" w:rsidRPr="00E4499D" w:rsidRDefault="00B97075" w:rsidP="00B97075">
      <w:pPr>
        <w:rPr>
          <w:rFonts w:cstheme="majorHAnsi"/>
          <w:lang w:eastAsia="it-IT"/>
        </w:rPr>
      </w:pPr>
    </w:p>
    <w:p w14:paraId="32AFE93B" w14:textId="77777777" w:rsidR="00B97075" w:rsidRPr="00E4499D" w:rsidRDefault="00B97075" w:rsidP="00B97075">
      <w:pPr>
        <w:rPr>
          <w:rFonts w:cstheme="majorHAnsi"/>
          <w:b/>
          <w:i/>
        </w:rPr>
      </w:pPr>
    </w:p>
    <w:p w14:paraId="21934531" w14:textId="77777777" w:rsidR="00B97075" w:rsidRPr="00E4499D" w:rsidRDefault="00B97075" w:rsidP="00B97075">
      <w:pPr>
        <w:rPr>
          <w:rFonts w:cstheme="majorHAnsi"/>
          <w:b/>
          <w:i/>
          <w:lang w:eastAsia="it-IT"/>
        </w:rPr>
      </w:pPr>
      <w:r w:rsidRPr="00E4499D">
        <w:rPr>
          <w:rFonts w:cstheme="majorHAnsi"/>
          <w:b/>
          <w:i/>
        </w:rPr>
        <w:t>Multilingual Text Analysis – Min size</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E4499D" w14:paraId="0D2F2CBD" w14:textId="77777777" w:rsidTr="00A36550">
        <w:tc>
          <w:tcPr>
            <w:tcW w:w="1975" w:type="dxa"/>
            <w:shd w:val="clear" w:color="auto" w:fill="4F81BD" w:themeFill="accent1"/>
            <w:vAlign w:val="center"/>
          </w:tcPr>
          <w:p w14:paraId="29D22A97"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7EB8A8C3" w14:textId="77777777" w:rsidR="00B97075" w:rsidRPr="00E4499D" w:rsidRDefault="00B97075" w:rsidP="001E51D3">
            <w:r w:rsidRPr="00E4499D">
              <w:t>REQ- XXX</w:t>
            </w:r>
          </w:p>
        </w:tc>
      </w:tr>
      <w:tr w:rsidR="00B97075" w:rsidRPr="00E4499D" w14:paraId="253231DE" w14:textId="77777777" w:rsidTr="00A36550">
        <w:tc>
          <w:tcPr>
            <w:tcW w:w="1975" w:type="dxa"/>
            <w:shd w:val="clear" w:color="auto" w:fill="4F81BD" w:themeFill="accent1"/>
            <w:vAlign w:val="center"/>
          </w:tcPr>
          <w:p w14:paraId="65D417B7"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lastRenderedPageBreak/>
              <w:t>Requirement Id</w:t>
            </w:r>
          </w:p>
        </w:tc>
        <w:tc>
          <w:tcPr>
            <w:tcW w:w="7097" w:type="dxa"/>
          </w:tcPr>
          <w:p w14:paraId="149EA525" w14:textId="77777777" w:rsidR="00B97075" w:rsidRPr="00E4499D" w:rsidRDefault="00B97075" w:rsidP="001E51D3"/>
        </w:tc>
      </w:tr>
      <w:tr w:rsidR="00B97075" w:rsidRPr="00E4499D" w14:paraId="1E08E877" w14:textId="77777777" w:rsidTr="00A36550">
        <w:tc>
          <w:tcPr>
            <w:tcW w:w="1975" w:type="dxa"/>
            <w:shd w:val="clear" w:color="auto" w:fill="4F81BD" w:themeFill="accent1"/>
            <w:vAlign w:val="center"/>
          </w:tcPr>
          <w:p w14:paraId="11AFD8AF"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vAlign w:val="center"/>
          </w:tcPr>
          <w:p w14:paraId="22186C8C" w14:textId="77777777" w:rsidR="00B97075" w:rsidRPr="00E4499D" w:rsidRDefault="00B97075" w:rsidP="001E51D3">
            <w:r w:rsidRPr="00E4499D">
              <w:t xml:space="preserve">Input text for the module </w:t>
            </w:r>
            <w:r w:rsidRPr="00E4499D">
              <w:rPr>
                <w:b/>
              </w:rPr>
              <w:t>MUST</w:t>
            </w:r>
            <w:r w:rsidRPr="00E4499D">
              <w:t xml:space="preserve"> contain a minimum of 100 characters for best quality of the service</w:t>
            </w:r>
          </w:p>
        </w:tc>
      </w:tr>
      <w:tr w:rsidR="00B97075" w:rsidRPr="00E4499D" w14:paraId="3DDB2A36" w14:textId="77777777" w:rsidTr="00A36550">
        <w:tc>
          <w:tcPr>
            <w:tcW w:w="1975" w:type="dxa"/>
            <w:shd w:val="clear" w:color="auto" w:fill="4F81BD" w:themeFill="accent1"/>
            <w:vAlign w:val="center"/>
          </w:tcPr>
          <w:p w14:paraId="56CADA25"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3F1FB122" w14:textId="77777777" w:rsidR="00B97075" w:rsidRPr="00E4499D" w:rsidRDefault="00B97075" w:rsidP="001E51D3">
            <w:r w:rsidRPr="00E4499D">
              <w:rPr>
                <w:noProof/>
              </w:rPr>
              <w:t>Non-Functional (Efficiency)</w:t>
            </w:r>
          </w:p>
        </w:tc>
      </w:tr>
      <w:tr w:rsidR="00B97075" w:rsidRPr="00E4499D" w14:paraId="1ABF06C9" w14:textId="77777777" w:rsidTr="00A36550">
        <w:tc>
          <w:tcPr>
            <w:tcW w:w="1975" w:type="dxa"/>
            <w:shd w:val="clear" w:color="auto" w:fill="4F81BD" w:themeFill="accent1"/>
            <w:vAlign w:val="center"/>
          </w:tcPr>
          <w:p w14:paraId="1BEF30B0"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422B85F6" w14:textId="77777777" w:rsidR="00B97075" w:rsidRPr="00E4499D" w:rsidRDefault="00B97075" w:rsidP="001E51D3">
            <w:r w:rsidRPr="00E4499D">
              <w:t>The module will successfully accept textual content exceeding 100 characters in length</w:t>
            </w:r>
          </w:p>
        </w:tc>
      </w:tr>
      <w:tr w:rsidR="00B97075" w:rsidRPr="00E4499D" w14:paraId="1B56D8C9" w14:textId="77777777" w:rsidTr="00A36550">
        <w:tc>
          <w:tcPr>
            <w:tcW w:w="1975" w:type="dxa"/>
            <w:shd w:val="clear" w:color="auto" w:fill="4F81BD" w:themeFill="accent1"/>
            <w:vAlign w:val="center"/>
          </w:tcPr>
          <w:p w14:paraId="2D740D62"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58324390" w14:textId="77777777" w:rsidR="00B97075" w:rsidRPr="00E4499D" w:rsidRDefault="00B97075" w:rsidP="001E51D3"/>
        </w:tc>
      </w:tr>
      <w:tr w:rsidR="00B97075" w:rsidRPr="00E4499D" w14:paraId="5C24A28F" w14:textId="77777777" w:rsidTr="00A36550">
        <w:tc>
          <w:tcPr>
            <w:tcW w:w="1975" w:type="dxa"/>
            <w:shd w:val="clear" w:color="auto" w:fill="4F81BD" w:themeFill="accent1"/>
            <w:vAlign w:val="center"/>
          </w:tcPr>
          <w:p w14:paraId="6DC758F4"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13AC82DA" w14:textId="77777777" w:rsidR="00B97075" w:rsidRPr="00E4499D" w:rsidRDefault="00B97075" w:rsidP="001E51D3">
            <w:r w:rsidRPr="00E4499D">
              <w:t>EXPSYS</w:t>
            </w:r>
          </w:p>
        </w:tc>
      </w:tr>
      <w:tr w:rsidR="00B97075" w:rsidRPr="00E4499D" w14:paraId="5347F1B9" w14:textId="77777777" w:rsidTr="00A36550">
        <w:tc>
          <w:tcPr>
            <w:tcW w:w="1975" w:type="dxa"/>
            <w:shd w:val="clear" w:color="auto" w:fill="4F81BD" w:themeFill="accent1"/>
            <w:vAlign w:val="center"/>
          </w:tcPr>
          <w:p w14:paraId="047D3F17"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53EA017D" w14:textId="77777777" w:rsidR="00B97075" w:rsidRPr="00E4499D" w:rsidRDefault="00B97075" w:rsidP="001E51D3">
            <w:r w:rsidRPr="00E4499D">
              <w:t>19/12/2018</w:t>
            </w:r>
          </w:p>
        </w:tc>
      </w:tr>
    </w:tbl>
    <w:p w14:paraId="0A1133D5" w14:textId="77777777" w:rsidR="00B97075" w:rsidRPr="00E4499D" w:rsidRDefault="00B97075" w:rsidP="00B97075">
      <w:pPr>
        <w:rPr>
          <w:rFonts w:cstheme="majorHAnsi"/>
          <w:lang w:eastAsia="it-IT"/>
        </w:rPr>
      </w:pPr>
    </w:p>
    <w:p w14:paraId="50FE1BE3" w14:textId="77777777" w:rsidR="00B97075" w:rsidRPr="00E4499D" w:rsidRDefault="00B97075" w:rsidP="00B97075">
      <w:pPr>
        <w:rPr>
          <w:rFonts w:cstheme="majorHAnsi"/>
          <w:lang w:eastAsia="it-IT"/>
        </w:rPr>
      </w:pPr>
    </w:p>
    <w:p w14:paraId="3F80C56E" w14:textId="77777777" w:rsidR="00B97075" w:rsidRPr="00E4499D" w:rsidRDefault="00B97075" w:rsidP="00B97075">
      <w:pPr>
        <w:rPr>
          <w:rFonts w:cstheme="majorHAnsi"/>
          <w:b/>
          <w:i/>
        </w:rPr>
      </w:pPr>
    </w:p>
    <w:p w14:paraId="4A22F15D" w14:textId="77777777" w:rsidR="00B97075" w:rsidRPr="00E4499D" w:rsidRDefault="00B97075" w:rsidP="00B97075">
      <w:pPr>
        <w:rPr>
          <w:rFonts w:cstheme="majorHAnsi"/>
          <w:b/>
          <w:i/>
          <w:lang w:eastAsia="it-IT"/>
        </w:rPr>
      </w:pPr>
      <w:r w:rsidRPr="00E4499D">
        <w:rPr>
          <w:rFonts w:cstheme="majorHAnsi"/>
          <w:b/>
          <w:i/>
        </w:rPr>
        <w:t>Multilingual Text Analysis – Size boundaries</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E4499D" w14:paraId="352B1232" w14:textId="77777777" w:rsidTr="00A36550">
        <w:tc>
          <w:tcPr>
            <w:tcW w:w="1975" w:type="dxa"/>
            <w:shd w:val="clear" w:color="auto" w:fill="4F81BD" w:themeFill="accent1"/>
            <w:vAlign w:val="center"/>
          </w:tcPr>
          <w:p w14:paraId="399265E9"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405C6F6A" w14:textId="77777777" w:rsidR="00B97075" w:rsidRPr="00E4499D" w:rsidRDefault="00B97075" w:rsidP="001E51D3">
            <w:r w:rsidRPr="00E4499D">
              <w:t>REQ- XXX</w:t>
            </w:r>
          </w:p>
        </w:tc>
      </w:tr>
      <w:tr w:rsidR="00B97075" w:rsidRPr="00E4499D" w14:paraId="53B0F80B" w14:textId="77777777" w:rsidTr="00A36550">
        <w:tc>
          <w:tcPr>
            <w:tcW w:w="1975" w:type="dxa"/>
            <w:shd w:val="clear" w:color="auto" w:fill="4F81BD" w:themeFill="accent1"/>
            <w:vAlign w:val="center"/>
          </w:tcPr>
          <w:p w14:paraId="5065D617"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6DD30698" w14:textId="77777777" w:rsidR="00B97075" w:rsidRPr="00E4499D" w:rsidRDefault="00B97075" w:rsidP="001E51D3"/>
        </w:tc>
      </w:tr>
      <w:tr w:rsidR="00B97075" w:rsidRPr="00E4499D" w14:paraId="605E3196" w14:textId="77777777" w:rsidTr="00A36550">
        <w:tc>
          <w:tcPr>
            <w:tcW w:w="1975" w:type="dxa"/>
            <w:shd w:val="clear" w:color="auto" w:fill="4F81BD" w:themeFill="accent1"/>
            <w:vAlign w:val="center"/>
          </w:tcPr>
          <w:p w14:paraId="47289D88"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vAlign w:val="center"/>
          </w:tcPr>
          <w:p w14:paraId="7C303495" w14:textId="77777777" w:rsidR="00B97075" w:rsidRPr="00E4499D" w:rsidRDefault="00B97075" w:rsidP="001E51D3">
            <w:r w:rsidRPr="00E4499D">
              <w:t xml:space="preserve">Input text </w:t>
            </w:r>
            <w:r w:rsidRPr="00E4499D">
              <w:rPr>
                <w:b/>
              </w:rPr>
              <w:t>SHOULD</w:t>
            </w:r>
            <w:r w:rsidRPr="00E4499D">
              <w:t xml:space="preserve"> be within a size range of 1KB-20KB for real-time analysis</w:t>
            </w:r>
          </w:p>
        </w:tc>
      </w:tr>
      <w:tr w:rsidR="00B97075" w:rsidRPr="00E4499D" w14:paraId="0387F4E8" w14:textId="77777777" w:rsidTr="00A36550">
        <w:tc>
          <w:tcPr>
            <w:tcW w:w="1975" w:type="dxa"/>
            <w:shd w:val="clear" w:color="auto" w:fill="4F81BD" w:themeFill="accent1"/>
            <w:vAlign w:val="center"/>
          </w:tcPr>
          <w:p w14:paraId="18A13245"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7B122E52" w14:textId="77777777" w:rsidR="00B97075" w:rsidRPr="00E4499D" w:rsidRDefault="00B97075" w:rsidP="001E51D3">
            <w:r w:rsidRPr="00E4499D">
              <w:rPr>
                <w:noProof/>
              </w:rPr>
              <w:t>Non-Functional (Efficiency)</w:t>
            </w:r>
          </w:p>
        </w:tc>
      </w:tr>
      <w:tr w:rsidR="00B97075" w:rsidRPr="00E4499D" w14:paraId="1455B772" w14:textId="77777777" w:rsidTr="00A36550">
        <w:tc>
          <w:tcPr>
            <w:tcW w:w="1975" w:type="dxa"/>
            <w:shd w:val="clear" w:color="auto" w:fill="4F81BD" w:themeFill="accent1"/>
            <w:vAlign w:val="center"/>
          </w:tcPr>
          <w:p w14:paraId="11CB182A"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376AB95B" w14:textId="77777777" w:rsidR="00B97075" w:rsidRPr="00E4499D" w:rsidRDefault="00B97075" w:rsidP="001E51D3">
            <w:r w:rsidRPr="00E4499D">
              <w:t>The module will efficiently perform real-time analysis on textual content that is between 1KB and 20KB in size</w:t>
            </w:r>
          </w:p>
        </w:tc>
      </w:tr>
      <w:tr w:rsidR="00B97075" w:rsidRPr="00E4499D" w14:paraId="0B76941A" w14:textId="77777777" w:rsidTr="00A36550">
        <w:tc>
          <w:tcPr>
            <w:tcW w:w="1975" w:type="dxa"/>
            <w:shd w:val="clear" w:color="auto" w:fill="4F81BD" w:themeFill="accent1"/>
            <w:vAlign w:val="center"/>
          </w:tcPr>
          <w:p w14:paraId="376B4CA8"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2A68A45F" w14:textId="77777777" w:rsidR="00B97075" w:rsidRPr="00E4499D" w:rsidRDefault="00B97075" w:rsidP="001E51D3"/>
        </w:tc>
      </w:tr>
      <w:tr w:rsidR="00B97075" w:rsidRPr="00E4499D" w14:paraId="1139D324" w14:textId="77777777" w:rsidTr="00A36550">
        <w:tc>
          <w:tcPr>
            <w:tcW w:w="1975" w:type="dxa"/>
            <w:shd w:val="clear" w:color="auto" w:fill="4F81BD" w:themeFill="accent1"/>
            <w:vAlign w:val="center"/>
          </w:tcPr>
          <w:p w14:paraId="5F1C56C6"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5D39E602" w14:textId="77777777" w:rsidR="00B97075" w:rsidRPr="00E4499D" w:rsidRDefault="00B97075" w:rsidP="001E51D3">
            <w:r w:rsidRPr="00E4499D">
              <w:t>EXPSYS</w:t>
            </w:r>
          </w:p>
        </w:tc>
      </w:tr>
      <w:tr w:rsidR="00B97075" w:rsidRPr="00E4499D" w14:paraId="2281DD3D" w14:textId="77777777" w:rsidTr="00A36550">
        <w:tc>
          <w:tcPr>
            <w:tcW w:w="1975" w:type="dxa"/>
            <w:shd w:val="clear" w:color="auto" w:fill="4F81BD" w:themeFill="accent1"/>
            <w:vAlign w:val="center"/>
          </w:tcPr>
          <w:p w14:paraId="7265BB94"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43DA231D" w14:textId="77777777" w:rsidR="00B97075" w:rsidRPr="00E4499D" w:rsidRDefault="00B97075" w:rsidP="001E51D3">
            <w:r w:rsidRPr="00E4499D">
              <w:t>19/12/2018</w:t>
            </w:r>
          </w:p>
        </w:tc>
      </w:tr>
    </w:tbl>
    <w:p w14:paraId="6B112E7F" w14:textId="77777777" w:rsidR="00B97075" w:rsidRPr="00E4499D" w:rsidRDefault="00B97075" w:rsidP="00B97075">
      <w:pPr>
        <w:rPr>
          <w:rFonts w:cstheme="majorHAnsi"/>
          <w:lang w:eastAsia="it-IT"/>
        </w:rPr>
      </w:pPr>
    </w:p>
    <w:p w14:paraId="0D31A6F7" w14:textId="77777777" w:rsidR="00B97075" w:rsidRPr="00E4499D" w:rsidRDefault="00B97075" w:rsidP="00B97075">
      <w:pPr>
        <w:rPr>
          <w:rFonts w:cstheme="majorHAnsi"/>
          <w:b/>
          <w:i/>
          <w:lang w:eastAsia="it-IT"/>
        </w:rPr>
      </w:pPr>
      <w:r w:rsidRPr="00E4499D">
        <w:rPr>
          <w:rFonts w:cstheme="majorHAnsi"/>
          <w:b/>
          <w:i/>
        </w:rPr>
        <w:t>Multilingual Text Analysis – un-manipulated text</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E4499D" w14:paraId="53D395ED" w14:textId="77777777" w:rsidTr="00A36550">
        <w:tc>
          <w:tcPr>
            <w:tcW w:w="1975" w:type="dxa"/>
            <w:shd w:val="clear" w:color="auto" w:fill="4F81BD" w:themeFill="accent1"/>
            <w:vAlign w:val="center"/>
          </w:tcPr>
          <w:p w14:paraId="44DF09B4"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3B840C2B" w14:textId="77777777" w:rsidR="00B97075" w:rsidRPr="00E4499D" w:rsidRDefault="00B97075" w:rsidP="001E51D3">
            <w:r w:rsidRPr="00E4499D">
              <w:t>REQ- XXX</w:t>
            </w:r>
          </w:p>
        </w:tc>
      </w:tr>
      <w:tr w:rsidR="00B97075" w:rsidRPr="00E4499D" w14:paraId="5EA46188" w14:textId="77777777" w:rsidTr="00A36550">
        <w:tc>
          <w:tcPr>
            <w:tcW w:w="1975" w:type="dxa"/>
            <w:shd w:val="clear" w:color="auto" w:fill="4F81BD" w:themeFill="accent1"/>
            <w:vAlign w:val="center"/>
          </w:tcPr>
          <w:p w14:paraId="772B89CC"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5C525C1B" w14:textId="77777777" w:rsidR="00B97075" w:rsidRPr="00E4499D" w:rsidRDefault="00B97075" w:rsidP="001E51D3"/>
        </w:tc>
      </w:tr>
      <w:tr w:rsidR="00B97075" w:rsidRPr="00E4499D" w14:paraId="5E30EED4" w14:textId="77777777" w:rsidTr="00A36550">
        <w:tc>
          <w:tcPr>
            <w:tcW w:w="1975" w:type="dxa"/>
            <w:shd w:val="clear" w:color="auto" w:fill="4F81BD" w:themeFill="accent1"/>
            <w:vAlign w:val="center"/>
          </w:tcPr>
          <w:p w14:paraId="633E838F"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vAlign w:val="center"/>
          </w:tcPr>
          <w:p w14:paraId="7049E707" w14:textId="77777777" w:rsidR="00B97075" w:rsidRPr="00E4499D" w:rsidRDefault="00B97075" w:rsidP="001E51D3">
            <w:r w:rsidRPr="00E4499D">
              <w:t xml:space="preserve">Input text </w:t>
            </w:r>
            <w:r w:rsidRPr="00E4499D">
              <w:rPr>
                <w:b/>
              </w:rPr>
              <w:t>MUST</w:t>
            </w:r>
            <w:r w:rsidRPr="00E4499D">
              <w:t xml:space="preserve"> not have been manipulated</w:t>
            </w:r>
          </w:p>
        </w:tc>
      </w:tr>
      <w:tr w:rsidR="00B97075" w:rsidRPr="00E4499D" w14:paraId="0CA30234" w14:textId="77777777" w:rsidTr="00A36550">
        <w:tc>
          <w:tcPr>
            <w:tcW w:w="1975" w:type="dxa"/>
            <w:shd w:val="clear" w:color="auto" w:fill="4F81BD" w:themeFill="accent1"/>
            <w:vAlign w:val="center"/>
          </w:tcPr>
          <w:p w14:paraId="16471B74"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40F4DBDA" w14:textId="77777777" w:rsidR="00B97075" w:rsidRPr="00E4499D" w:rsidRDefault="00B97075" w:rsidP="001E51D3">
            <w:r w:rsidRPr="00E4499D">
              <w:rPr>
                <w:noProof/>
              </w:rPr>
              <w:t>Non-Functional (Interoperability)</w:t>
            </w:r>
          </w:p>
        </w:tc>
      </w:tr>
      <w:tr w:rsidR="00B97075" w:rsidRPr="00E4499D" w14:paraId="5B7C1784" w14:textId="77777777" w:rsidTr="00A36550">
        <w:tc>
          <w:tcPr>
            <w:tcW w:w="1975" w:type="dxa"/>
            <w:shd w:val="clear" w:color="auto" w:fill="4F81BD" w:themeFill="accent1"/>
            <w:vAlign w:val="center"/>
          </w:tcPr>
          <w:p w14:paraId="64984DB8"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41EA7AF6" w14:textId="77777777" w:rsidR="00B97075" w:rsidRPr="00E4499D" w:rsidRDefault="00B97075" w:rsidP="001E51D3">
            <w:r w:rsidRPr="00E4499D">
              <w:t xml:space="preserve">The module will exhibit acceptable accuracy on un-encrypted text (Ex. No </w:t>
            </w:r>
            <w:r w:rsidRPr="00E4499D">
              <w:rPr>
                <w:lang w:eastAsia="it-IT"/>
              </w:rPr>
              <w:t>obfuscation of personal data, data removal, Encryption)</w:t>
            </w:r>
          </w:p>
        </w:tc>
      </w:tr>
      <w:tr w:rsidR="00B97075" w:rsidRPr="00E4499D" w14:paraId="0F69A85E" w14:textId="77777777" w:rsidTr="00A36550">
        <w:tc>
          <w:tcPr>
            <w:tcW w:w="1975" w:type="dxa"/>
            <w:shd w:val="clear" w:color="auto" w:fill="4F81BD" w:themeFill="accent1"/>
            <w:vAlign w:val="center"/>
          </w:tcPr>
          <w:p w14:paraId="429F0F3A"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lastRenderedPageBreak/>
              <w:t>Use Case &amp; Scenario</w:t>
            </w:r>
          </w:p>
        </w:tc>
        <w:tc>
          <w:tcPr>
            <w:tcW w:w="7097" w:type="dxa"/>
          </w:tcPr>
          <w:p w14:paraId="6B17E99A" w14:textId="77777777" w:rsidR="00B97075" w:rsidRPr="00E4499D" w:rsidRDefault="00B97075" w:rsidP="001E51D3"/>
        </w:tc>
      </w:tr>
      <w:tr w:rsidR="00B97075" w:rsidRPr="00E4499D" w14:paraId="29B5C5D1" w14:textId="77777777" w:rsidTr="00A36550">
        <w:tc>
          <w:tcPr>
            <w:tcW w:w="1975" w:type="dxa"/>
            <w:shd w:val="clear" w:color="auto" w:fill="4F81BD" w:themeFill="accent1"/>
            <w:vAlign w:val="center"/>
          </w:tcPr>
          <w:p w14:paraId="636CD585"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61483212" w14:textId="77777777" w:rsidR="00B97075" w:rsidRPr="00E4499D" w:rsidRDefault="00B97075" w:rsidP="001E51D3">
            <w:r w:rsidRPr="00E4499D">
              <w:t>EXPSYS</w:t>
            </w:r>
          </w:p>
        </w:tc>
      </w:tr>
      <w:tr w:rsidR="00B97075" w:rsidRPr="00E4499D" w14:paraId="22911D44" w14:textId="77777777" w:rsidTr="00A36550">
        <w:tc>
          <w:tcPr>
            <w:tcW w:w="1975" w:type="dxa"/>
            <w:shd w:val="clear" w:color="auto" w:fill="4F81BD" w:themeFill="accent1"/>
            <w:vAlign w:val="center"/>
          </w:tcPr>
          <w:p w14:paraId="3D729E45"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712E9182" w14:textId="77777777" w:rsidR="00B97075" w:rsidRPr="00E4499D" w:rsidRDefault="00B97075" w:rsidP="001E51D3">
            <w:r w:rsidRPr="00E4499D">
              <w:t>19/12/2018</w:t>
            </w:r>
          </w:p>
        </w:tc>
      </w:tr>
    </w:tbl>
    <w:p w14:paraId="341C890E" w14:textId="77777777" w:rsidR="00B97075" w:rsidRPr="00E4499D" w:rsidRDefault="00B97075" w:rsidP="00B97075">
      <w:pPr>
        <w:rPr>
          <w:rFonts w:cstheme="majorHAnsi"/>
          <w:lang w:eastAsia="it-IT"/>
        </w:rPr>
      </w:pPr>
    </w:p>
    <w:p w14:paraId="45C29F46" w14:textId="77777777" w:rsidR="00B97075" w:rsidRPr="00E4499D" w:rsidRDefault="00B97075" w:rsidP="00B97075">
      <w:pPr>
        <w:rPr>
          <w:rFonts w:cstheme="majorHAnsi"/>
          <w:b/>
          <w:i/>
          <w:lang w:eastAsia="it-IT"/>
        </w:rPr>
      </w:pPr>
      <w:r w:rsidRPr="00E4499D">
        <w:rPr>
          <w:rFonts w:cstheme="majorHAnsi"/>
          <w:b/>
          <w:i/>
        </w:rPr>
        <w:t>Multilingual Text Analysis – stylometry con</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E4499D" w14:paraId="49EFE885" w14:textId="77777777" w:rsidTr="00A36550">
        <w:tc>
          <w:tcPr>
            <w:tcW w:w="1975" w:type="dxa"/>
            <w:shd w:val="clear" w:color="auto" w:fill="4F81BD" w:themeFill="accent1"/>
            <w:vAlign w:val="center"/>
          </w:tcPr>
          <w:p w14:paraId="56651B51"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7FD5D8ED" w14:textId="77777777" w:rsidR="00B97075" w:rsidRPr="00E4499D" w:rsidRDefault="00B97075" w:rsidP="001E51D3">
            <w:r w:rsidRPr="00E4499D">
              <w:t>REQ- XXX</w:t>
            </w:r>
          </w:p>
        </w:tc>
      </w:tr>
      <w:tr w:rsidR="00B97075" w:rsidRPr="00E4499D" w14:paraId="5C040577" w14:textId="77777777" w:rsidTr="00A36550">
        <w:tc>
          <w:tcPr>
            <w:tcW w:w="1975" w:type="dxa"/>
            <w:shd w:val="clear" w:color="auto" w:fill="4F81BD" w:themeFill="accent1"/>
            <w:vAlign w:val="center"/>
          </w:tcPr>
          <w:p w14:paraId="13B809DD"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165F2B12" w14:textId="77777777" w:rsidR="00B97075" w:rsidRPr="00E4499D" w:rsidRDefault="00B97075" w:rsidP="001E51D3"/>
        </w:tc>
      </w:tr>
      <w:tr w:rsidR="00B97075" w:rsidRPr="00E4499D" w14:paraId="2C4255E5" w14:textId="77777777" w:rsidTr="00A36550">
        <w:tc>
          <w:tcPr>
            <w:tcW w:w="1975" w:type="dxa"/>
            <w:shd w:val="clear" w:color="auto" w:fill="4F81BD" w:themeFill="accent1"/>
            <w:vAlign w:val="center"/>
          </w:tcPr>
          <w:p w14:paraId="21527B5A"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vAlign w:val="center"/>
          </w:tcPr>
          <w:p w14:paraId="7452EC5B" w14:textId="77777777" w:rsidR="00B97075" w:rsidRPr="00E4499D" w:rsidRDefault="00B97075" w:rsidP="001E51D3">
            <w:r w:rsidRPr="00E4499D">
              <w:t xml:space="preserve">Regarding the stylometric analysis, the module </w:t>
            </w:r>
            <w:r w:rsidRPr="00E4499D">
              <w:rPr>
                <w:b/>
              </w:rPr>
              <w:t>MUST</w:t>
            </w:r>
            <w:r w:rsidRPr="00E4499D">
              <w:t xml:space="preserve"> receive in input only English text, multilingual file is not supported</w:t>
            </w:r>
          </w:p>
        </w:tc>
      </w:tr>
      <w:tr w:rsidR="00B97075" w:rsidRPr="00E4499D" w14:paraId="76681A57" w14:textId="77777777" w:rsidTr="00A36550">
        <w:tc>
          <w:tcPr>
            <w:tcW w:w="1975" w:type="dxa"/>
            <w:shd w:val="clear" w:color="auto" w:fill="4F81BD" w:themeFill="accent1"/>
            <w:vAlign w:val="center"/>
          </w:tcPr>
          <w:p w14:paraId="07E60F55"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1FE6DAE4" w14:textId="77777777" w:rsidR="00B97075" w:rsidRPr="00E4499D" w:rsidRDefault="00B97075" w:rsidP="001E51D3">
            <w:r w:rsidRPr="00E4499D">
              <w:rPr>
                <w:noProof/>
              </w:rPr>
              <w:t>Non-Functional (Interoperability)</w:t>
            </w:r>
          </w:p>
        </w:tc>
      </w:tr>
      <w:tr w:rsidR="00B97075" w:rsidRPr="00E4499D" w14:paraId="452E784B" w14:textId="77777777" w:rsidTr="00A36550">
        <w:tc>
          <w:tcPr>
            <w:tcW w:w="1975" w:type="dxa"/>
            <w:shd w:val="clear" w:color="auto" w:fill="4F81BD" w:themeFill="accent1"/>
            <w:vAlign w:val="center"/>
          </w:tcPr>
          <w:p w14:paraId="12C780AE"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0AA05D78" w14:textId="77777777" w:rsidR="00B97075" w:rsidRPr="00E4499D" w:rsidRDefault="00B97075" w:rsidP="001E51D3">
            <w:r w:rsidRPr="00E4499D">
              <w:t>The module works correctly with text in English language</w:t>
            </w:r>
          </w:p>
        </w:tc>
      </w:tr>
      <w:tr w:rsidR="00B97075" w:rsidRPr="00E4499D" w14:paraId="569E948F" w14:textId="77777777" w:rsidTr="00A36550">
        <w:tc>
          <w:tcPr>
            <w:tcW w:w="1975" w:type="dxa"/>
            <w:shd w:val="clear" w:color="auto" w:fill="4F81BD" w:themeFill="accent1"/>
            <w:vAlign w:val="center"/>
          </w:tcPr>
          <w:p w14:paraId="22C9BBD3"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30375AAE" w14:textId="77777777" w:rsidR="00B97075" w:rsidRPr="00E4499D" w:rsidRDefault="00B97075" w:rsidP="001E51D3"/>
        </w:tc>
      </w:tr>
      <w:tr w:rsidR="00B97075" w:rsidRPr="00E4499D" w14:paraId="5983A277" w14:textId="77777777" w:rsidTr="00A36550">
        <w:tc>
          <w:tcPr>
            <w:tcW w:w="1975" w:type="dxa"/>
            <w:shd w:val="clear" w:color="auto" w:fill="4F81BD" w:themeFill="accent1"/>
            <w:vAlign w:val="center"/>
          </w:tcPr>
          <w:p w14:paraId="1CB61981"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10FD1E64" w14:textId="77777777" w:rsidR="00B97075" w:rsidRPr="00E4499D" w:rsidRDefault="00B97075" w:rsidP="001E51D3">
            <w:r w:rsidRPr="00E4499D">
              <w:t>EXPSYS</w:t>
            </w:r>
          </w:p>
        </w:tc>
      </w:tr>
      <w:tr w:rsidR="00B97075" w:rsidRPr="00E4499D" w14:paraId="30F30AE4" w14:textId="77777777" w:rsidTr="00A36550">
        <w:tc>
          <w:tcPr>
            <w:tcW w:w="1975" w:type="dxa"/>
            <w:shd w:val="clear" w:color="auto" w:fill="4F81BD" w:themeFill="accent1"/>
            <w:vAlign w:val="center"/>
          </w:tcPr>
          <w:p w14:paraId="29FC9BA7"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5AEC2923" w14:textId="77777777" w:rsidR="00B97075" w:rsidRPr="00E4499D" w:rsidRDefault="00B97075" w:rsidP="001E51D3">
            <w:r w:rsidRPr="00E4499D">
              <w:t>19/12/2018</w:t>
            </w:r>
          </w:p>
        </w:tc>
      </w:tr>
    </w:tbl>
    <w:p w14:paraId="76F5AB3C" w14:textId="77777777" w:rsidR="00B97075" w:rsidRPr="00E4499D" w:rsidRDefault="00B97075" w:rsidP="00B97075">
      <w:pPr>
        <w:rPr>
          <w:rFonts w:cstheme="majorHAnsi"/>
          <w:lang w:eastAsia="it-IT"/>
        </w:rPr>
      </w:pPr>
    </w:p>
    <w:p w14:paraId="5C49105C" w14:textId="4F20B62A" w:rsidR="003C1B8F" w:rsidRPr="00E4499D" w:rsidRDefault="00B97075" w:rsidP="003C1B8F">
      <w:pPr>
        <w:rPr>
          <w:rFonts w:cstheme="majorHAnsi"/>
          <w:lang w:eastAsia="it-IT"/>
        </w:rPr>
      </w:pPr>
      <w:r w:rsidRPr="00E4499D">
        <w:rPr>
          <w:rFonts w:cstheme="majorHAnsi"/>
          <w:lang w:eastAsia="it-IT"/>
        </w:rPr>
        <w:br/>
      </w:r>
    </w:p>
    <w:p w14:paraId="7A0579C7" w14:textId="77777777" w:rsidR="003C1B8F" w:rsidRPr="00E4499D" w:rsidRDefault="003C1B8F" w:rsidP="003C1B8F">
      <w:pPr>
        <w:pStyle w:val="Heading3"/>
      </w:pPr>
      <w:bookmarkStart w:id="102" w:name="_Toc532247301"/>
      <w:r w:rsidRPr="00E4499D">
        <w:t>Image and video analysis (</w:t>
      </w:r>
      <w:r w:rsidRPr="00E4499D">
        <w:rPr>
          <w:b w:val="0"/>
          <w:highlight w:val="yellow"/>
        </w:rPr>
        <w:t>CERTH</w:t>
      </w:r>
      <w:r w:rsidRPr="00E4499D">
        <w:t>)</w:t>
      </w:r>
      <w:bookmarkEnd w:id="102"/>
    </w:p>
    <w:p w14:paraId="3F1DB7C3" w14:textId="77777777" w:rsidR="003C1B8F" w:rsidRPr="00E4499D" w:rsidRDefault="003C1B8F" w:rsidP="003C1B8F">
      <w:pPr>
        <w:rPr>
          <w:lang w:eastAsia="it-IT"/>
        </w:rPr>
      </w:pPr>
      <w:r w:rsidRPr="00E4499D">
        <w:rPr>
          <w:highlight w:val="yellow"/>
          <w:lang w:eastAsia="it-IT"/>
        </w:rPr>
        <w:t>@CERTH: define T6.2 modules and requirements</w:t>
      </w:r>
    </w:p>
    <w:p w14:paraId="721F800A" w14:textId="0E312918" w:rsidR="003C1B8F" w:rsidRPr="00E4499D" w:rsidRDefault="002467D8" w:rsidP="003C1B8F">
      <w:pPr>
        <w:pStyle w:val="Heading4"/>
        <w:tabs>
          <w:tab w:val="clear" w:pos="907"/>
        </w:tabs>
        <w:spacing w:line="276" w:lineRule="auto"/>
        <w:ind w:left="864" w:hanging="864"/>
        <w:rPr>
          <w:rFonts w:cstheme="majorHAnsi"/>
        </w:rPr>
      </w:pPr>
      <w:r w:rsidRPr="00E4499D">
        <w:rPr>
          <w:rFonts w:cstheme="majorHAnsi"/>
          <w:highlight w:val="yellow"/>
        </w:rPr>
        <w:t>Object detection</w:t>
      </w:r>
      <w:r w:rsidR="003C1B8F" w:rsidRPr="00E4499D">
        <w:rPr>
          <w:rFonts w:cstheme="majorHAnsi"/>
          <w:highlight w:val="yellow"/>
        </w:rPr>
        <w:t xml:space="preserve"> </w:t>
      </w:r>
      <w:r w:rsidR="003C1B8F" w:rsidRPr="00E4499D">
        <w:rPr>
          <w:rFonts w:cstheme="majorHAnsi"/>
        </w:rPr>
        <w:t xml:space="preserve"> </w:t>
      </w:r>
    </w:p>
    <w:p w14:paraId="3D7FF56C" w14:textId="40F408FF" w:rsidR="003C1B8F" w:rsidRPr="00E4499D" w:rsidRDefault="002467D8" w:rsidP="003C1B8F">
      <w:pPr>
        <w:rPr>
          <w:rFonts w:cstheme="majorHAnsi"/>
          <w:b/>
          <w:i/>
          <w:lang w:eastAsia="it-IT"/>
        </w:rPr>
      </w:pPr>
      <w:r w:rsidRPr="00E4499D">
        <w:rPr>
          <w:rFonts w:cstheme="majorHAnsi"/>
          <w:b/>
          <w:i/>
        </w:rPr>
        <w:t>Object detection – image and video format</w:t>
      </w:r>
    </w:p>
    <w:tbl>
      <w:tblPr>
        <w:tblStyle w:val="TableGrid1"/>
        <w:tblW w:w="9072" w:type="dxa"/>
        <w:tblInd w:w="108" w:type="dxa"/>
        <w:tblLayout w:type="fixed"/>
        <w:tblLook w:val="04A0" w:firstRow="1" w:lastRow="0" w:firstColumn="1" w:lastColumn="0" w:noHBand="0" w:noVBand="1"/>
      </w:tblPr>
      <w:tblGrid>
        <w:gridCol w:w="1975"/>
        <w:gridCol w:w="7097"/>
      </w:tblGrid>
      <w:tr w:rsidR="00411308" w:rsidRPr="00E4499D" w14:paraId="53C0306B" w14:textId="77777777" w:rsidTr="00A36550">
        <w:tc>
          <w:tcPr>
            <w:tcW w:w="1975" w:type="dxa"/>
            <w:shd w:val="clear" w:color="auto" w:fill="4F81BD" w:themeFill="accent1"/>
            <w:vAlign w:val="center"/>
          </w:tcPr>
          <w:p w14:paraId="0F16ED55" w14:textId="77777777" w:rsidR="00411308" w:rsidRPr="00A36550" w:rsidRDefault="00411308" w:rsidP="001D7C9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7D9B8EBF" w14:textId="77777777" w:rsidR="00411308" w:rsidRPr="00E4499D" w:rsidRDefault="00411308" w:rsidP="001D7C93">
            <w:r w:rsidRPr="00E4499D">
              <w:t>REQ- XXX</w:t>
            </w:r>
          </w:p>
        </w:tc>
      </w:tr>
      <w:tr w:rsidR="00411308" w:rsidRPr="00E4499D" w14:paraId="5B3C7557" w14:textId="77777777" w:rsidTr="00A36550">
        <w:tc>
          <w:tcPr>
            <w:tcW w:w="1975" w:type="dxa"/>
            <w:shd w:val="clear" w:color="auto" w:fill="4F81BD" w:themeFill="accent1"/>
            <w:vAlign w:val="center"/>
          </w:tcPr>
          <w:p w14:paraId="0F0E5C9B" w14:textId="77777777" w:rsidR="00411308" w:rsidRPr="00A36550" w:rsidRDefault="00411308" w:rsidP="001D7C9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350350B8" w14:textId="77777777" w:rsidR="00411308" w:rsidRPr="00E4499D" w:rsidRDefault="00411308" w:rsidP="001D7C93"/>
        </w:tc>
      </w:tr>
      <w:tr w:rsidR="00411308" w:rsidRPr="00E4499D" w14:paraId="14CAAF26" w14:textId="77777777" w:rsidTr="00A36550">
        <w:tc>
          <w:tcPr>
            <w:tcW w:w="1975" w:type="dxa"/>
            <w:shd w:val="clear" w:color="auto" w:fill="4F81BD" w:themeFill="accent1"/>
            <w:vAlign w:val="center"/>
          </w:tcPr>
          <w:p w14:paraId="396E63EC" w14:textId="77777777" w:rsidR="00411308" w:rsidRPr="00A36550" w:rsidRDefault="00411308" w:rsidP="001D7C9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5AFC1BFD" w14:textId="77777777" w:rsidR="00411308" w:rsidRPr="00E4499D" w:rsidRDefault="00411308" w:rsidP="001D7C93">
            <w:r w:rsidRPr="00E4499D">
              <w:t>The Object detection module must process images/videos conforming to a typical format</w:t>
            </w:r>
          </w:p>
        </w:tc>
      </w:tr>
      <w:tr w:rsidR="00411308" w:rsidRPr="00E4499D" w14:paraId="5702D633" w14:textId="77777777" w:rsidTr="00A36550">
        <w:tc>
          <w:tcPr>
            <w:tcW w:w="1975" w:type="dxa"/>
            <w:shd w:val="clear" w:color="auto" w:fill="4F81BD" w:themeFill="accent1"/>
            <w:vAlign w:val="center"/>
          </w:tcPr>
          <w:p w14:paraId="3EAE1068" w14:textId="77777777" w:rsidR="00411308" w:rsidRPr="00A36550" w:rsidRDefault="00411308" w:rsidP="001D7C9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36B84A30" w14:textId="36C75358" w:rsidR="00411308" w:rsidRPr="00E4499D" w:rsidRDefault="002467D8" w:rsidP="001D7C93">
            <w:r w:rsidRPr="00E4499D">
              <w:t>Non-f</w:t>
            </w:r>
            <w:r w:rsidR="00411308" w:rsidRPr="00E4499D">
              <w:t>unctional</w:t>
            </w:r>
            <w:r w:rsidRPr="00E4499D">
              <w:t xml:space="preserve"> (interoperability)</w:t>
            </w:r>
          </w:p>
        </w:tc>
      </w:tr>
      <w:tr w:rsidR="00411308" w:rsidRPr="00E4499D" w14:paraId="404FD789" w14:textId="77777777" w:rsidTr="00A36550">
        <w:tc>
          <w:tcPr>
            <w:tcW w:w="1975" w:type="dxa"/>
            <w:shd w:val="clear" w:color="auto" w:fill="4F81BD" w:themeFill="accent1"/>
            <w:vAlign w:val="center"/>
          </w:tcPr>
          <w:p w14:paraId="22E0364D" w14:textId="77777777" w:rsidR="00411308" w:rsidRPr="00A36550" w:rsidRDefault="00411308" w:rsidP="001D7C9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0E8FDE4D" w14:textId="77777777" w:rsidR="00411308" w:rsidRPr="00E4499D" w:rsidRDefault="00411308" w:rsidP="001D7C93">
            <w:r w:rsidRPr="00E4499D">
              <w:t>The requirement shall be met if the module successfully processes an image or video presented in a defined format (.</w:t>
            </w:r>
            <w:proofErr w:type="spellStart"/>
            <w:r w:rsidRPr="00E4499D">
              <w:t>png</w:t>
            </w:r>
            <w:proofErr w:type="spellEnd"/>
            <w:r w:rsidRPr="00E4499D">
              <w:t>, .jpg, .</w:t>
            </w:r>
            <w:proofErr w:type="spellStart"/>
            <w:r w:rsidRPr="00E4499D">
              <w:t>avi</w:t>
            </w:r>
            <w:proofErr w:type="spellEnd"/>
            <w:r w:rsidRPr="00E4499D">
              <w:t>, .mpeg).</w:t>
            </w:r>
          </w:p>
        </w:tc>
      </w:tr>
      <w:tr w:rsidR="00411308" w:rsidRPr="00E4499D" w14:paraId="50D1B49B" w14:textId="77777777" w:rsidTr="00A36550">
        <w:tc>
          <w:tcPr>
            <w:tcW w:w="1975" w:type="dxa"/>
            <w:shd w:val="clear" w:color="auto" w:fill="4F81BD" w:themeFill="accent1"/>
            <w:vAlign w:val="center"/>
          </w:tcPr>
          <w:p w14:paraId="520C7903" w14:textId="77777777" w:rsidR="00411308" w:rsidRPr="00A36550" w:rsidRDefault="00411308" w:rsidP="001D7C9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438B448D" w14:textId="77777777" w:rsidR="00411308" w:rsidRPr="00E4499D" w:rsidRDefault="00411308" w:rsidP="001D7C93">
            <w:r w:rsidRPr="00E4499D">
              <w:t>UC1-SC1, UC2-SC-</w:t>
            </w:r>
            <w:proofErr w:type="gramStart"/>
            <w:r w:rsidRPr="00E4499D">
              <w:t>1,UC</w:t>
            </w:r>
            <w:proofErr w:type="gramEnd"/>
            <w:r w:rsidRPr="00E4499D">
              <w:t>2-SC-2, UC3-SC1, UC3-SC2</w:t>
            </w:r>
          </w:p>
        </w:tc>
      </w:tr>
      <w:tr w:rsidR="00411308" w:rsidRPr="00E4499D" w14:paraId="394955EB" w14:textId="77777777" w:rsidTr="00A36550">
        <w:tc>
          <w:tcPr>
            <w:tcW w:w="1975" w:type="dxa"/>
            <w:shd w:val="clear" w:color="auto" w:fill="4F81BD" w:themeFill="accent1"/>
            <w:vAlign w:val="center"/>
          </w:tcPr>
          <w:p w14:paraId="180A80EB" w14:textId="77777777" w:rsidR="00411308" w:rsidRPr="00A36550" w:rsidRDefault="00411308" w:rsidP="001D7C9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lastRenderedPageBreak/>
              <w:t>Source Partner</w:t>
            </w:r>
          </w:p>
        </w:tc>
        <w:tc>
          <w:tcPr>
            <w:tcW w:w="7097" w:type="dxa"/>
          </w:tcPr>
          <w:p w14:paraId="66006C58" w14:textId="77777777" w:rsidR="00411308" w:rsidRPr="00E4499D" w:rsidRDefault="00411308" w:rsidP="001D7C93">
            <w:r w:rsidRPr="00E4499D">
              <w:t>CERTH</w:t>
            </w:r>
          </w:p>
        </w:tc>
      </w:tr>
      <w:tr w:rsidR="00411308" w:rsidRPr="00E4499D" w14:paraId="35D9AC3D" w14:textId="77777777" w:rsidTr="00A36550">
        <w:tc>
          <w:tcPr>
            <w:tcW w:w="1975" w:type="dxa"/>
            <w:shd w:val="clear" w:color="auto" w:fill="4F81BD" w:themeFill="accent1"/>
            <w:vAlign w:val="center"/>
          </w:tcPr>
          <w:p w14:paraId="4D71EC11" w14:textId="77777777" w:rsidR="00411308" w:rsidRPr="00A36550" w:rsidRDefault="00411308" w:rsidP="001D7C9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267A1DE5" w14:textId="77777777" w:rsidR="00411308" w:rsidRPr="00E4499D" w:rsidRDefault="00411308" w:rsidP="001D7C93">
            <w:r w:rsidRPr="00E4499D">
              <w:t>06/12/2018</w:t>
            </w:r>
          </w:p>
        </w:tc>
      </w:tr>
    </w:tbl>
    <w:p w14:paraId="44FBE898" w14:textId="0845ADCA" w:rsidR="00411308" w:rsidRPr="00E4499D" w:rsidRDefault="002467D8" w:rsidP="003C1B8F">
      <w:pPr>
        <w:rPr>
          <w:rFonts w:cstheme="majorHAnsi"/>
          <w:b/>
          <w:i/>
          <w:lang w:eastAsia="it-IT"/>
        </w:rPr>
      </w:pPr>
      <w:r w:rsidRPr="00E4499D">
        <w:rPr>
          <w:rFonts w:cstheme="majorHAnsi"/>
          <w:b/>
          <w:i/>
        </w:rPr>
        <w:t>Object detection – Scalability</w:t>
      </w:r>
    </w:p>
    <w:tbl>
      <w:tblPr>
        <w:tblStyle w:val="TableGrid"/>
        <w:tblW w:w="9072" w:type="dxa"/>
        <w:tblInd w:w="108" w:type="dxa"/>
        <w:tblLayout w:type="fixed"/>
        <w:tblLook w:val="04A0" w:firstRow="1" w:lastRow="0" w:firstColumn="1" w:lastColumn="0" w:noHBand="0" w:noVBand="1"/>
      </w:tblPr>
      <w:tblGrid>
        <w:gridCol w:w="1960"/>
        <w:gridCol w:w="7112"/>
      </w:tblGrid>
      <w:tr w:rsidR="00411308" w:rsidRPr="00E4499D" w14:paraId="69C6C566" w14:textId="77777777" w:rsidTr="00A36550">
        <w:tc>
          <w:tcPr>
            <w:tcW w:w="1960" w:type="dxa"/>
            <w:shd w:val="clear" w:color="auto" w:fill="4F81BD" w:themeFill="accent1"/>
            <w:vAlign w:val="center"/>
          </w:tcPr>
          <w:p w14:paraId="189676A3" w14:textId="77777777" w:rsidR="00411308" w:rsidRPr="00A36550" w:rsidRDefault="00411308" w:rsidP="001D7C93">
            <w:pPr>
              <w:rPr>
                <w:b/>
                <w:color w:val="FFFFFF" w:themeColor="background1"/>
              </w:rPr>
            </w:pPr>
            <w:r w:rsidRPr="00A36550">
              <w:rPr>
                <w:b/>
                <w:bCs/>
                <w:color w:val="FFFFFF" w:themeColor="background1"/>
              </w:rPr>
              <w:t>Constraint No</w:t>
            </w:r>
          </w:p>
        </w:tc>
        <w:tc>
          <w:tcPr>
            <w:tcW w:w="7112" w:type="dxa"/>
            <w:vAlign w:val="center"/>
          </w:tcPr>
          <w:p w14:paraId="5F520CED" w14:textId="77777777" w:rsidR="00411308" w:rsidRPr="00E4499D" w:rsidRDefault="00411308" w:rsidP="001D7C93"/>
        </w:tc>
      </w:tr>
      <w:tr w:rsidR="00411308" w:rsidRPr="00E4499D" w14:paraId="21BE4C50" w14:textId="77777777" w:rsidTr="00A36550">
        <w:tc>
          <w:tcPr>
            <w:tcW w:w="1960" w:type="dxa"/>
            <w:shd w:val="clear" w:color="auto" w:fill="4F81BD" w:themeFill="accent1"/>
            <w:vAlign w:val="center"/>
          </w:tcPr>
          <w:p w14:paraId="098FCA13" w14:textId="77777777" w:rsidR="00411308" w:rsidRPr="00A36550" w:rsidRDefault="00411308" w:rsidP="001D7C93">
            <w:pPr>
              <w:rPr>
                <w:b/>
                <w:color w:val="FFFFFF" w:themeColor="background1"/>
              </w:rPr>
            </w:pPr>
            <w:r w:rsidRPr="00A36550">
              <w:rPr>
                <w:b/>
                <w:bCs/>
                <w:color w:val="FFFFFF" w:themeColor="background1"/>
              </w:rPr>
              <w:t>Constraint Id</w:t>
            </w:r>
          </w:p>
        </w:tc>
        <w:tc>
          <w:tcPr>
            <w:tcW w:w="7112" w:type="dxa"/>
            <w:vAlign w:val="center"/>
          </w:tcPr>
          <w:p w14:paraId="6C480395" w14:textId="77777777" w:rsidR="00411308" w:rsidRPr="00E4499D" w:rsidRDefault="00411308" w:rsidP="001D7C93"/>
        </w:tc>
      </w:tr>
      <w:tr w:rsidR="00411308" w:rsidRPr="00E4499D" w14:paraId="4EAB7235" w14:textId="77777777" w:rsidTr="00A36550">
        <w:tc>
          <w:tcPr>
            <w:tcW w:w="1960" w:type="dxa"/>
            <w:shd w:val="clear" w:color="auto" w:fill="4F81BD" w:themeFill="accent1"/>
            <w:vAlign w:val="center"/>
          </w:tcPr>
          <w:p w14:paraId="1C82632B" w14:textId="77777777" w:rsidR="00411308" w:rsidRPr="00A36550" w:rsidRDefault="00411308" w:rsidP="001D7C93">
            <w:pPr>
              <w:rPr>
                <w:b/>
                <w:color w:val="FFFFFF" w:themeColor="background1"/>
              </w:rPr>
            </w:pPr>
            <w:r w:rsidRPr="00A36550">
              <w:rPr>
                <w:b/>
                <w:color w:val="FFFFFF" w:themeColor="background1"/>
              </w:rPr>
              <w:t>Description</w:t>
            </w:r>
          </w:p>
        </w:tc>
        <w:tc>
          <w:tcPr>
            <w:tcW w:w="7112" w:type="dxa"/>
            <w:vAlign w:val="center"/>
          </w:tcPr>
          <w:p w14:paraId="512334BF" w14:textId="77777777" w:rsidR="00411308" w:rsidRPr="00E4499D" w:rsidRDefault="00411308" w:rsidP="001D7C93">
            <w:r w:rsidRPr="00E4499D">
              <w:rPr>
                <w:b/>
              </w:rPr>
              <w:t>Scalability</w:t>
            </w:r>
            <w:r w:rsidRPr="00E4499D">
              <w:t xml:space="preserve"> of input data</w:t>
            </w:r>
          </w:p>
        </w:tc>
      </w:tr>
      <w:tr w:rsidR="00411308" w:rsidRPr="00E4499D" w14:paraId="6AA11681" w14:textId="77777777" w:rsidTr="00A36550">
        <w:tc>
          <w:tcPr>
            <w:tcW w:w="1960" w:type="dxa"/>
            <w:shd w:val="clear" w:color="auto" w:fill="4F81BD" w:themeFill="accent1"/>
            <w:vAlign w:val="center"/>
          </w:tcPr>
          <w:p w14:paraId="22492788" w14:textId="77777777" w:rsidR="00411308" w:rsidRPr="00A36550" w:rsidRDefault="00411308" w:rsidP="001D7C93">
            <w:pPr>
              <w:rPr>
                <w:b/>
                <w:color w:val="FFFFFF" w:themeColor="background1"/>
              </w:rPr>
            </w:pPr>
            <w:r w:rsidRPr="00A36550">
              <w:rPr>
                <w:b/>
                <w:color w:val="FFFFFF" w:themeColor="background1"/>
              </w:rPr>
              <w:t>Type</w:t>
            </w:r>
          </w:p>
        </w:tc>
        <w:tc>
          <w:tcPr>
            <w:tcW w:w="7112" w:type="dxa"/>
            <w:vAlign w:val="center"/>
          </w:tcPr>
          <w:p w14:paraId="6B7E62CC" w14:textId="77777777" w:rsidR="00411308" w:rsidRPr="00E4499D" w:rsidRDefault="00411308" w:rsidP="001D7C93">
            <w:r w:rsidRPr="00E4499D">
              <w:t>Non-Functional</w:t>
            </w:r>
          </w:p>
        </w:tc>
      </w:tr>
      <w:tr w:rsidR="00411308" w:rsidRPr="00E4499D" w14:paraId="5C226E28" w14:textId="77777777" w:rsidTr="00A36550">
        <w:tc>
          <w:tcPr>
            <w:tcW w:w="1960" w:type="dxa"/>
            <w:shd w:val="clear" w:color="auto" w:fill="4F81BD" w:themeFill="accent1"/>
            <w:vAlign w:val="center"/>
          </w:tcPr>
          <w:p w14:paraId="40E9505E" w14:textId="77777777" w:rsidR="00411308" w:rsidRPr="00A36550" w:rsidRDefault="00411308" w:rsidP="001D7C93">
            <w:pPr>
              <w:rPr>
                <w:b/>
                <w:color w:val="FFFFFF" w:themeColor="background1"/>
              </w:rPr>
            </w:pPr>
            <w:r w:rsidRPr="00A36550">
              <w:rPr>
                <w:b/>
                <w:color w:val="FFFFFF" w:themeColor="background1"/>
              </w:rPr>
              <w:t>Fit Criterion</w:t>
            </w:r>
          </w:p>
        </w:tc>
        <w:tc>
          <w:tcPr>
            <w:tcW w:w="7112" w:type="dxa"/>
            <w:vAlign w:val="center"/>
          </w:tcPr>
          <w:p w14:paraId="51BD0981" w14:textId="77777777" w:rsidR="00411308" w:rsidRPr="00E4499D" w:rsidRDefault="00411308" w:rsidP="001D7C93">
            <w:r w:rsidRPr="00E4499D">
              <w:t xml:space="preserve">The requirement shall be met if the module is capable to handle a growing amount of data </w:t>
            </w:r>
          </w:p>
        </w:tc>
      </w:tr>
      <w:tr w:rsidR="00411308" w:rsidRPr="00E4499D" w14:paraId="668AEF1C" w14:textId="77777777" w:rsidTr="00A36550">
        <w:tc>
          <w:tcPr>
            <w:tcW w:w="1960" w:type="dxa"/>
            <w:shd w:val="clear" w:color="auto" w:fill="4F81BD" w:themeFill="accent1"/>
            <w:vAlign w:val="center"/>
          </w:tcPr>
          <w:p w14:paraId="2FE8DBA2" w14:textId="77777777" w:rsidR="00411308" w:rsidRPr="00A36550" w:rsidRDefault="00411308" w:rsidP="001D7C93">
            <w:pPr>
              <w:rPr>
                <w:b/>
                <w:color w:val="FFFFFF" w:themeColor="background1"/>
              </w:rPr>
            </w:pPr>
            <w:r w:rsidRPr="00A36550">
              <w:rPr>
                <w:b/>
                <w:color w:val="FFFFFF" w:themeColor="background1"/>
              </w:rPr>
              <w:t>Use Case &amp; Scenario</w:t>
            </w:r>
          </w:p>
        </w:tc>
        <w:tc>
          <w:tcPr>
            <w:tcW w:w="7112" w:type="dxa"/>
            <w:vAlign w:val="center"/>
          </w:tcPr>
          <w:p w14:paraId="133EAD4C" w14:textId="77777777" w:rsidR="00411308" w:rsidRPr="00E4499D" w:rsidRDefault="00411308" w:rsidP="001D7C93"/>
        </w:tc>
      </w:tr>
      <w:tr w:rsidR="00411308" w:rsidRPr="00E4499D" w14:paraId="21B70965" w14:textId="77777777" w:rsidTr="00A36550">
        <w:tc>
          <w:tcPr>
            <w:tcW w:w="1960" w:type="dxa"/>
            <w:shd w:val="clear" w:color="auto" w:fill="4F81BD" w:themeFill="accent1"/>
            <w:vAlign w:val="center"/>
          </w:tcPr>
          <w:p w14:paraId="7B03EF58" w14:textId="77777777" w:rsidR="00411308" w:rsidRPr="00A36550" w:rsidRDefault="00411308" w:rsidP="001D7C93">
            <w:pPr>
              <w:rPr>
                <w:b/>
                <w:color w:val="FFFFFF" w:themeColor="background1"/>
              </w:rPr>
            </w:pPr>
            <w:r w:rsidRPr="00A36550">
              <w:rPr>
                <w:b/>
                <w:color w:val="FFFFFF" w:themeColor="background1"/>
              </w:rPr>
              <w:t>Source Partner</w:t>
            </w:r>
          </w:p>
        </w:tc>
        <w:tc>
          <w:tcPr>
            <w:tcW w:w="7112" w:type="dxa"/>
            <w:vAlign w:val="center"/>
          </w:tcPr>
          <w:p w14:paraId="6101EB91" w14:textId="77777777" w:rsidR="00411308" w:rsidRPr="00E4499D" w:rsidRDefault="00411308" w:rsidP="001D7C93">
            <w:r w:rsidRPr="00E4499D">
              <w:t>CERTH</w:t>
            </w:r>
          </w:p>
        </w:tc>
      </w:tr>
      <w:tr w:rsidR="00411308" w:rsidRPr="00E4499D" w14:paraId="15D69864" w14:textId="77777777" w:rsidTr="00A36550">
        <w:tc>
          <w:tcPr>
            <w:tcW w:w="1960" w:type="dxa"/>
            <w:shd w:val="clear" w:color="auto" w:fill="4F81BD" w:themeFill="accent1"/>
            <w:vAlign w:val="center"/>
          </w:tcPr>
          <w:p w14:paraId="05F03ADE" w14:textId="77777777" w:rsidR="00411308" w:rsidRPr="00A36550" w:rsidRDefault="00411308" w:rsidP="001D7C93">
            <w:pPr>
              <w:rPr>
                <w:b/>
                <w:color w:val="FFFFFF" w:themeColor="background1"/>
              </w:rPr>
            </w:pPr>
            <w:r w:rsidRPr="00A36550">
              <w:rPr>
                <w:b/>
                <w:color w:val="FFFFFF" w:themeColor="background1"/>
              </w:rPr>
              <w:t>Last Update</w:t>
            </w:r>
          </w:p>
        </w:tc>
        <w:tc>
          <w:tcPr>
            <w:tcW w:w="7112" w:type="dxa"/>
            <w:vAlign w:val="center"/>
          </w:tcPr>
          <w:p w14:paraId="6C0EFB96" w14:textId="77777777" w:rsidR="00411308" w:rsidRPr="00E4499D" w:rsidRDefault="00411308" w:rsidP="001D7C93">
            <w:pPr>
              <w:keepNext/>
            </w:pPr>
            <w:r w:rsidRPr="00E4499D">
              <w:t>30/11/2018</w:t>
            </w:r>
          </w:p>
        </w:tc>
      </w:tr>
    </w:tbl>
    <w:p w14:paraId="422AE2B9" w14:textId="3F883C53" w:rsidR="00411308" w:rsidRPr="00E4499D" w:rsidRDefault="007C1A7F" w:rsidP="003C1B8F">
      <w:pPr>
        <w:rPr>
          <w:rFonts w:cstheme="majorHAnsi"/>
          <w:lang w:eastAsia="it-IT"/>
        </w:rPr>
      </w:pPr>
      <w:r w:rsidRPr="00E4499D">
        <w:rPr>
          <w:rFonts w:cstheme="majorHAnsi"/>
          <w:b/>
          <w:i/>
        </w:rPr>
        <w:t>Object detection – Security</w:t>
      </w:r>
    </w:p>
    <w:tbl>
      <w:tblPr>
        <w:tblStyle w:val="TableGrid"/>
        <w:tblW w:w="9072" w:type="dxa"/>
        <w:tblInd w:w="108" w:type="dxa"/>
        <w:tblLayout w:type="fixed"/>
        <w:tblLook w:val="04A0" w:firstRow="1" w:lastRow="0" w:firstColumn="1" w:lastColumn="0" w:noHBand="0" w:noVBand="1"/>
      </w:tblPr>
      <w:tblGrid>
        <w:gridCol w:w="1960"/>
        <w:gridCol w:w="7112"/>
      </w:tblGrid>
      <w:tr w:rsidR="00411308" w:rsidRPr="00E4499D" w14:paraId="030580E4" w14:textId="77777777" w:rsidTr="00A36550">
        <w:tc>
          <w:tcPr>
            <w:tcW w:w="1960" w:type="dxa"/>
            <w:shd w:val="clear" w:color="auto" w:fill="4F81BD" w:themeFill="accent1"/>
            <w:vAlign w:val="center"/>
          </w:tcPr>
          <w:p w14:paraId="56C7DDA0" w14:textId="77777777" w:rsidR="00411308" w:rsidRPr="00A36550" w:rsidRDefault="00411308" w:rsidP="001D7C93">
            <w:pPr>
              <w:rPr>
                <w:b/>
                <w:color w:val="FFFFFF" w:themeColor="background1"/>
              </w:rPr>
            </w:pPr>
            <w:r w:rsidRPr="00A36550">
              <w:rPr>
                <w:b/>
                <w:bCs/>
                <w:color w:val="FFFFFF" w:themeColor="background1"/>
              </w:rPr>
              <w:t>Constraint No</w:t>
            </w:r>
          </w:p>
        </w:tc>
        <w:tc>
          <w:tcPr>
            <w:tcW w:w="7112" w:type="dxa"/>
            <w:vAlign w:val="center"/>
          </w:tcPr>
          <w:p w14:paraId="4C8E1D43" w14:textId="77777777" w:rsidR="00411308" w:rsidRPr="00E4499D" w:rsidRDefault="00411308" w:rsidP="001D7C93"/>
        </w:tc>
      </w:tr>
      <w:tr w:rsidR="00411308" w:rsidRPr="00E4499D" w14:paraId="2AE4C9D2" w14:textId="77777777" w:rsidTr="00A36550">
        <w:tc>
          <w:tcPr>
            <w:tcW w:w="1960" w:type="dxa"/>
            <w:shd w:val="clear" w:color="auto" w:fill="4F81BD" w:themeFill="accent1"/>
            <w:vAlign w:val="center"/>
          </w:tcPr>
          <w:p w14:paraId="052E4D60" w14:textId="77777777" w:rsidR="00411308" w:rsidRPr="00A36550" w:rsidRDefault="00411308" w:rsidP="001D7C93">
            <w:pPr>
              <w:rPr>
                <w:b/>
                <w:color w:val="FFFFFF" w:themeColor="background1"/>
              </w:rPr>
            </w:pPr>
            <w:r w:rsidRPr="00A36550">
              <w:rPr>
                <w:b/>
                <w:bCs/>
                <w:color w:val="FFFFFF" w:themeColor="background1"/>
              </w:rPr>
              <w:t>Constraint Id</w:t>
            </w:r>
          </w:p>
        </w:tc>
        <w:tc>
          <w:tcPr>
            <w:tcW w:w="7112" w:type="dxa"/>
            <w:vAlign w:val="center"/>
          </w:tcPr>
          <w:p w14:paraId="5C5B053D" w14:textId="77777777" w:rsidR="00411308" w:rsidRPr="00E4499D" w:rsidRDefault="00411308" w:rsidP="001D7C93"/>
        </w:tc>
      </w:tr>
      <w:tr w:rsidR="00411308" w:rsidRPr="00E4499D" w14:paraId="2E07B6E0" w14:textId="77777777" w:rsidTr="00A36550">
        <w:tc>
          <w:tcPr>
            <w:tcW w:w="1960" w:type="dxa"/>
            <w:shd w:val="clear" w:color="auto" w:fill="4F81BD" w:themeFill="accent1"/>
            <w:vAlign w:val="center"/>
          </w:tcPr>
          <w:p w14:paraId="261F5196" w14:textId="77777777" w:rsidR="00411308" w:rsidRPr="00A36550" w:rsidRDefault="00411308" w:rsidP="001D7C93">
            <w:pPr>
              <w:rPr>
                <w:b/>
                <w:color w:val="FFFFFF" w:themeColor="background1"/>
              </w:rPr>
            </w:pPr>
            <w:r w:rsidRPr="00A36550">
              <w:rPr>
                <w:b/>
                <w:color w:val="FFFFFF" w:themeColor="background1"/>
              </w:rPr>
              <w:t>Description</w:t>
            </w:r>
          </w:p>
        </w:tc>
        <w:tc>
          <w:tcPr>
            <w:tcW w:w="7112" w:type="dxa"/>
            <w:vAlign w:val="center"/>
          </w:tcPr>
          <w:p w14:paraId="1A89A83C" w14:textId="77777777" w:rsidR="00411308" w:rsidRPr="00E4499D" w:rsidRDefault="00411308" w:rsidP="001D7C93">
            <w:r w:rsidRPr="00E4499D">
              <w:rPr>
                <w:b/>
              </w:rPr>
              <w:t>Security</w:t>
            </w:r>
            <w:r w:rsidRPr="00E4499D">
              <w:t xml:space="preserve"> of personal data.</w:t>
            </w:r>
          </w:p>
        </w:tc>
      </w:tr>
      <w:tr w:rsidR="00411308" w:rsidRPr="00E4499D" w14:paraId="583A838D" w14:textId="77777777" w:rsidTr="00A36550">
        <w:tc>
          <w:tcPr>
            <w:tcW w:w="1960" w:type="dxa"/>
            <w:shd w:val="clear" w:color="auto" w:fill="4F81BD" w:themeFill="accent1"/>
            <w:vAlign w:val="center"/>
          </w:tcPr>
          <w:p w14:paraId="78FF883D" w14:textId="77777777" w:rsidR="00411308" w:rsidRPr="00A36550" w:rsidRDefault="00411308" w:rsidP="001D7C93">
            <w:pPr>
              <w:rPr>
                <w:b/>
                <w:color w:val="FFFFFF" w:themeColor="background1"/>
              </w:rPr>
            </w:pPr>
            <w:r w:rsidRPr="00A36550">
              <w:rPr>
                <w:b/>
                <w:color w:val="FFFFFF" w:themeColor="background1"/>
              </w:rPr>
              <w:t>Type</w:t>
            </w:r>
          </w:p>
        </w:tc>
        <w:tc>
          <w:tcPr>
            <w:tcW w:w="7112" w:type="dxa"/>
            <w:vAlign w:val="center"/>
          </w:tcPr>
          <w:p w14:paraId="7E1A7655" w14:textId="77777777" w:rsidR="00411308" w:rsidRPr="00E4499D" w:rsidRDefault="00411308" w:rsidP="001D7C93">
            <w:r w:rsidRPr="00E4499D">
              <w:t>Non-Functional</w:t>
            </w:r>
          </w:p>
        </w:tc>
      </w:tr>
      <w:tr w:rsidR="00411308" w:rsidRPr="00E4499D" w14:paraId="0975B53C" w14:textId="77777777" w:rsidTr="00A36550">
        <w:tc>
          <w:tcPr>
            <w:tcW w:w="1960" w:type="dxa"/>
            <w:shd w:val="clear" w:color="auto" w:fill="4F81BD" w:themeFill="accent1"/>
            <w:vAlign w:val="center"/>
          </w:tcPr>
          <w:p w14:paraId="57D5AEFC" w14:textId="77777777" w:rsidR="00411308" w:rsidRPr="00A36550" w:rsidRDefault="00411308" w:rsidP="001D7C93">
            <w:pPr>
              <w:rPr>
                <w:b/>
                <w:color w:val="FFFFFF" w:themeColor="background1"/>
              </w:rPr>
            </w:pPr>
            <w:r w:rsidRPr="00A36550">
              <w:rPr>
                <w:b/>
                <w:color w:val="FFFFFF" w:themeColor="background1"/>
              </w:rPr>
              <w:t>Fit Criterion</w:t>
            </w:r>
          </w:p>
        </w:tc>
        <w:tc>
          <w:tcPr>
            <w:tcW w:w="7112" w:type="dxa"/>
            <w:vAlign w:val="center"/>
          </w:tcPr>
          <w:p w14:paraId="3BA6CF91" w14:textId="77777777" w:rsidR="00411308" w:rsidRPr="00E4499D" w:rsidRDefault="00411308" w:rsidP="001D7C93">
            <w:r w:rsidRPr="00E4499D">
              <w:t xml:space="preserve">The requirement shall be met if the module does not store personal data such as name. </w:t>
            </w:r>
          </w:p>
        </w:tc>
      </w:tr>
      <w:tr w:rsidR="00411308" w:rsidRPr="00E4499D" w14:paraId="0668CFB5" w14:textId="77777777" w:rsidTr="00A36550">
        <w:tc>
          <w:tcPr>
            <w:tcW w:w="1960" w:type="dxa"/>
            <w:shd w:val="clear" w:color="auto" w:fill="4F81BD" w:themeFill="accent1"/>
            <w:vAlign w:val="center"/>
          </w:tcPr>
          <w:p w14:paraId="03B6842F" w14:textId="77777777" w:rsidR="00411308" w:rsidRPr="00A36550" w:rsidRDefault="00411308" w:rsidP="001D7C93">
            <w:pPr>
              <w:rPr>
                <w:b/>
                <w:color w:val="FFFFFF" w:themeColor="background1"/>
              </w:rPr>
            </w:pPr>
            <w:r w:rsidRPr="00A36550">
              <w:rPr>
                <w:b/>
                <w:color w:val="FFFFFF" w:themeColor="background1"/>
              </w:rPr>
              <w:t>Use Case &amp; Scenario</w:t>
            </w:r>
          </w:p>
        </w:tc>
        <w:tc>
          <w:tcPr>
            <w:tcW w:w="7112" w:type="dxa"/>
            <w:vAlign w:val="center"/>
          </w:tcPr>
          <w:p w14:paraId="0BF9BA32" w14:textId="77777777" w:rsidR="00411308" w:rsidRPr="00E4499D" w:rsidRDefault="00411308" w:rsidP="001D7C93"/>
        </w:tc>
      </w:tr>
      <w:tr w:rsidR="00411308" w:rsidRPr="00E4499D" w14:paraId="523B9E99" w14:textId="77777777" w:rsidTr="00A36550">
        <w:tc>
          <w:tcPr>
            <w:tcW w:w="1960" w:type="dxa"/>
            <w:shd w:val="clear" w:color="auto" w:fill="4F81BD" w:themeFill="accent1"/>
            <w:vAlign w:val="center"/>
          </w:tcPr>
          <w:p w14:paraId="7DF5076D" w14:textId="77777777" w:rsidR="00411308" w:rsidRPr="00A36550" w:rsidRDefault="00411308" w:rsidP="001D7C93">
            <w:pPr>
              <w:rPr>
                <w:b/>
                <w:color w:val="FFFFFF" w:themeColor="background1"/>
              </w:rPr>
            </w:pPr>
            <w:r w:rsidRPr="00A36550">
              <w:rPr>
                <w:b/>
                <w:color w:val="FFFFFF" w:themeColor="background1"/>
              </w:rPr>
              <w:t>Source Partner</w:t>
            </w:r>
          </w:p>
        </w:tc>
        <w:tc>
          <w:tcPr>
            <w:tcW w:w="7112" w:type="dxa"/>
            <w:vAlign w:val="center"/>
          </w:tcPr>
          <w:p w14:paraId="3C2AD509" w14:textId="77777777" w:rsidR="00411308" w:rsidRPr="00E4499D" w:rsidRDefault="00411308" w:rsidP="001D7C93">
            <w:r w:rsidRPr="00E4499D">
              <w:t>CERTH</w:t>
            </w:r>
          </w:p>
        </w:tc>
      </w:tr>
      <w:tr w:rsidR="00411308" w:rsidRPr="00E4499D" w14:paraId="2DDCDC89" w14:textId="77777777" w:rsidTr="00A36550">
        <w:tc>
          <w:tcPr>
            <w:tcW w:w="1960" w:type="dxa"/>
            <w:shd w:val="clear" w:color="auto" w:fill="4F81BD" w:themeFill="accent1"/>
            <w:vAlign w:val="center"/>
          </w:tcPr>
          <w:p w14:paraId="544035BD" w14:textId="77777777" w:rsidR="00411308" w:rsidRPr="00A36550" w:rsidRDefault="00411308" w:rsidP="001D7C93">
            <w:pPr>
              <w:rPr>
                <w:b/>
                <w:color w:val="FFFFFF" w:themeColor="background1"/>
              </w:rPr>
            </w:pPr>
            <w:r w:rsidRPr="00A36550">
              <w:rPr>
                <w:b/>
                <w:color w:val="FFFFFF" w:themeColor="background1"/>
              </w:rPr>
              <w:t>Last Update</w:t>
            </w:r>
          </w:p>
        </w:tc>
        <w:tc>
          <w:tcPr>
            <w:tcW w:w="7112" w:type="dxa"/>
            <w:vAlign w:val="center"/>
          </w:tcPr>
          <w:p w14:paraId="3E5A6B8D" w14:textId="77777777" w:rsidR="00411308" w:rsidRPr="00E4499D" w:rsidRDefault="00411308" w:rsidP="001D7C93">
            <w:pPr>
              <w:keepNext/>
            </w:pPr>
            <w:r w:rsidRPr="00E4499D">
              <w:t>30/11/2018</w:t>
            </w:r>
          </w:p>
        </w:tc>
      </w:tr>
    </w:tbl>
    <w:p w14:paraId="206B7DDA" w14:textId="3CC7C513" w:rsidR="00411308" w:rsidRPr="00E4499D" w:rsidRDefault="00BA4CD9" w:rsidP="003C1B8F">
      <w:pPr>
        <w:rPr>
          <w:rFonts w:cstheme="majorHAnsi"/>
          <w:lang w:eastAsia="it-IT"/>
        </w:rPr>
      </w:pPr>
      <w:r w:rsidRPr="00E4499D">
        <w:rPr>
          <w:rFonts w:cstheme="majorHAnsi"/>
          <w:b/>
          <w:i/>
        </w:rPr>
        <w:t>Object detection – Reliability</w:t>
      </w:r>
    </w:p>
    <w:tbl>
      <w:tblPr>
        <w:tblStyle w:val="TableGrid"/>
        <w:tblW w:w="9072" w:type="dxa"/>
        <w:tblInd w:w="108" w:type="dxa"/>
        <w:tblLayout w:type="fixed"/>
        <w:tblLook w:val="04A0" w:firstRow="1" w:lastRow="0" w:firstColumn="1" w:lastColumn="0" w:noHBand="0" w:noVBand="1"/>
      </w:tblPr>
      <w:tblGrid>
        <w:gridCol w:w="1930"/>
        <w:gridCol w:w="7142"/>
      </w:tblGrid>
      <w:tr w:rsidR="00411308" w:rsidRPr="00E4499D" w14:paraId="5B53A94C" w14:textId="77777777" w:rsidTr="00A36550">
        <w:tc>
          <w:tcPr>
            <w:tcW w:w="1930" w:type="dxa"/>
            <w:shd w:val="clear" w:color="auto" w:fill="4F81BD" w:themeFill="accent1"/>
            <w:vAlign w:val="center"/>
          </w:tcPr>
          <w:p w14:paraId="324A5D4E" w14:textId="77777777" w:rsidR="00411308" w:rsidRPr="00A36550" w:rsidRDefault="00411308" w:rsidP="001D7C93">
            <w:pPr>
              <w:rPr>
                <w:b/>
                <w:color w:val="FFFFFF" w:themeColor="background1"/>
              </w:rPr>
            </w:pPr>
            <w:r w:rsidRPr="00A36550">
              <w:rPr>
                <w:b/>
                <w:bCs/>
                <w:color w:val="FFFFFF" w:themeColor="background1"/>
              </w:rPr>
              <w:t>Constraint No</w:t>
            </w:r>
          </w:p>
        </w:tc>
        <w:tc>
          <w:tcPr>
            <w:tcW w:w="7142" w:type="dxa"/>
            <w:vAlign w:val="center"/>
          </w:tcPr>
          <w:p w14:paraId="69EA4486" w14:textId="77777777" w:rsidR="00411308" w:rsidRPr="00E4499D" w:rsidRDefault="00411308" w:rsidP="001D7C93"/>
        </w:tc>
      </w:tr>
      <w:tr w:rsidR="00411308" w:rsidRPr="00E4499D" w14:paraId="58BD759A" w14:textId="77777777" w:rsidTr="00A36550">
        <w:tc>
          <w:tcPr>
            <w:tcW w:w="1930" w:type="dxa"/>
            <w:shd w:val="clear" w:color="auto" w:fill="4F81BD" w:themeFill="accent1"/>
            <w:vAlign w:val="center"/>
          </w:tcPr>
          <w:p w14:paraId="3392BE3F" w14:textId="77777777" w:rsidR="00411308" w:rsidRPr="00A36550" w:rsidRDefault="00411308" w:rsidP="001D7C93">
            <w:pPr>
              <w:rPr>
                <w:b/>
                <w:color w:val="FFFFFF" w:themeColor="background1"/>
              </w:rPr>
            </w:pPr>
            <w:r w:rsidRPr="00A36550">
              <w:rPr>
                <w:b/>
                <w:bCs/>
                <w:color w:val="FFFFFF" w:themeColor="background1"/>
              </w:rPr>
              <w:t>Constraint Id</w:t>
            </w:r>
          </w:p>
        </w:tc>
        <w:tc>
          <w:tcPr>
            <w:tcW w:w="7142" w:type="dxa"/>
            <w:vAlign w:val="center"/>
          </w:tcPr>
          <w:p w14:paraId="1F995779" w14:textId="77777777" w:rsidR="00411308" w:rsidRPr="00E4499D" w:rsidRDefault="00411308" w:rsidP="001D7C93"/>
        </w:tc>
      </w:tr>
      <w:tr w:rsidR="00411308" w:rsidRPr="00E4499D" w14:paraId="54C5C3E8" w14:textId="77777777" w:rsidTr="00A36550">
        <w:tc>
          <w:tcPr>
            <w:tcW w:w="1930" w:type="dxa"/>
            <w:shd w:val="clear" w:color="auto" w:fill="4F81BD" w:themeFill="accent1"/>
            <w:vAlign w:val="center"/>
          </w:tcPr>
          <w:p w14:paraId="77557B12" w14:textId="77777777" w:rsidR="00411308" w:rsidRPr="00A36550" w:rsidRDefault="00411308" w:rsidP="001D7C93">
            <w:pPr>
              <w:rPr>
                <w:b/>
                <w:color w:val="FFFFFF" w:themeColor="background1"/>
              </w:rPr>
            </w:pPr>
            <w:r w:rsidRPr="00A36550">
              <w:rPr>
                <w:b/>
                <w:color w:val="FFFFFF" w:themeColor="background1"/>
              </w:rPr>
              <w:t>Description</w:t>
            </w:r>
          </w:p>
        </w:tc>
        <w:tc>
          <w:tcPr>
            <w:tcW w:w="7142" w:type="dxa"/>
            <w:vAlign w:val="center"/>
          </w:tcPr>
          <w:p w14:paraId="255F517C" w14:textId="77777777" w:rsidR="00411308" w:rsidRPr="00E4499D" w:rsidRDefault="00411308" w:rsidP="001D7C93">
            <w:r w:rsidRPr="00E4499D">
              <w:rPr>
                <w:b/>
              </w:rPr>
              <w:t>Reliability</w:t>
            </w:r>
            <w:r w:rsidRPr="00E4499D">
              <w:t xml:space="preserve"> of the methods. </w:t>
            </w:r>
          </w:p>
        </w:tc>
      </w:tr>
      <w:tr w:rsidR="00411308" w:rsidRPr="00E4499D" w14:paraId="52889E26" w14:textId="77777777" w:rsidTr="00A36550">
        <w:tc>
          <w:tcPr>
            <w:tcW w:w="1930" w:type="dxa"/>
            <w:shd w:val="clear" w:color="auto" w:fill="4F81BD" w:themeFill="accent1"/>
            <w:vAlign w:val="center"/>
          </w:tcPr>
          <w:p w14:paraId="41F98E85" w14:textId="77777777" w:rsidR="00411308" w:rsidRPr="00A36550" w:rsidRDefault="00411308" w:rsidP="001D7C93">
            <w:pPr>
              <w:rPr>
                <w:b/>
                <w:color w:val="FFFFFF" w:themeColor="background1"/>
              </w:rPr>
            </w:pPr>
            <w:r w:rsidRPr="00A36550">
              <w:rPr>
                <w:b/>
                <w:color w:val="FFFFFF" w:themeColor="background1"/>
              </w:rPr>
              <w:t>Type</w:t>
            </w:r>
          </w:p>
        </w:tc>
        <w:tc>
          <w:tcPr>
            <w:tcW w:w="7142" w:type="dxa"/>
            <w:vAlign w:val="center"/>
          </w:tcPr>
          <w:p w14:paraId="1DDD6C18" w14:textId="77777777" w:rsidR="00411308" w:rsidRPr="00E4499D" w:rsidRDefault="00411308" w:rsidP="001D7C93">
            <w:r w:rsidRPr="00E4499D">
              <w:t>Non-Functional</w:t>
            </w:r>
          </w:p>
        </w:tc>
      </w:tr>
      <w:tr w:rsidR="00411308" w:rsidRPr="00E4499D" w14:paraId="7CCCBFFC" w14:textId="77777777" w:rsidTr="00A36550">
        <w:tc>
          <w:tcPr>
            <w:tcW w:w="1930" w:type="dxa"/>
            <w:shd w:val="clear" w:color="auto" w:fill="4F81BD" w:themeFill="accent1"/>
            <w:vAlign w:val="center"/>
          </w:tcPr>
          <w:p w14:paraId="5E27F1F1" w14:textId="77777777" w:rsidR="00411308" w:rsidRPr="00A36550" w:rsidRDefault="00411308" w:rsidP="001D7C93">
            <w:pPr>
              <w:rPr>
                <w:b/>
                <w:color w:val="FFFFFF" w:themeColor="background1"/>
              </w:rPr>
            </w:pPr>
            <w:r w:rsidRPr="00A36550">
              <w:rPr>
                <w:b/>
                <w:color w:val="FFFFFF" w:themeColor="background1"/>
              </w:rPr>
              <w:t>Fit Criterion</w:t>
            </w:r>
          </w:p>
        </w:tc>
        <w:tc>
          <w:tcPr>
            <w:tcW w:w="7142" w:type="dxa"/>
            <w:vAlign w:val="center"/>
          </w:tcPr>
          <w:p w14:paraId="3D799819" w14:textId="77777777" w:rsidR="00411308" w:rsidRPr="00E4499D" w:rsidRDefault="00411308" w:rsidP="001D7C93">
            <w:r w:rsidRPr="00E4499D">
              <w:t xml:space="preserve">The requirement shall be met if the proposed methods of the module perform reliably without causing operational malfunctions. </w:t>
            </w:r>
          </w:p>
        </w:tc>
      </w:tr>
      <w:tr w:rsidR="00411308" w:rsidRPr="00E4499D" w14:paraId="228AE263" w14:textId="77777777" w:rsidTr="00A36550">
        <w:tc>
          <w:tcPr>
            <w:tcW w:w="1930" w:type="dxa"/>
            <w:shd w:val="clear" w:color="auto" w:fill="4F81BD" w:themeFill="accent1"/>
            <w:vAlign w:val="center"/>
          </w:tcPr>
          <w:p w14:paraId="55EE1CA2" w14:textId="77777777" w:rsidR="00411308" w:rsidRPr="00A36550" w:rsidRDefault="00411308" w:rsidP="001D7C93">
            <w:pPr>
              <w:rPr>
                <w:b/>
                <w:color w:val="FFFFFF" w:themeColor="background1"/>
              </w:rPr>
            </w:pPr>
            <w:r w:rsidRPr="00A36550">
              <w:rPr>
                <w:b/>
                <w:color w:val="FFFFFF" w:themeColor="background1"/>
              </w:rPr>
              <w:t>Source Partner</w:t>
            </w:r>
          </w:p>
        </w:tc>
        <w:tc>
          <w:tcPr>
            <w:tcW w:w="7142" w:type="dxa"/>
            <w:vAlign w:val="center"/>
          </w:tcPr>
          <w:p w14:paraId="2ACD56E2" w14:textId="77777777" w:rsidR="00411308" w:rsidRPr="00E4499D" w:rsidRDefault="00411308" w:rsidP="001D7C93">
            <w:r w:rsidRPr="00E4499D">
              <w:t>CERTH</w:t>
            </w:r>
          </w:p>
        </w:tc>
      </w:tr>
      <w:tr w:rsidR="00411308" w:rsidRPr="00E4499D" w14:paraId="37DD8C63" w14:textId="77777777" w:rsidTr="00A36550">
        <w:tc>
          <w:tcPr>
            <w:tcW w:w="1930" w:type="dxa"/>
            <w:shd w:val="clear" w:color="auto" w:fill="4F81BD" w:themeFill="accent1"/>
            <w:vAlign w:val="center"/>
          </w:tcPr>
          <w:p w14:paraId="451BB1FA" w14:textId="77777777" w:rsidR="00411308" w:rsidRPr="00A36550" w:rsidRDefault="00411308" w:rsidP="001D7C93">
            <w:pPr>
              <w:rPr>
                <w:b/>
                <w:color w:val="FFFFFF" w:themeColor="background1"/>
              </w:rPr>
            </w:pPr>
            <w:r w:rsidRPr="00A36550">
              <w:rPr>
                <w:b/>
                <w:color w:val="FFFFFF" w:themeColor="background1"/>
              </w:rPr>
              <w:lastRenderedPageBreak/>
              <w:t>Last Update</w:t>
            </w:r>
          </w:p>
        </w:tc>
        <w:tc>
          <w:tcPr>
            <w:tcW w:w="7142" w:type="dxa"/>
            <w:vAlign w:val="center"/>
          </w:tcPr>
          <w:p w14:paraId="52879EA2" w14:textId="77777777" w:rsidR="00411308" w:rsidRPr="00E4499D" w:rsidRDefault="00411308" w:rsidP="001D7C93">
            <w:pPr>
              <w:keepNext/>
            </w:pPr>
            <w:r w:rsidRPr="00E4499D">
              <w:t>30/11/2018</w:t>
            </w:r>
          </w:p>
        </w:tc>
      </w:tr>
    </w:tbl>
    <w:p w14:paraId="121A88F1" w14:textId="4945F478" w:rsidR="00411308" w:rsidRPr="00E4499D" w:rsidRDefault="00411308" w:rsidP="003C1B8F">
      <w:pPr>
        <w:rPr>
          <w:rFonts w:cstheme="majorHAnsi"/>
          <w:lang w:eastAsia="it-IT"/>
        </w:rPr>
      </w:pPr>
    </w:p>
    <w:p w14:paraId="1BC06C3F" w14:textId="7FBA5A1E" w:rsidR="00411308" w:rsidRPr="00E4499D" w:rsidRDefault="00BA4CD9" w:rsidP="003C1B8F">
      <w:pPr>
        <w:rPr>
          <w:rFonts w:cstheme="majorHAnsi"/>
          <w:lang w:eastAsia="it-IT"/>
        </w:rPr>
      </w:pPr>
      <w:r w:rsidRPr="00E4499D">
        <w:rPr>
          <w:rFonts w:cstheme="majorHAnsi"/>
          <w:b/>
          <w:i/>
        </w:rPr>
        <w:t>Object detection – Time efficiency</w:t>
      </w:r>
    </w:p>
    <w:tbl>
      <w:tblPr>
        <w:tblStyle w:val="TableGrid"/>
        <w:tblW w:w="9072" w:type="dxa"/>
        <w:tblInd w:w="108" w:type="dxa"/>
        <w:tblLayout w:type="fixed"/>
        <w:tblLook w:val="04A0" w:firstRow="1" w:lastRow="0" w:firstColumn="1" w:lastColumn="0" w:noHBand="0" w:noVBand="1"/>
      </w:tblPr>
      <w:tblGrid>
        <w:gridCol w:w="1936"/>
        <w:gridCol w:w="7136"/>
      </w:tblGrid>
      <w:tr w:rsidR="00411308" w:rsidRPr="00E4499D" w14:paraId="0AC5A79E" w14:textId="77777777" w:rsidTr="00A36550">
        <w:tc>
          <w:tcPr>
            <w:tcW w:w="1936" w:type="dxa"/>
            <w:shd w:val="clear" w:color="auto" w:fill="4F81BD" w:themeFill="accent1"/>
            <w:vAlign w:val="center"/>
          </w:tcPr>
          <w:p w14:paraId="7C3E6EB1" w14:textId="77777777" w:rsidR="00411308" w:rsidRPr="00A36550" w:rsidRDefault="00411308" w:rsidP="001D7C93">
            <w:pPr>
              <w:rPr>
                <w:b/>
                <w:color w:val="FFFFFF" w:themeColor="background1"/>
              </w:rPr>
            </w:pPr>
            <w:r w:rsidRPr="00A36550">
              <w:rPr>
                <w:b/>
                <w:bCs/>
                <w:color w:val="FFFFFF" w:themeColor="background1"/>
              </w:rPr>
              <w:t>Constraint No</w:t>
            </w:r>
          </w:p>
        </w:tc>
        <w:tc>
          <w:tcPr>
            <w:tcW w:w="7136" w:type="dxa"/>
            <w:vAlign w:val="center"/>
          </w:tcPr>
          <w:p w14:paraId="0229704B" w14:textId="77777777" w:rsidR="00411308" w:rsidRPr="00E4499D" w:rsidRDefault="00411308" w:rsidP="001D7C93"/>
        </w:tc>
      </w:tr>
      <w:tr w:rsidR="00411308" w:rsidRPr="00E4499D" w14:paraId="48F3D627" w14:textId="77777777" w:rsidTr="00A36550">
        <w:tc>
          <w:tcPr>
            <w:tcW w:w="1936" w:type="dxa"/>
            <w:shd w:val="clear" w:color="auto" w:fill="4F81BD" w:themeFill="accent1"/>
            <w:vAlign w:val="center"/>
          </w:tcPr>
          <w:p w14:paraId="5BBC1EFB" w14:textId="77777777" w:rsidR="00411308" w:rsidRPr="00A36550" w:rsidRDefault="00411308" w:rsidP="001D7C93">
            <w:pPr>
              <w:rPr>
                <w:b/>
                <w:color w:val="FFFFFF" w:themeColor="background1"/>
              </w:rPr>
            </w:pPr>
            <w:r w:rsidRPr="00A36550">
              <w:rPr>
                <w:b/>
                <w:bCs/>
                <w:color w:val="FFFFFF" w:themeColor="background1"/>
              </w:rPr>
              <w:t>Constraint Id</w:t>
            </w:r>
          </w:p>
        </w:tc>
        <w:tc>
          <w:tcPr>
            <w:tcW w:w="7136" w:type="dxa"/>
            <w:vAlign w:val="center"/>
          </w:tcPr>
          <w:p w14:paraId="5AFD7810" w14:textId="77777777" w:rsidR="00411308" w:rsidRPr="00E4499D" w:rsidRDefault="00411308" w:rsidP="001D7C93"/>
        </w:tc>
      </w:tr>
      <w:tr w:rsidR="00411308" w:rsidRPr="00E4499D" w14:paraId="1419A5CF" w14:textId="77777777" w:rsidTr="00A36550">
        <w:tc>
          <w:tcPr>
            <w:tcW w:w="1936" w:type="dxa"/>
            <w:shd w:val="clear" w:color="auto" w:fill="4F81BD" w:themeFill="accent1"/>
            <w:vAlign w:val="center"/>
          </w:tcPr>
          <w:p w14:paraId="4D6B75ED" w14:textId="77777777" w:rsidR="00411308" w:rsidRPr="00A36550" w:rsidRDefault="00411308" w:rsidP="001D7C93">
            <w:pPr>
              <w:rPr>
                <w:b/>
                <w:color w:val="FFFFFF" w:themeColor="background1"/>
              </w:rPr>
            </w:pPr>
            <w:r w:rsidRPr="00A36550">
              <w:rPr>
                <w:b/>
                <w:color w:val="FFFFFF" w:themeColor="background1"/>
              </w:rPr>
              <w:t>Description</w:t>
            </w:r>
          </w:p>
        </w:tc>
        <w:tc>
          <w:tcPr>
            <w:tcW w:w="7136" w:type="dxa"/>
            <w:vAlign w:val="center"/>
          </w:tcPr>
          <w:p w14:paraId="2E97E42F" w14:textId="77777777" w:rsidR="00411308" w:rsidRPr="00E4499D" w:rsidRDefault="00411308" w:rsidP="001D7C93">
            <w:r w:rsidRPr="00E4499D">
              <w:rPr>
                <w:b/>
              </w:rPr>
              <w:t>Time-efficient</w:t>
            </w:r>
            <w:r w:rsidRPr="00E4499D">
              <w:t xml:space="preserve"> operations.</w:t>
            </w:r>
          </w:p>
        </w:tc>
      </w:tr>
      <w:tr w:rsidR="00411308" w:rsidRPr="00E4499D" w14:paraId="6AFEC476" w14:textId="77777777" w:rsidTr="00A36550">
        <w:tc>
          <w:tcPr>
            <w:tcW w:w="1936" w:type="dxa"/>
            <w:shd w:val="clear" w:color="auto" w:fill="4F81BD" w:themeFill="accent1"/>
            <w:vAlign w:val="center"/>
          </w:tcPr>
          <w:p w14:paraId="36FABBA9" w14:textId="77777777" w:rsidR="00411308" w:rsidRPr="00A36550" w:rsidRDefault="00411308" w:rsidP="001D7C93">
            <w:pPr>
              <w:rPr>
                <w:b/>
                <w:color w:val="FFFFFF" w:themeColor="background1"/>
              </w:rPr>
            </w:pPr>
            <w:r w:rsidRPr="00A36550">
              <w:rPr>
                <w:b/>
                <w:color w:val="FFFFFF" w:themeColor="background1"/>
              </w:rPr>
              <w:t>Type</w:t>
            </w:r>
          </w:p>
        </w:tc>
        <w:tc>
          <w:tcPr>
            <w:tcW w:w="7136" w:type="dxa"/>
            <w:vAlign w:val="center"/>
          </w:tcPr>
          <w:p w14:paraId="4BFE047B" w14:textId="77777777" w:rsidR="00411308" w:rsidRPr="00E4499D" w:rsidRDefault="00411308" w:rsidP="001D7C93">
            <w:r w:rsidRPr="00E4499D">
              <w:t>Non-Functional</w:t>
            </w:r>
          </w:p>
        </w:tc>
      </w:tr>
      <w:tr w:rsidR="00411308" w:rsidRPr="00E4499D" w14:paraId="787ACFB5" w14:textId="77777777" w:rsidTr="00A36550">
        <w:tc>
          <w:tcPr>
            <w:tcW w:w="1936" w:type="dxa"/>
            <w:shd w:val="clear" w:color="auto" w:fill="4F81BD" w:themeFill="accent1"/>
            <w:vAlign w:val="center"/>
          </w:tcPr>
          <w:p w14:paraId="4AC3E4A5" w14:textId="77777777" w:rsidR="00411308" w:rsidRPr="00A36550" w:rsidRDefault="00411308" w:rsidP="001D7C93">
            <w:pPr>
              <w:rPr>
                <w:b/>
                <w:color w:val="FFFFFF" w:themeColor="background1"/>
              </w:rPr>
            </w:pPr>
            <w:r w:rsidRPr="00A36550">
              <w:rPr>
                <w:b/>
                <w:color w:val="FFFFFF" w:themeColor="background1"/>
              </w:rPr>
              <w:t>Fit Criterion</w:t>
            </w:r>
          </w:p>
        </w:tc>
        <w:tc>
          <w:tcPr>
            <w:tcW w:w="7136" w:type="dxa"/>
            <w:vAlign w:val="center"/>
          </w:tcPr>
          <w:p w14:paraId="5827587E" w14:textId="77777777" w:rsidR="00411308" w:rsidRPr="00E4499D" w:rsidRDefault="00411308" w:rsidP="001D7C93">
            <w:r w:rsidRPr="00E4499D">
              <w:t>The requirement shall be met if the module’s operations perform time-efficiently without causing delays to the user.</w:t>
            </w:r>
          </w:p>
        </w:tc>
      </w:tr>
      <w:tr w:rsidR="00411308" w:rsidRPr="00E4499D" w14:paraId="4818C193" w14:textId="77777777" w:rsidTr="00A36550">
        <w:tc>
          <w:tcPr>
            <w:tcW w:w="1936" w:type="dxa"/>
            <w:shd w:val="clear" w:color="auto" w:fill="4F81BD" w:themeFill="accent1"/>
            <w:vAlign w:val="center"/>
          </w:tcPr>
          <w:p w14:paraId="1A7F4F36" w14:textId="77777777" w:rsidR="00411308" w:rsidRPr="00A36550" w:rsidRDefault="00411308" w:rsidP="001D7C93">
            <w:pPr>
              <w:rPr>
                <w:b/>
                <w:color w:val="FFFFFF" w:themeColor="background1"/>
              </w:rPr>
            </w:pPr>
            <w:r w:rsidRPr="00A36550">
              <w:rPr>
                <w:b/>
                <w:color w:val="FFFFFF" w:themeColor="background1"/>
              </w:rPr>
              <w:t>Source Partner</w:t>
            </w:r>
          </w:p>
        </w:tc>
        <w:tc>
          <w:tcPr>
            <w:tcW w:w="7136" w:type="dxa"/>
            <w:vAlign w:val="center"/>
          </w:tcPr>
          <w:p w14:paraId="210E9938" w14:textId="77777777" w:rsidR="00411308" w:rsidRPr="00E4499D" w:rsidRDefault="00411308" w:rsidP="001D7C93">
            <w:r w:rsidRPr="00E4499D">
              <w:t>CERTH</w:t>
            </w:r>
          </w:p>
        </w:tc>
      </w:tr>
      <w:tr w:rsidR="00411308" w:rsidRPr="00E4499D" w14:paraId="60557404" w14:textId="77777777" w:rsidTr="00A36550">
        <w:tc>
          <w:tcPr>
            <w:tcW w:w="1936" w:type="dxa"/>
            <w:shd w:val="clear" w:color="auto" w:fill="4F81BD" w:themeFill="accent1"/>
            <w:vAlign w:val="center"/>
          </w:tcPr>
          <w:p w14:paraId="78C70222" w14:textId="77777777" w:rsidR="00411308" w:rsidRPr="00A36550" w:rsidRDefault="00411308" w:rsidP="001D7C93">
            <w:pPr>
              <w:rPr>
                <w:b/>
                <w:color w:val="FFFFFF" w:themeColor="background1"/>
              </w:rPr>
            </w:pPr>
            <w:r w:rsidRPr="00A36550">
              <w:rPr>
                <w:b/>
                <w:color w:val="FFFFFF" w:themeColor="background1"/>
              </w:rPr>
              <w:t>Last Update</w:t>
            </w:r>
          </w:p>
        </w:tc>
        <w:tc>
          <w:tcPr>
            <w:tcW w:w="7136" w:type="dxa"/>
            <w:vAlign w:val="center"/>
          </w:tcPr>
          <w:p w14:paraId="05A9DB79" w14:textId="77777777" w:rsidR="00411308" w:rsidRPr="00E4499D" w:rsidRDefault="00411308" w:rsidP="001D7C93">
            <w:pPr>
              <w:keepNext/>
            </w:pPr>
            <w:r w:rsidRPr="00E4499D">
              <w:t>30/11/2018</w:t>
            </w:r>
          </w:p>
        </w:tc>
      </w:tr>
    </w:tbl>
    <w:p w14:paraId="3C96B22E" w14:textId="2CE02415" w:rsidR="00411308" w:rsidRPr="00E4499D" w:rsidRDefault="00D95EC4" w:rsidP="003C1B8F">
      <w:pPr>
        <w:rPr>
          <w:rFonts w:cstheme="majorHAnsi"/>
          <w:lang w:eastAsia="it-IT"/>
        </w:rPr>
      </w:pPr>
      <w:r w:rsidRPr="00E4499D">
        <w:rPr>
          <w:rFonts w:cstheme="majorHAnsi"/>
          <w:b/>
          <w:i/>
        </w:rPr>
        <w:t>Object detection – interoperability</w:t>
      </w:r>
    </w:p>
    <w:tbl>
      <w:tblPr>
        <w:tblStyle w:val="TableGrid"/>
        <w:tblW w:w="9072" w:type="dxa"/>
        <w:tblInd w:w="108" w:type="dxa"/>
        <w:tblLayout w:type="fixed"/>
        <w:tblLook w:val="04A0" w:firstRow="1" w:lastRow="0" w:firstColumn="1" w:lastColumn="0" w:noHBand="0" w:noVBand="1"/>
      </w:tblPr>
      <w:tblGrid>
        <w:gridCol w:w="1960"/>
        <w:gridCol w:w="7112"/>
      </w:tblGrid>
      <w:tr w:rsidR="00411308" w:rsidRPr="00E4499D" w14:paraId="043504FF" w14:textId="77777777" w:rsidTr="00A36550">
        <w:tc>
          <w:tcPr>
            <w:tcW w:w="1960" w:type="dxa"/>
            <w:shd w:val="clear" w:color="auto" w:fill="4F81BD" w:themeFill="accent1"/>
            <w:vAlign w:val="center"/>
          </w:tcPr>
          <w:p w14:paraId="0435AA6D" w14:textId="77777777" w:rsidR="00411308" w:rsidRPr="00A36550" w:rsidRDefault="00411308" w:rsidP="001D7C93">
            <w:pPr>
              <w:rPr>
                <w:b/>
                <w:color w:val="FFFFFF" w:themeColor="background1"/>
              </w:rPr>
            </w:pPr>
            <w:r w:rsidRPr="00A36550">
              <w:rPr>
                <w:b/>
                <w:bCs/>
                <w:color w:val="FFFFFF" w:themeColor="background1"/>
              </w:rPr>
              <w:t>Constraint No</w:t>
            </w:r>
          </w:p>
        </w:tc>
        <w:tc>
          <w:tcPr>
            <w:tcW w:w="7112" w:type="dxa"/>
            <w:vAlign w:val="center"/>
          </w:tcPr>
          <w:p w14:paraId="19D7BB31" w14:textId="77777777" w:rsidR="00411308" w:rsidRPr="00E4499D" w:rsidRDefault="00411308" w:rsidP="001D7C93"/>
        </w:tc>
      </w:tr>
      <w:tr w:rsidR="00411308" w:rsidRPr="00E4499D" w14:paraId="42E363FC" w14:textId="77777777" w:rsidTr="00A36550">
        <w:tc>
          <w:tcPr>
            <w:tcW w:w="1960" w:type="dxa"/>
            <w:shd w:val="clear" w:color="auto" w:fill="4F81BD" w:themeFill="accent1"/>
            <w:vAlign w:val="center"/>
          </w:tcPr>
          <w:p w14:paraId="010D54FA" w14:textId="77777777" w:rsidR="00411308" w:rsidRPr="00A36550" w:rsidRDefault="00411308" w:rsidP="001D7C93">
            <w:pPr>
              <w:rPr>
                <w:b/>
                <w:color w:val="FFFFFF" w:themeColor="background1"/>
              </w:rPr>
            </w:pPr>
            <w:r w:rsidRPr="00A36550">
              <w:rPr>
                <w:b/>
                <w:bCs/>
                <w:color w:val="FFFFFF" w:themeColor="background1"/>
              </w:rPr>
              <w:t>Constraint Id</w:t>
            </w:r>
          </w:p>
        </w:tc>
        <w:tc>
          <w:tcPr>
            <w:tcW w:w="7112" w:type="dxa"/>
            <w:vAlign w:val="center"/>
          </w:tcPr>
          <w:p w14:paraId="77819FFB" w14:textId="77777777" w:rsidR="00411308" w:rsidRPr="00E4499D" w:rsidRDefault="00411308" w:rsidP="001D7C93"/>
        </w:tc>
      </w:tr>
      <w:tr w:rsidR="00411308" w:rsidRPr="00E4499D" w14:paraId="40759C52" w14:textId="77777777" w:rsidTr="00A36550">
        <w:tc>
          <w:tcPr>
            <w:tcW w:w="1960" w:type="dxa"/>
            <w:shd w:val="clear" w:color="auto" w:fill="4F81BD" w:themeFill="accent1"/>
            <w:vAlign w:val="center"/>
          </w:tcPr>
          <w:p w14:paraId="287F8D0B" w14:textId="77777777" w:rsidR="00411308" w:rsidRPr="00A36550" w:rsidRDefault="00411308" w:rsidP="001D7C93">
            <w:pPr>
              <w:rPr>
                <w:b/>
                <w:color w:val="FFFFFF" w:themeColor="background1"/>
              </w:rPr>
            </w:pPr>
            <w:r w:rsidRPr="00A36550">
              <w:rPr>
                <w:b/>
                <w:color w:val="FFFFFF" w:themeColor="background1"/>
              </w:rPr>
              <w:t>Description</w:t>
            </w:r>
          </w:p>
        </w:tc>
        <w:tc>
          <w:tcPr>
            <w:tcW w:w="7112" w:type="dxa"/>
          </w:tcPr>
          <w:p w14:paraId="4052B850" w14:textId="77777777" w:rsidR="00411308" w:rsidRPr="00E4499D" w:rsidRDefault="00411308" w:rsidP="001D7C93">
            <w:r w:rsidRPr="00E4499D">
              <w:rPr>
                <w:rFonts w:ascii="Calibri" w:hAnsi="Calibri" w:cs="Calibri"/>
              </w:rPr>
              <w:t>The detection services MUST be available as Web Services</w:t>
            </w:r>
          </w:p>
        </w:tc>
      </w:tr>
      <w:tr w:rsidR="00411308" w:rsidRPr="00E4499D" w14:paraId="53956BE6" w14:textId="77777777" w:rsidTr="00A36550">
        <w:tc>
          <w:tcPr>
            <w:tcW w:w="1960" w:type="dxa"/>
            <w:shd w:val="clear" w:color="auto" w:fill="4F81BD" w:themeFill="accent1"/>
            <w:vAlign w:val="center"/>
          </w:tcPr>
          <w:p w14:paraId="7AFAC5A9" w14:textId="77777777" w:rsidR="00411308" w:rsidRPr="00A36550" w:rsidRDefault="00411308" w:rsidP="001D7C93">
            <w:pPr>
              <w:rPr>
                <w:b/>
                <w:color w:val="FFFFFF" w:themeColor="background1"/>
              </w:rPr>
            </w:pPr>
            <w:r w:rsidRPr="00A36550">
              <w:rPr>
                <w:b/>
                <w:color w:val="FFFFFF" w:themeColor="background1"/>
              </w:rPr>
              <w:t>Type</w:t>
            </w:r>
          </w:p>
        </w:tc>
        <w:tc>
          <w:tcPr>
            <w:tcW w:w="7112" w:type="dxa"/>
          </w:tcPr>
          <w:p w14:paraId="017DD65D" w14:textId="77777777" w:rsidR="00411308" w:rsidRPr="00E4499D" w:rsidRDefault="00411308" w:rsidP="001D7C93">
            <w:r w:rsidRPr="00E4499D">
              <w:rPr>
                <w:rFonts w:ascii="Calibri" w:hAnsi="Calibri" w:cs="Calibri"/>
              </w:rPr>
              <w:t>Non-Functional (Interoperability, Maintainability)</w:t>
            </w:r>
          </w:p>
        </w:tc>
      </w:tr>
      <w:tr w:rsidR="00411308" w:rsidRPr="00E4499D" w14:paraId="5059C2EA" w14:textId="77777777" w:rsidTr="00A36550">
        <w:tc>
          <w:tcPr>
            <w:tcW w:w="1960" w:type="dxa"/>
            <w:shd w:val="clear" w:color="auto" w:fill="4F81BD" w:themeFill="accent1"/>
            <w:vAlign w:val="center"/>
          </w:tcPr>
          <w:p w14:paraId="265946A7" w14:textId="77777777" w:rsidR="00411308" w:rsidRPr="00A36550" w:rsidRDefault="00411308" w:rsidP="001D7C93">
            <w:pPr>
              <w:rPr>
                <w:b/>
                <w:color w:val="FFFFFF" w:themeColor="background1"/>
              </w:rPr>
            </w:pPr>
            <w:r w:rsidRPr="00A36550">
              <w:rPr>
                <w:b/>
                <w:color w:val="FFFFFF" w:themeColor="background1"/>
              </w:rPr>
              <w:t>Fit Criterion</w:t>
            </w:r>
          </w:p>
        </w:tc>
        <w:tc>
          <w:tcPr>
            <w:tcW w:w="7112" w:type="dxa"/>
          </w:tcPr>
          <w:p w14:paraId="49F8296B" w14:textId="77777777" w:rsidR="00411308" w:rsidRPr="00E4499D" w:rsidRDefault="00411308" w:rsidP="001D7C93">
            <w:pPr>
              <w:autoSpaceDE w:val="0"/>
              <w:autoSpaceDN w:val="0"/>
              <w:adjustRightInd w:val="0"/>
              <w:rPr>
                <w:rFonts w:ascii="Calibri" w:hAnsi="Calibri" w:cs="Calibri"/>
              </w:rPr>
            </w:pPr>
            <w:r w:rsidRPr="00E4499D">
              <w:rPr>
                <w:rFonts w:ascii="Calibri" w:hAnsi="Calibri" w:cs="Calibri"/>
              </w:rPr>
              <w:t>The service can be run as a Web Service</w:t>
            </w:r>
          </w:p>
        </w:tc>
      </w:tr>
      <w:tr w:rsidR="00411308" w:rsidRPr="00E4499D" w14:paraId="5BE2452D" w14:textId="77777777" w:rsidTr="00A36550">
        <w:tc>
          <w:tcPr>
            <w:tcW w:w="1960" w:type="dxa"/>
            <w:shd w:val="clear" w:color="auto" w:fill="4F81BD" w:themeFill="accent1"/>
            <w:vAlign w:val="center"/>
          </w:tcPr>
          <w:p w14:paraId="1E976B11" w14:textId="77777777" w:rsidR="00411308" w:rsidRPr="00A36550" w:rsidRDefault="00411308" w:rsidP="001D7C93">
            <w:pPr>
              <w:rPr>
                <w:b/>
                <w:color w:val="FFFFFF" w:themeColor="background1"/>
              </w:rPr>
            </w:pPr>
            <w:r w:rsidRPr="00A36550">
              <w:rPr>
                <w:b/>
                <w:color w:val="FFFFFF" w:themeColor="background1"/>
              </w:rPr>
              <w:t>Source Partner</w:t>
            </w:r>
          </w:p>
        </w:tc>
        <w:tc>
          <w:tcPr>
            <w:tcW w:w="7112" w:type="dxa"/>
            <w:vAlign w:val="center"/>
          </w:tcPr>
          <w:p w14:paraId="31F33FC5" w14:textId="77777777" w:rsidR="00411308" w:rsidRPr="00E4499D" w:rsidRDefault="00411308" w:rsidP="001D7C93">
            <w:r w:rsidRPr="00E4499D">
              <w:t>CERTH</w:t>
            </w:r>
          </w:p>
        </w:tc>
      </w:tr>
      <w:tr w:rsidR="00411308" w:rsidRPr="00E4499D" w14:paraId="7B395F21" w14:textId="77777777" w:rsidTr="00A36550">
        <w:tc>
          <w:tcPr>
            <w:tcW w:w="1960" w:type="dxa"/>
            <w:shd w:val="clear" w:color="auto" w:fill="4F81BD" w:themeFill="accent1"/>
            <w:vAlign w:val="center"/>
          </w:tcPr>
          <w:p w14:paraId="1284BCAC" w14:textId="77777777" w:rsidR="00411308" w:rsidRPr="00A36550" w:rsidRDefault="00411308" w:rsidP="001D7C93">
            <w:pPr>
              <w:rPr>
                <w:b/>
                <w:color w:val="FFFFFF" w:themeColor="background1"/>
              </w:rPr>
            </w:pPr>
            <w:r w:rsidRPr="00A36550">
              <w:rPr>
                <w:b/>
                <w:color w:val="FFFFFF" w:themeColor="background1"/>
              </w:rPr>
              <w:t>Last Update</w:t>
            </w:r>
          </w:p>
        </w:tc>
        <w:tc>
          <w:tcPr>
            <w:tcW w:w="7112" w:type="dxa"/>
            <w:vAlign w:val="center"/>
          </w:tcPr>
          <w:p w14:paraId="0946C67D" w14:textId="77777777" w:rsidR="00411308" w:rsidRPr="00E4499D" w:rsidRDefault="00411308" w:rsidP="001D7C93">
            <w:pPr>
              <w:keepNext/>
            </w:pPr>
            <w:r w:rsidRPr="00E4499D">
              <w:t>30/11/2018</w:t>
            </w:r>
          </w:p>
        </w:tc>
      </w:tr>
    </w:tbl>
    <w:p w14:paraId="3182F312" w14:textId="77777777" w:rsidR="00411308" w:rsidRPr="00E4499D" w:rsidRDefault="00411308" w:rsidP="003C1B8F">
      <w:pPr>
        <w:rPr>
          <w:rFonts w:cstheme="majorHAnsi"/>
          <w:lang w:eastAsia="it-IT"/>
        </w:rPr>
      </w:pPr>
    </w:p>
    <w:p w14:paraId="16F920C8" w14:textId="77777777" w:rsidR="00411308" w:rsidRPr="00E4499D" w:rsidRDefault="00411308" w:rsidP="003C1B8F">
      <w:pPr>
        <w:rPr>
          <w:rFonts w:cstheme="majorHAnsi"/>
          <w:lang w:eastAsia="it-IT"/>
        </w:rPr>
      </w:pPr>
    </w:p>
    <w:p w14:paraId="70F6F863" w14:textId="77777777" w:rsidR="003C1B8F" w:rsidRPr="00E4499D" w:rsidRDefault="003C1B8F" w:rsidP="003C1B8F">
      <w:pPr>
        <w:rPr>
          <w:rFonts w:cstheme="majorHAnsi"/>
          <w:lang w:eastAsia="it-IT"/>
        </w:rPr>
      </w:pPr>
    </w:p>
    <w:p w14:paraId="4DA3EB18" w14:textId="77777777" w:rsidR="003C1B8F" w:rsidRPr="00E4499D" w:rsidRDefault="003C1B8F" w:rsidP="003C1B8F">
      <w:pPr>
        <w:pStyle w:val="Heading3"/>
      </w:pPr>
      <w:bookmarkStart w:id="103" w:name="_Toc532247302"/>
      <w:r w:rsidRPr="00E4499D">
        <w:t>Multilingual automated translation (</w:t>
      </w:r>
      <w:r w:rsidRPr="00E4499D">
        <w:rPr>
          <w:b w:val="0"/>
          <w:highlight w:val="yellow"/>
        </w:rPr>
        <w:t>SYSTRAN</w:t>
      </w:r>
      <w:r w:rsidRPr="00E4499D">
        <w:t>)</w:t>
      </w:r>
      <w:bookmarkEnd w:id="103"/>
    </w:p>
    <w:p w14:paraId="247EDEBF" w14:textId="77777777" w:rsidR="003C1B8F" w:rsidRPr="00E4499D" w:rsidRDefault="003C1B8F" w:rsidP="003C1B8F">
      <w:pPr>
        <w:rPr>
          <w:lang w:eastAsia="it-IT"/>
        </w:rPr>
      </w:pPr>
      <w:r w:rsidRPr="00E4499D">
        <w:rPr>
          <w:highlight w:val="yellow"/>
          <w:lang w:eastAsia="it-IT"/>
        </w:rPr>
        <w:t>@SYSTRAN: define T6.3 modules and requirements</w:t>
      </w:r>
    </w:p>
    <w:p w14:paraId="323415DC" w14:textId="77777777" w:rsidR="003C1B8F" w:rsidRPr="00E4499D" w:rsidRDefault="003C1B8F" w:rsidP="003C1B8F">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133775E9" w14:textId="77777777" w:rsidR="003C1B8F" w:rsidRPr="00E4499D" w:rsidRDefault="003C1B8F" w:rsidP="003C1B8F">
      <w:pPr>
        <w:rPr>
          <w:rFonts w:cstheme="majorHAnsi"/>
          <w:lang w:eastAsia="it-IT"/>
        </w:rPr>
      </w:pPr>
    </w:p>
    <w:p w14:paraId="51B32F14" w14:textId="77777777" w:rsidR="003C1B8F" w:rsidRPr="00E4499D" w:rsidRDefault="003C1B8F" w:rsidP="003C1B8F">
      <w:pPr>
        <w:pStyle w:val="Heading3"/>
      </w:pPr>
      <w:bookmarkStart w:id="104" w:name="_Toc532247303"/>
      <w:r w:rsidRPr="00E4499D">
        <w:t>Multilingual speech to text (</w:t>
      </w:r>
      <w:r w:rsidRPr="00E4499D">
        <w:rPr>
          <w:b w:val="0"/>
          <w:highlight w:val="yellow"/>
        </w:rPr>
        <w:t>SYSTRAN</w:t>
      </w:r>
      <w:r w:rsidRPr="00E4499D">
        <w:t>)</w:t>
      </w:r>
      <w:bookmarkEnd w:id="104"/>
    </w:p>
    <w:p w14:paraId="6221FE63" w14:textId="77777777" w:rsidR="003C1B8F" w:rsidRPr="00E4499D" w:rsidRDefault="003C1B8F" w:rsidP="003C1B8F">
      <w:pPr>
        <w:rPr>
          <w:lang w:eastAsia="it-IT"/>
        </w:rPr>
      </w:pPr>
      <w:r w:rsidRPr="00E4499D">
        <w:rPr>
          <w:highlight w:val="yellow"/>
          <w:lang w:eastAsia="it-IT"/>
        </w:rPr>
        <w:t>@SYSTRAN: define T6.4 modules and requirements</w:t>
      </w:r>
    </w:p>
    <w:p w14:paraId="4D28F9ED" w14:textId="77777777" w:rsidR="003C1B8F" w:rsidRPr="00E4499D" w:rsidRDefault="003C1B8F" w:rsidP="003C1B8F">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3808CA65" w14:textId="77777777" w:rsidR="003C1B8F" w:rsidRPr="00E4499D" w:rsidRDefault="003C1B8F" w:rsidP="003C1B8F">
      <w:pPr>
        <w:rPr>
          <w:rFonts w:cstheme="majorHAnsi"/>
          <w:lang w:eastAsia="it-IT"/>
        </w:rPr>
      </w:pPr>
    </w:p>
    <w:p w14:paraId="4449619A" w14:textId="77777777" w:rsidR="003C1B8F" w:rsidRPr="00E4499D" w:rsidRDefault="003C1B8F" w:rsidP="003C1B8F">
      <w:pPr>
        <w:pStyle w:val="Heading3"/>
      </w:pPr>
      <w:bookmarkStart w:id="105" w:name="_Toc532247304"/>
      <w:r w:rsidRPr="00E4499D">
        <w:lastRenderedPageBreak/>
        <w:t>Illegal trafficking trend analysis (</w:t>
      </w:r>
      <w:r w:rsidRPr="00E4499D">
        <w:rPr>
          <w:b w:val="0"/>
          <w:highlight w:val="yellow"/>
        </w:rPr>
        <w:t>TIU-JADS, CERTH</w:t>
      </w:r>
      <w:r w:rsidRPr="00E4499D">
        <w:t>)</w:t>
      </w:r>
      <w:bookmarkEnd w:id="105"/>
    </w:p>
    <w:p w14:paraId="4E3233C6" w14:textId="22E8F260" w:rsidR="003C1B8F" w:rsidRPr="00E4499D" w:rsidDel="00933691" w:rsidRDefault="003C1B8F" w:rsidP="003C1B8F">
      <w:pPr>
        <w:rPr>
          <w:del w:id="106" w:author="Microsoft Office User" w:date="2019-01-23T16:05:00Z"/>
          <w:lang w:eastAsia="it-IT"/>
        </w:rPr>
      </w:pPr>
      <w:del w:id="107" w:author="Microsoft Office User" w:date="2019-01-23T16:04:00Z">
        <w:r w:rsidRPr="00E4499D" w:rsidDel="00933691">
          <w:rPr>
            <w:highlight w:val="yellow"/>
            <w:lang w:eastAsia="it-IT"/>
          </w:rPr>
          <w:delText>@</w:delText>
        </w:r>
        <w:r w:rsidRPr="00E4499D" w:rsidDel="00933691">
          <w:rPr>
            <w:b/>
            <w:highlight w:val="yellow"/>
          </w:rPr>
          <w:delText xml:space="preserve"> </w:delText>
        </w:r>
        <w:r w:rsidRPr="00E4499D" w:rsidDel="00933691">
          <w:rPr>
            <w:b/>
            <w:highlight w:val="yellow"/>
            <w:lang w:eastAsia="it-IT"/>
          </w:rPr>
          <w:delText>TIU-JADS, CERTH</w:delText>
        </w:r>
        <w:r w:rsidRPr="00E4499D" w:rsidDel="00933691">
          <w:rPr>
            <w:highlight w:val="yellow"/>
            <w:lang w:eastAsia="it-IT"/>
          </w:rPr>
          <w:delText>: define T6.5 modules and requirements</w:delText>
        </w:r>
      </w:del>
      <w:ins w:id="108" w:author="Microsoft Office User" w:date="2019-01-23T16:04:00Z">
        <w:r w:rsidR="00933691">
          <w:rPr>
            <w:highlight w:val="yellow"/>
            <w:lang w:eastAsia="it-IT"/>
          </w:rPr>
          <w:t>The non-functional re</w:t>
        </w:r>
      </w:ins>
      <w:ins w:id="109" w:author="Microsoft Office User" w:date="2019-01-23T16:05:00Z">
        <w:r w:rsidR="00933691">
          <w:rPr>
            <w:highlight w:val="yellow"/>
            <w:lang w:eastAsia="it-IT"/>
          </w:rPr>
          <w:t>quirements for this module were defined as baselines in the scope of T5.1 (see Sec. 4.3.1).</w:t>
        </w:r>
      </w:ins>
      <w:bookmarkStart w:id="110" w:name="_GoBack"/>
      <w:bookmarkEnd w:id="110"/>
    </w:p>
    <w:p w14:paraId="76F9232B" w14:textId="1EE38CC0" w:rsidR="003C1B8F" w:rsidRPr="00E4499D" w:rsidDel="00933691" w:rsidRDefault="003C1B8F" w:rsidP="003C1B8F">
      <w:pPr>
        <w:pStyle w:val="Heading4"/>
        <w:tabs>
          <w:tab w:val="clear" w:pos="907"/>
        </w:tabs>
        <w:spacing w:line="276" w:lineRule="auto"/>
        <w:ind w:left="864" w:hanging="864"/>
        <w:rPr>
          <w:del w:id="111" w:author="Microsoft Office User" w:date="2019-01-23T16:05:00Z"/>
          <w:rFonts w:cstheme="majorHAnsi"/>
        </w:rPr>
      </w:pPr>
      <w:del w:id="112" w:author="Microsoft Office User" w:date="2019-01-23T16:05:00Z">
        <w:r w:rsidRPr="00E4499D" w:rsidDel="00933691">
          <w:rPr>
            <w:rFonts w:cstheme="majorHAnsi"/>
            <w:highlight w:val="yellow"/>
          </w:rPr>
          <w:delText>&lt;Module_Name&gt; - &lt;Requirement_Name&gt;</w:delText>
        </w:r>
        <w:r w:rsidRPr="00E4499D" w:rsidDel="00933691">
          <w:rPr>
            <w:rFonts w:cstheme="majorHAnsi"/>
          </w:rPr>
          <w:delText xml:space="preserve"> </w:delText>
        </w:r>
      </w:del>
    </w:p>
    <w:p w14:paraId="4EC72C92" w14:textId="77777777" w:rsidR="003C1B8F" w:rsidRPr="00E4499D" w:rsidRDefault="003C1B8F" w:rsidP="003C1B8F">
      <w:pPr>
        <w:rPr>
          <w:rFonts w:cstheme="majorHAnsi"/>
          <w:lang w:eastAsia="it-IT"/>
        </w:rPr>
      </w:pPr>
    </w:p>
    <w:p w14:paraId="4A05B1EF" w14:textId="77777777" w:rsidR="003C1B8F" w:rsidRPr="00E4499D" w:rsidRDefault="003C1B8F" w:rsidP="003C1B8F">
      <w:pPr>
        <w:pStyle w:val="Heading3"/>
      </w:pPr>
      <w:bookmarkStart w:id="113" w:name="_Toc532247305"/>
      <w:r w:rsidRPr="00E4499D">
        <w:t>Visual Indexing (</w:t>
      </w:r>
      <w:r w:rsidRPr="00E4499D">
        <w:rPr>
          <w:b w:val="0"/>
          <w:highlight w:val="yellow"/>
        </w:rPr>
        <w:t>CERTH</w:t>
      </w:r>
      <w:r w:rsidRPr="00E4499D">
        <w:t>)</w:t>
      </w:r>
      <w:bookmarkEnd w:id="113"/>
    </w:p>
    <w:p w14:paraId="5787EFF2" w14:textId="77777777" w:rsidR="003C1B8F" w:rsidRPr="00E4499D" w:rsidRDefault="003C1B8F" w:rsidP="003C1B8F">
      <w:pPr>
        <w:rPr>
          <w:lang w:eastAsia="it-IT"/>
        </w:rPr>
      </w:pPr>
      <w:r w:rsidRPr="00E4499D">
        <w:rPr>
          <w:highlight w:val="yellow"/>
          <w:lang w:eastAsia="it-IT"/>
        </w:rPr>
        <w:t>@</w:t>
      </w:r>
      <w:r w:rsidRPr="00E4499D">
        <w:rPr>
          <w:b/>
          <w:highlight w:val="yellow"/>
        </w:rPr>
        <w:t xml:space="preserve"> </w:t>
      </w:r>
      <w:r w:rsidRPr="00E4499D">
        <w:rPr>
          <w:b/>
          <w:highlight w:val="yellow"/>
          <w:lang w:eastAsia="it-IT"/>
        </w:rPr>
        <w:t>CERTH</w:t>
      </w:r>
      <w:r w:rsidRPr="00E4499D">
        <w:rPr>
          <w:highlight w:val="yellow"/>
          <w:lang w:eastAsia="it-IT"/>
        </w:rPr>
        <w:t>: define T6.6 modules and requirements</w:t>
      </w:r>
    </w:p>
    <w:p w14:paraId="150CF3C1" w14:textId="76DA9C13" w:rsidR="003C1B8F" w:rsidRPr="00E4499D" w:rsidRDefault="0044001A" w:rsidP="003C1B8F">
      <w:pPr>
        <w:pStyle w:val="Heading4"/>
        <w:tabs>
          <w:tab w:val="clear" w:pos="907"/>
        </w:tabs>
        <w:spacing w:line="276" w:lineRule="auto"/>
        <w:ind w:left="864" w:hanging="864"/>
        <w:rPr>
          <w:rFonts w:cstheme="majorHAnsi"/>
        </w:rPr>
      </w:pPr>
      <w:r w:rsidRPr="00E4499D">
        <w:rPr>
          <w:rFonts w:cstheme="majorHAnsi"/>
          <w:highlight w:val="yellow"/>
        </w:rPr>
        <w:t>Video and Image Indexing module</w:t>
      </w:r>
      <w:r w:rsidR="003C1B8F" w:rsidRPr="00E4499D">
        <w:rPr>
          <w:rFonts w:cstheme="majorHAnsi"/>
          <w:highlight w:val="yellow"/>
        </w:rPr>
        <w:t xml:space="preserve"> </w:t>
      </w:r>
    </w:p>
    <w:p w14:paraId="48567F2B" w14:textId="5F8B0353" w:rsidR="0044001A" w:rsidRPr="00E4499D" w:rsidRDefault="0044001A" w:rsidP="003C1B8F">
      <w:pPr>
        <w:rPr>
          <w:rFonts w:cstheme="majorHAnsi"/>
          <w:lang w:eastAsia="it-IT"/>
        </w:rPr>
      </w:pPr>
    </w:p>
    <w:p w14:paraId="730B70A6" w14:textId="2DE07C9A" w:rsidR="00AA4EA2" w:rsidRPr="00E4499D" w:rsidRDefault="00AA4EA2" w:rsidP="003C1B8F">
      <w:pPr>
        <w:rPr>
          <w:rFonts w:cstheme="majorHAnsi"/>
          <w:lang w:eastAsia="it-IT"/>
        </w:rPr>
      </w:pPr>
      <w:r w:rsidRPr="00E4499D">
        <w:rPr>
          <w:rFonts w:cstheme="majorHAnsi"/>
          <w:b/>
          <w:i/>
        </w:rPr>
        <w:t>Video and Image Indexing module – Time efficiency</w:t>
      </w:r>
    </w:p>
    <w:tbl>
      <w:tblPr>
        <w:tblStyle w:val="TableGrid"/>
        <w:tblW w:w="9072" w:type="dxa"/>
        <w:tblInd w:w="108" w:type="dxa"/>
        <w:tblLayout w:type="fixed"/>
        <w:tblLook w:val="04A0" w:firstRow="1" w:lastRow="0" w:firstColumn="1" w:lastColumn="0" w:noHBand="0" w:noVBand="1"/>
      </w:tblPr>
      <w:tblGrid>
        <w:gridCol w:w="1843"/>
        <w:gridCol w:w="7229"/>
      </w:tblGrid>
      <w:tr w:rsidR="00AA4EA2" w:rsidRPr="00E4499D" w14:paraId="543AB38E" w14:textId="77777777" w:rsidTr="00A36550">
        <w:tc>
          <w:tcPr>
            <w:tcW w:w="1843" w:type="dxa"/>
            <w:shd w:val="clear" w:color="auto" w:fill="4F81BD" w:themeFill="accent1"/>
            <w:vAlign w:val="center"/>
          </w:tcPr>
          <w:p w14:paraId="6AAA3B01" w14:textId="77777777" w:rsidR="00AA4EA2" w:rsidRPr="00A36550" w:rsidRDefault="00AA4EA2" w:rsidP="001D7C93">
            <w:pPr>
              <w:jc w:val="left"/>
              <w:rPr>
                <w:b/>
                <w:color w:val="FFFFFF" w:themeColor="background1"/>
              </w:rPr>
            </w:pPr>
            <w:r w:rsidRPr="00A36550">
              <w:rPr>
                <w:b/>
                <w:color w:val="FFFFFF" w:themeColor="background1"/>
                <w:lang w:eastAsia="it-IT"/>
              </w:rPr>
              <w:t>Description</w:t>
            </w:r>
          </w:p>
        </w:tc>
        <w:tc>
          <w:tcPr>
            <w:tcW w:w="7229" w:type="dxa"/>
            <w:vAlign w:val="center"/>
          </w:tcPr>
          <w:p w14:paraId="1FA691F9" w14:textId="77777777" w:rsidR="00AA4EA2" w:rsidRPr="00E4499D" w:rsidRDefault="00AA4EA2" w:rsidP="001D7C93">
            <w:r w:rsidRPr="00E4499D">
              <w:rPr>
                <w:lang w:eastAsia="it-IT"/>
              </w:rPr>
              <w:t>The process of retrieval of similar visual content (both video and image) shall be executed in a short period of time. (</w:t>
            </w:r>
            <w:r w:rsidRPr="00E4499D">
              <w:rPr>
                <w:lang w:eastAsia="zh-CN"/>
              </w:rPr>
              <w:t>Performance</w:t>
            </w:r>
            <w:r w:rsidRPr="00E4499D">
              <w:rPr>
                <w:lang w:eastAsia="it-IT"/>
              </w:rPr>
              <w:t>)</w:t>
            </w:r>
          </w:p>
        </w:tc>
      </w:tr>
      <w:tr w:rsidR="00AA4EA2" w:rsidRPr="00E4499D" w14:paraId="51F95F5D" w14:textId="77777777" w:rsidTr="00A36550">
        <w:tc>
          <w:tcPr>
            <w:tcW w:w="1843" w:type="dxa"/>
            <w:shd w:val="clear" w:color="auto" w:fill="4F81BD" w:themeFill="accent1"/>
            <w:vAlign w:val="center"/>
          </w:tcPr>
          <w:p w14:paraId="6B072DF8" w14:textId="77777777" w:rsidR="00AA4EA2" w:rsidRPr="00A36550" w:rsidRDefault="00AA4EA2" w:rsidP="001D7C93">
            <w:pPr>
              <w:jc w:val="left"/>
              <w:rPr>
                <w:b/>
                <w:color w:val="FFFFFF" w:themeColor="background1"/>
              </w:rPr>
            </w:pPr>
            <w:r w:rsidRPr="00A36550">
              <w:rPr>
                <w:b/>
                <w:color w:val="FFFFFF" w:themeColor="background1"/>
                <w:lang w:eastAsia="it-IT"/>
              </w:rPr>
              <w:t>Type</w:t>
            </w:r>
          </w:p>
        </w:tc>
        <w:tc>
          <w:tcPr>
            <w:tcW w:w="7229" w:type="dxa"/>
            <w:vAlign w:val="center"/>
          </w:tcPr>
          <w:p w14:paraId="0D7B65B4" w14:textId="77777777" w:rsidR="00AA4EA2" w:rsidRPr="00E4499D" w:rsidRDefault="00AA4EA2" w:rsidP="001D7C93">
            <w:r w:rsidRPr="00E4499D">
              <w:rPr>
                <w:lang w:eastAsia="it-IT"/>
              </w:rPr>
              <w:t>Non-Functional</w:t>
            </w:r>
          </w:p>
        </w:tc>
      </w:tr>
      <w:tr w:rsidR="00AA4EA2" w:rsidRPr="00E4499D" w14:paraId="4951C4FE" w14:textId="77777777" w:rsidTr="00A36550">
        <w:tc>
          <w:tcPr>
            <w:tcW w:w="1843" w:type="dxa"/>
            <w:shd w:val="clear" w:color="auto" w:fill="4F81BD" w:themeFill="accent1"/>
            <w:vAlign w:val="center"/>
          </w:tcPr>
          <w:p w14:paraId="66CC5CBB" w14:textId="77777777" w:rsidR="00AA4EA2" w:rsidRPr="00A36550" w:rsidRDefault="00AA4EA2" w:rsidP="001D7C93">
            <w:pPr>
              <w:jc w:val="left"/>
              <w:rPr>
                <w:b/>
                <w:color w:val="FFFFFF" w:themeColor="background1"/>
              </w:rPr>
            </w:pPr>
            <w:r w:rsidRPr="00A36550">
              <w:rPr>
                <w:b/>
                <w:color w:val="FFFFFF" w:themeColor="background1"/>
                <w:lang w:eastAsia="it-IT"/>
              </w:rPr>
              <w:t>Fit Criterion</w:t>
            </w:r>
          </w:p>
        </w:tc>
        <w:tc>
          <w:tcPr>
            <w:tcW w:w="7229" w:type="dxa"/>
            <w:vAlign w:val="center"/>
          </w:tcPr>
          <w:p w14:paraId="490E6BFE" w14:textId="77777777" w:rsidR="00AA4EA2" w:rsidRPr="00E4499D" w:rsidRDefault="00AA4EA2" w:rsidP="001D7C93">
            <w:r w:rsidRPr="00E4499D">
              <w:rPr>
                <w:lang w:eastAsia="it-IT"/>
              </w:rPr>
              <w:t>The time-consumption is affected directly from the size of the dataset</w:t>
            </w:r>
          </w:p>
        </w:tc>
      </w:tr>
      <w:tr w:rsidR="00AA4EA2" w:rsidRPr="00E4499D" w14:paraId="13669604" w14:textId="77777777" w:rsidTr="00A36550">
        <w:tc>
          <w:tcPr>
            <w:tcW w:w="1843" w:type="dxa"/>
            <w:shd w:val="clear" w:color="auto" w:fill="4F81BD" w:themeFill="accent1"/>
            <w:vAlign w:val="center"/>
          </w:tcPr>
          <w:p w14:paraId="60FF1651" w14:textId="77777777" w:rsidR="00AA4EA2" w:rsidRPr="00A36550" w:rsidRDefault="00AA4EA2" w:rsidP="001D7C93">
            <w:pPr>
              <w:jc w:val="left"/>
              <w:rPr>
                <w:b/>
                <w:color w:val="FFFFFF" w:themeColor="background1"/>
              </w:rPr>
            </w:pPr>
            <w:r w:rsidRPr="00A36550">
              <w:rPr>
                <w:b/>
                <w:color w:val="FFFFFF" w:themeColor="background1"/>
                <w:lang w:eastAsia="it-IT"/>
              </w:rPr>
              <w:t>Source Partner</w:t>
            </w:r>
          </w:p>
        </w:tc>
        <w:tc>
          <w:tcPr>
            <w:tcW w:w="7229" w:type="dxa"/>
            <w:vAlign w:val="center"/>
          </w:tcPr>
          <w:p w14:paraId="35081DA8" w14:textId="77777777" w:rsidR="00AA4EA2" w:rsidRPr="00E4499D" w:rsidRDefault="00AA4EA2" w:rsidP="001D7C93">
            <w:r w:rsidRPr="00E4499D">
              <w:rPr>
                <w:lang w:eastAsia="it-IT"/>
              </w:rPr>
              <w:t>CERTH</w:t>
            </w:r>
          </w:p>
        </w:tc>
      </w:tr>
      <w:tr w:rsidR="00AA4EA2" w:rsidRPr="00E4499D" w14:paraId="6ED2F394" w14:textId="77777777" w:rsidTr="00A36550">
        <w:tc>
          <w:tcPr>
            <w:tcW w:w="1843" w:type="dxa"/>
            <w:shd w:val="clear" w:color="auto" w:fill="4F81BD" w:themeFill="accent1"/>
            <w:vAlign w:val="center"/>
          </w:tcPr>
          <w:p w14:paraId="6195E514" w14:textId="77777777" w:rsidR="00AA4EA2" w:rsidRPr="00A36550" w:rsidRDefault="00AA4EA2" w:rsidP="001D7C93">
            <w:pPr>
              <w:jc w:val="left"/>
              <w:rPr>
                <w:b/>
                <w:color w:val="FFFFFF" w:themeColor="background1"/>
              </w:rPr>
            </w:pPr>
            <w:r w:rsidRPr="00A36550">
              <w:rPr>
                <w:b/>
                <w:color w:val="FFFFFF" w:themeColor="background1"/>
                <w:lang w:eastAsia="it-IT"/>
              </w:rPr>
              <w:t>Last Update</w:t>
            </w:r>
          </w:p>
        </w:tc>
        <w:tc>
          <w:tcPr>
            <w:tcW w:w="7229" w:type="dxa"/>
            <w:vAlign w:val="center"/>
          </w:tcPr>
          <w:p w14:paraId="4E8210FF" w14:textId="77777777" w:rsidR="00AA4EA2" w:rsidRPr="00E4499D" w:rsidRDefault="00AA4EA2" w:rsidP="001D7C93">
            <w:pPr>
              <w:keepNext/>
            </w:pPr>
            <w:r w:rsidRPr="00E4499D">
              <w:rPr>
                <w:rFonts w:cs="Calibri"/>
                <w:lang w:eastAsia="it-IT"/>
              </w:rPr>
              <w:t>6/12/2018</w:t>
            </w:r>
          </w:p>
        </w:tc>
      </w:tr>
    </w:tbl>
    <w:p w14:paraId="6B5DAD86" w14:textId="77777777" w:rsidR="00AA4EA2" w:rsidRPr="00E4499D" w:rsidRDefault="00AA4EA2" w:rsidP="003C1B8F">
      <w:pPr>
        <w:rPr>
          <w:rFonts w:cstheme="majorHAnsi"/>
          <w:lang w:eastAsia="it-IT"/>
        </w:rPr>
      </w:pPr>
    </w:p>
    <w:p w14:paraId="5A843F7B" w14:textId="77777777" w:rsidR="003C1B8F" w:rsidRPr="00E4499D" w:rsidRDefault="003C1B8F" w:rsidP="003C1B8F">
      <w:pPr>
        <w:pStyle w:val="Heading2"/>
      </w:pPr>
      <w:bookmarkStart w:id="114" w:name="_Toc532247306"/>
      <w:r w:rsidRPr="00E4499D">
        <w:t>Knowledge generation and reasoning</w:t>
      </w:r>
      <w:bookmarkEnd w:id="114"/>
    </w:p>
    <w:p w14:paraId="1E842A07" w14:textId="77777777" w:rsidR="003C1B8F" w:rsidRPr="00E4499D" w:rsidRDefault="003C1B8F" w:rsidP="003C1B8F">
      <w:pPr>
        <w:rPr>
          <w:rFonts w:cs="Arial"/>
          <w:szCs w:val="20"/>
        </w:rPr>
      </w:pPr>
    </w:p>
    <w:p w14:paraId="4F4D07F0" w14:textId="77777777" w:rsidR="003C1B8F" w:rsidRPr="00E4499D" w:rsidRDefault="003C1B8F" w:rsidP="003C1B8F">
      <w:pPr>
        <w:pStyle w:val="Heading3"/>
      </w:pPr>
      <w:bookmarkStart w:id="115" w:name="_Toc532247307"/>
      <w:r w:rsidRPr="00E4499D">
        <w:t>Knowledge modelling for illegal trafficking (</w:t>
      </w:r>
      <w:r w:rsidRPr="00E4499D">
        <w:rPr>
          <w:b w:val="0"/>
          <w:highlight w:val="yellow"/>
        </w:rPr>
        <w:t>EXPSYS, ENG</w:t>
      </w:r>
      <w:r w:rsidRPr="00E4499D">
        <w:t>)</w:t>
      </w:r>
      <w:bookmarkEnd w:id="115"/>
    </w:p>
    <w:p w14:paraId="163E812A" w14:textId="77777777" w:rsidR="003C1B8F" w:rsidRPr="00E4499D" w:rsidRDefault="003C1B8F" w:rsidP="003C1B8F">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76EDEDB7" w14:textId="7B6C2206" w:rsidR="003C1B8F" w:rsidRPr="00E4499D" w:rsidRDefault="003C1B8F" w:rsidP="003C1B8F">
      <w:pPr>
        <w:rPr>
          <w:rFonts w:cstheme="majorHAnsi"/>
          <w:lang w:eastAsia="it-IT"/>
        </w:rPr>
      </w:pPr>
    </w:p>
    <w:p w14:paraId="548B82F6" w14:textId="77777777" w:rsidR="00B97075" w:rsidRPr="00E4499D" w:rsidRDefault="00B97075" w:rsidP="00B97075">
      <w:pPr>
        <w:pStyle w:val="Heading4"/>
        <w:numPr>
          <w:ilvl w:val="0"/>
          <w:numId w:val="0"/>
        </w:numPr>
        <w:spacing w:line="276" w:lineRule="auto"/>
        <w:ind w:left="864"/>
        <w:rPr>
          <w:rFonts w:cstheme="majorHAnsi"/>
          <w:lang w:eastAsia="it-IT"/>
        </w:rPr>
      </w:pPr>
      <w:bookmarkStart w:id="116" w:name="_Hlk532993307"/>
      <w:r w:rsidRPr="00E4499D">
        <w:t>Knowledge modelling</w:t>
      </w:r>
      <w:bookmarkEnd w:id="116"/>
      <w:r w:rsidRPr="00E4499D">
        <w:t xml:space="preserve"> </w:t>
      </w:r>
    </w:p>
    <w:p w14:paraId="072BF99A" w14:textId="77777777" w:rsidR="00B97075" w:rsidRPr="00E4499D" w:rsidRDefault="00B97075" w:rsidP="00B97075">
      <w:pPr>
        <w:rPr>
          <w:rFonts w:cstheme="majorHAnsi"/>
          <w:lang w:eastAsia="it-IT"/>
        </w:rPr>
      </w:pPr>
    </w:p>
    <w:p w14:paraId="3D134171" w14:textId="77777777" w:rsidR="00B97075" w:rsidRPr="00E4499D" w:rsidRDefault="00B97075" w:rsidP="00B97075">
      <w:pPr>
        <w:rPr>
          <w:rFonts w:cstheme="majorHAnsi"/>
          <w:b/>
          <w:i/>
          <w:lang w:eastAsia="it-IT"/>
        </w:rPr>
      </w:pPr>
      <w:r w:rsidRPr="00E4499D">
        <w:rPr>
          <w:rFonts w:cstheme="majorHAnsi"/>
          <w:b/>
          <w:i/>
        </w:rPr>
        <w:t xml:space="preserve">   Knowledge modelling – standard</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E4499D" w14:paraId="48BEC74B" w14:textId="77777777" w:rsidTr="00A36550">
        <w:tc>
          <w:tcPr>
            <w:tcW w:w="1975" w:type="dxa"/>
            <w:shd w:val="clear" w:color="auto" w:fill="4F81BD" w:themeFill="accent1"/>
            <w:vAlign w:val="center"/>
          </w:tcPr>
          <w:p w14:paraId="26C2643E"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0A8C7059" w14:textId="77777777" w:rsidR="00B97075" w:rsidRPr="00E4499D" w:rsidRDefault="00B97075" w:rsidP="001E51D3">
            <w:r w:rsidRPr="00E4499D">
              <w:t>REQ- XXX</w:t>
            </w:r>
          </w:p>
        </w:tc>
      </w:tr>
      <w:tr w:rsidR="00B97075" w:rsidRPr="00E4499D" w14:paraId="6E55F923" w14:textId="77777777" w:rsidTr="00A36550">
        <w:tc>
          <w:tcPr>
            <w:tcW w:w="1975" w:type="dxa"/>
            <w:shd w:val="clear" w:color="auto" w:fill="4F81BD" w:themeFill="accent1"/>
            <w:vAlign w:val="center"/>
          </w:tcPr>
          <w:p w14:paraId="59F07497"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78B5B7B8" w14:textId="77777777" w:rsidR="00B97075" w:rsidRPr="00E4499D" w:rsidRDefault="00B97075" w:rsidP="001E51D3"/>
        </w:tc>
      </w:tr>
      <w:tr w:rsidR="00B97075" w:rsidRPr="00E4499D" w14:paraId="44905935" w14:textId="77777777" w:rsidTr="00A36550">
        <w:tc>
          <w:tcPr>
            <w:tcW w:w="1975" w:type="dxa"/>
            <w:shd w:val="clear" w:color="auto" w:fill="4F81BD" w:themeFill="accent1"/>
            <w:vAlign w:val="center"/>
          </w:tcPr>
          <w:p w14:paraId="7343B81C"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vAlign w:val="center"/>
          </w:tcPr>
          <w:p w14:paraId="07FB08E1" w14:textId="77777777" w:rsidR="00B97075" w:rsidRPr="00E4499D" w:rsidRDefault="00B97075" w:rsidP="001E51D3">
            <w:r w:rsidRPr="00E4499D">
              <w:t xml:space="preserve">Ontologies </w:t>
            </w:r>
            <w:r w:rsidRPr="00E4499D">
              <w:rPr>
                <w:b/>
              </w:rPr>
              <w:t>MUST</w:t>
            </w:r>
            <w:r w:rsidRPr="00E4499D">
              <w:t xml:space="preserve"> be modelled using the main standard</w:t>
            </w:r>
          </w:p>
        </w:tc>
      </w:tr>
      <w:tr w:rsidR="00B97075" w:rsidRPr="00E4499D" w14:paraId="202FE3F9" w14:textId="77777777" w:rsidTr="00A36550">
        <w:tc>
          <w:tcPr>
            <w:tcW w:w="1975" w:type="dxa"/>
            <w:shd w:val="clear" w:color="auto" w:fill="4F81BD" w:themeFill="accent1"/>
            <w:vAlign w:val="center"/>
          </w:tcPr>
          <w:p w14:paraId="70BB2C4E"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579F954F" w14:textId="77777777" w:rsidR="00B97075" w:rsidRPr="00E4499D" w:rsidRDefault="00B97075" w:rsidP="001E51D3">
            <w:r w:rsidRPr="00E4499D">
              <w:rPr>
                <w:noProof/>
              </w:rPr>
              <w:t>Non-Functional (Interoperability)</w:t>
            </w:r>
          </w:p>
        </w:tc>
      </w:tr>
      <w:tr w:rsidR="00B97075" w:rsidRPr="00E4499D" w14:paraId="2AE3352D" w14:textId="77777777" w:rsidTr="00A36550">
        <w:tc>
          <w:tcPr>
            <w:tcW w:w="1975" w:type="dxa"/>
            <w:shd w:val="clear" w:color="auto" w:fill="4F81BD" w:themeFill="accent1"/>
            <w:vAlign w:val="center"/>
          </w:tcPr>
          <w:p w14:paraId="68498CFD"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68B2B554" w14:textId="77777777" w:rsidR="00B97075" w:rsidRPr="00E4499D" w:rsidRDefault="00B97075" w:rsidP="001E51D3">
            <w:r w:rsidRPr="00E4499D">
              <w:t>Inputs of inference and reasoning tools must have access to the ontologies</w:t>
            </w:r>
          </w:p>
        </w:tc>
      </w:tr>
      <w:tr w:rsidR="00B97075" w:rsidRPr="00E4499D" w14:paraId="456144B8" w14:textId="77777777" w:rsidTr="00A36550">
        <w:tc>
          <w:tcPr>
            <w:tcW w:w="1975" w:type="dxa"/>
            <w:shd w:val="clear" w:color="auto" w:fill="4F81BD" w:themeFill="accent1"/>
            <w:vAlign w:val="center"/>
          </w:tcPr>
          <w:p w14:paraId="697BDB22"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lastRenderedPageBreak/>
              <w:t>Use Case &amp; Scenario</w:t>
            </w:r>
          </w:p>
        </w:tc>
        <w:tc>
          <w:tcPr>
            <w:tcW w:w="7097" w:type="dxa"/>
          </w:tcPr>
          <w:p w14:paraId="4F9294BF" w14:textId="77777777" w:rsidR="00B97075" w:rsidRPr="00E4499D" w:rsidRDefault="00B97075" w:rsidP="001E51D3"/>
        </w:tc>
      </w:tr>
      <w:tr w:rsidR="00B97075" w:rsidRPr="00E4499D" w14:paraId="21861203" w14:textId="77777777" w:rsidTr="00A36550">
        <w:tc>
          <w:tcPr>
            <w:tcW w:w="1975" w:type="dxa"/>
            <w:shd w:val="clear" w:color="auto" w:fill="4F81BD" w:themeFill="accent1"/>
            <w:vAlign w:val="center"/>
          </w:tcPr>
          <w:p w14:paraId="3F961ECF"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7D28CE7A" w14:textId="77777777" w:rsidR="00B97075" w:rsidRPr="00E4499D" w:rsidRDefault="00B97075" w:rsidP="001E51D3">
            <w:r w:rsidRPr="00E4499D">
              <w:t>EXPSYS</w:t>
            </w:r>
          </w:p>
        </w:tc>
      </w:tr>
      <w:tr w:rsidR="00B97075" w:rsidRPr="00E4499D" w14:paraId="0F4E325C" w14:textId="77777777" w:rsidTr="00A36550">
        <w:tc>
          <w:tcPr>
            <w:tcW w:w="1975" w:type="dxa"/>
            <w:shd w:val="clear" w:color="auto" w:fill="4F81BD" w:themeFill="accent1"/>
            <w:vAlign w:val="center"/>
          </w:tcPr>
          <w:p w14:paraId="2F6DC1F3"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20B65E59" w14:textId="77777777" w:rsidR="00B97075" w:rsidRPr="00E4499D" w:rsidRDefault="00B97075" w:rsidP="001E51D3">
            <w:r w:rsidRPr="00E4499D">
              <w:t>19/12/2018</w:t>
            </w:r>
          </w:p>
        </w:tc>
      </w:tr>
    </w:tbl>
    <w:p w14:paraId="45EEA579" w14:textId="77777777" w:rsidR="00B97075" w:rsidRPr="00E4499D" w:rsidRDefault="00B97075" w:rsidP="00B97075">
      <w:pPr>
        <w:rPr>
          <w:rFonts w:cstheme="majorHAnsi"/>
          <w:lang w:eastAsia="it-IT"/>
        </w:rPr>
      </w:pPr>
    </w:p>
    <w:p w14:paraId="6F4EF9AE" w14:textId="77777777" w:rsidR="00B97075" w:rsidRPr="00E4499D" w:rsidRDefault="00B97075" w:rsidP="00B97075">
      <w:pPr>
        <w:rPr>
          <w:rFonts w:cstheme="majorHAnsi"/>
          <w:lang w:eastAsia="it-IT"/>
        </w:rPr>
      </w:pPr>
    </w:p>
    <w:p w14:paraId="7E622D0C" w14:textId="77777777" w:rsidR="00B97075" w:rsidRPr="00E4499D" w:rsidRDefault="00B97075" w:rsidP="003C1B8F">
      <w:pPr>
        <w:rPr>
          <w:rFonts w:cstheme="majorHAnsi"/>
          <w:lang w:eastAsia="it-IT"/>
        </w:rPr>
      </w:pPr>
    </w:p>
    <w:p w14:paraId="07484AD9" w14:textId="77777777" w:rsidR="00B97075" w:rsidRPr="00E4499D" w:rsidRDefault="00B97075" w:rsidP="003C1B8F">
      <w:pPr>
        <w:rPr>
          <w:rFonts w:cstheme="majorHAnsi"/>
          <w:lang w:eastAsia="it-IT"/>
        </w:rPr>
      </w:pPr>
    </w:p>
    <w:p w14:paraId="20C56DEF" w14:textId="77777777" w:rsidR="003C1B8F" w:rsidRPr="00E4499D" w:rsidRDefault="003C1B8F" w:rsidP="003C1B8F">
      <w:pPr>
        <w:pStyle w:val="Heading3"/>
      </w:pPr>
      <w:bookmarkStart w:id="117" w:name="_Toc532247308"/>
      <w:r w:rsidRPr="00E4499D">
        <w:t>Black markets and illegal shops and products tracking (</w:t>
      </w:r>
      <w:r w:rsidRPr="00E4499D">
        <w:rPr>
          <w:b w:val="0"/>
          <w:highlight w:val="yellow"/>
        </w:rPr>
        <w:t>EXPSYS, ENG, AIT</w:t>
      </w:r>
      <w:r w:rsidRPr="00E4499D">
        <w:t>)</w:t>
      </w:r>
      <w:bookmarkEnd w:id="117"/>
    </w:p>
    <w:p w14:paraId="51172564" w14:textId="4B5295FF" w:rsidR="003C1B8F" w:rsidRPr="00E4499D" w:rsidRDefault="003C1B8F" w:rsidP="003C1B8F">
      <w:pPr>
        <w:rPr>
          <w:lang w:eastAsia="it-IT"/>
        </w:rPr>
      </w:pPr>
    </w:p>
    <w:p w14:paraId="000256AE" w14:textId="77777777" w:rsidR="003C1B8F" w:rsidRPr="00E4499D" w:rsidRDefault="003C1B8F" w:rsidP="003C1B8F">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74C41385" w14:textId="6628252E" w:rsidR="003C1B8F" w:rsidRPr="00E4499D" w:rsidRDefault="003C1B8F" w:rsidP="003C1B8F">
      <w:pPr>
        <w:rPr>
          <w:rFonts w:cstheme="majorHAnsi"/>
          <w:lang w:eastAsia="it-IT"/>
        </w:rPr>
      </w:pPr>
    </w:p>
    <w:p w14:paraId="568E20E8" w14:textId="77777777" w:rsidR="00B97075" w:rsidRPr="00E4499D" w:rsidRDefault="00B97075" w:rsidP="00B97075">
      <w:pPr>
        <w:rPr>
          <w:rFonts w:cstheme="majorHAnsi"/>
          <w:b/>
          <w:i/>
          <w:lang w:eastAsia="it-IT"/>
        </w:rPr>
      </w:pPr>
      <w:r w:rsidRPr="00E4499D">
        <w:rPr>
          <w:rFonts w:cstheme="majorHAnsi"/>
          <w:b/>
          <w:i/>
        </w:rPr>
        <w:t xml:space="preserve">   </w:t>
      </w:r>
      <w:r w:rsidRPr="00E4499D">
        <w:t>Black markets and illegal shops and products tracking</w:t>
      </w:r>
      <w:r w:rsidRPr="00E4499D">
        <w:rPr>
          <w:rFonts w:cstheme="majorHAnsi"/>
          <w:b/>
          <w:i/>
        </w:rPr>
        <w:t xml:space="preserve"> – standard</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E4499D" w14:paraId="19447759" w14:textId="77777777" w:rsidTr="00A36550">
        <w:tc>
          <w:tcPr>
            <w:tcW w:w="1975" w:type="dxa"/>
            <w:shd w:val="clear" w:color="auto" w:fill="4F81BD" w:themeFill="accent1"/>
            <w:vAlign w:val="center"/>
          </w:tcPr>
          <w:p w14:paraId="25914850"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518FEB58" w14:textId="77777777" w:rsidR="00B97075" w:rsidRPr="00E4499D" w:rsidRDefault="00B97075" w:rsidP="001E51D3">
            <w:r w:rsidRPr="00E4499D">
              <w:t>REQ- XXX</w:t>
            </w:r>
          </w:p>
        </w:tc>
      </w:tr>
      <w:tr w:rsidR="00B97075" w:rsidRPr="00E4499D" w14:paraId="5CD6C70E" w14:textId="77777777" w:rsidTr="00A36550">
        <w:tc>
          <w:tcPr>
            <w:tcW w:w="1975" w:type="dxa"/>
            <w:shd w:val="clear" w:color="auto" w:fill="4F81BD" w:themeFill="accent1"/>
            <w:vAlign w:val="center"/>
          </w:tcPr>
          <w:p w14:paraId="72A345C7" w14:textId="77777777" w:rsidR="00B97075" w:rsidRPr="00A36550" w:rsidRDefault="00B97075" w:rsidP="001E51D3">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7CB8E930" w14:textId="77777777" w:rsidR="00B97075" w:rsidRPr="00E4499D" w:rsidRDefault="00B97075" w:rsidP="001E51D3"/>
        </w:tc>
      </w:tr>
      <w:tr w:rsidR="00B97075" w:rsidRPr="00E4499D" w14:paraId="5780CC84" w14:textId="77777777" w:rsidTr="00A36550">
        <w:tc>
          <w:tcPr>
            <w:tcW w:w="1975" w:type="dxa"/>
            <w:shd w:val="clear" w:color="auto" w:fill="4F81BD" w:themeFill="accent1"/>
            <w:vAlign w:val="center"/>
          </w:tcPr>
          <w:p w14:paraId="369F3E3A"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vAlign w:val="center"/>
          </w:tcPr>
          <w:p w14:paraId="1622FE41" w14:textId="77777777" w:rsidR="00B97075" w:rsidRPr="00E4499D" w:rsidRDefault="00B97075" w:rsidP="001E51D3">
            <w:r w:rsidRPr="00E4499D">
              <w:t xml:space="preserve">Inputs and outputs of inference and reasoning tools </w:t>
            </w:r>
            <w:r w:rsidRPr="00E4499D">
              <w:rPr>
                <w:b/>
              </w:rPr>
              <w:t>MUST</w:t>
            </w:r>
            <w:r w:rsidRPr="00E4499D">
              <w:t xml:space="preserve"> be represented according to the common taxonomies, ontologies and metadata.</w:t>
            </w:r>
          </w:p>
        </w:tc>
      </w:tr>
      <w:tr w:rsidR="00B97075" w:rsidRPr="00E4499D" w14:paraId="45F1610B" w14:textId="77777777" w:rsidTr="00A36550">
        <w:tc>
          <w:tcPr>
            <w:tcW w:w="1975" w:type="dxa"/>
            <w:shd w:val="clear" w:color="auto" w:fill="4F81BD" w:themeFill="accent1"/>
            <w:vAlign w:val="center"/>
          </w:tcPr>
          <w:p w14:paraId="0332DA0B"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50E395A9" w14:textId="77777777" w:rsidR="00B97075" w:rsidRPr="00E4499D" w:rsidRDefault="00B97075" w:rsidP="001E51D3">
            <w:r w:rsidRPr="00E4499D">
              <w:rPr>
                <w:noProof/>
              </w:rPr>
              <w:t>Non-Functional (Interoperability)</w:t>
            </w:r>
          </w:p>
        </w:tc>
      </w:tr>
      <w:tr w:rsidR="00B97075" w:rsidRPr="00E4499D" w14:paraId="7EBA4219" w14:textId="77777777" w:rsidTr="00A36550">
        <w:tc>
          <w:tcPr>
            <w:tcW w:w="1975" w:type="dxa"/>
            <w:shd w:val="clear" w:color="auto" w:fill="4F81BD" w:themeFill="accent1"/>
            <w:vAlign w:val="center"/>
          </w:tcPr>
          <w:p w14:paraId="5824BC02"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144D90D7" w14:textId="77777777" w:rsidR="00B97075" w:rsidRPr="00E4499D" w:rsidRDefault="00B97075" w:rsidP="001E51D3">
            <w:r w:rsidRPr="00E4499D">
              <w:t>ANITA should be able to discover, correlate and track the evolution of black markets, illegal shops and products involved in illegal trafficking activities</w:t>
            </w:r>
          </w:p>
        </w:tc>
      </w:tr>
      <w:tr w:rsidR="00B97075" w:rsidRPr="00E4499D" w14:paraId="051DEF07" w14:textId="77777777" w:rsidTr="00A36550">
        <w:tc>
          <w:tcPr>
            <w:tcW w:w="1975" w:type="dxa"/>
            <w:shd w:val="clear" w:color="auto" w:fill="4F81BD" w:themeFill="accent1"/>
            <w:vAlign w:val="center"/>
          </w:tcPr>
          <w:p w14:paraId="4A86A98D"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2B23526D" w14:textId="77777777" w:rsidR="00B97075" w:rsidRPr="00E4499D" w:rsidRDefault="00B97075" w:rsidP="001E51D3"/>
        </w:tc>
      </w:tr>
      <w:tr w:rsidR="00B97075" w:rsidRPr="00E4499D" w14:paraId="67830E9A" w14:textId="77777777" w:rsidTr="00A36550">
        <w:tc>
          <w:tcPr>
            <w:tcW w:w="1975" w:type="dxa"/>
            <w:shd w:val="clear" w:color="auto" w:fill="4F81BD" w:themeFill="accent1"/>
            <w:vAlign w:val="center"/>
          </w:tcPr>
          <w:p w14:paraId="68678155"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65D99702" w14:textId="77777777" w:rsidR="00B97075" w:rsidRPr="00E4499D" w:rsidRDefault="00B97075" w:rsidP="001E51D3">
            <w:r w:rsidRPr="00E4499D">
              <w:t>EXPSYS</w:t>
            </w:r>
          </w:p>
        </w:tc>
      </w:tr>
      <w:tr w:rsidR="00B97075" w:rsidRPr="00E4499D" w14:paraId="09570EB8" w14:textId="77777777" w:rsidTr="00A36550">
        <w:tc>
          <w:tcPr>
            <w:tcW w:w="1975" w:type="dxa"/>
            <w:shd w:val="clear" w:color="auto" w:fill="4F81BD" w:themeFill="accent1"/>
            <w:vAlign w:val="center"/>
          </w:tcPr>
          <w:p w14:paraId="29D412D9" w14:textId="77777777" w:rsidR="00B97075" w:rsidRPr="00A36550" w:rsidRDefault="00B97075" w:rsidP="001E51D3">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47E3CDB2" w14:textId="77777777" w:rsidR="00B97075" w:rsidRPr="00E4499D" w:rsidRDefault="00B97075" w:rsidP="001E51D3">
            <w:r w:rsidRPr="00E4499D">
              <w:t>19/12/2018</w:t>
            </w:r>
          </w:p>
        </w:tc>
      </w:tr>
    </w:tbl>
    <w:p w14:paraId="6BDC4F48" w14:textId="77777777" w:rsidR="00B97075" w:rsidRPr="00E4499D" w:rsidRDefault="00B97075" w:rsidP="00B97075">
      <w:pPr>
        <w:rPr>
          <w:rFonts w:cstheme="majorHAnsi"/>
          <w:lang w:eastAsia="it-IT"/>
        </w:rPr>
      </w:pPr>
    </w:p>
    <w:p w14:paraId="2D2744FB" w14:textId="77777777" w:rsidR="00B97075" w:rsidRPr="00E4499D" w:rsidRDefault="00B97075" w:rsidP="003C1B8F">
      <w:pPr>
        <w:rPr>
          <w:rFonts w:cstheme="majorHAnsi"/>
          <w:lang w:eastAsia="it-IT"/>
        </w:rPr>
      </w:pPr>
    </w:p>
    <w:p w14:paraId="212DCC02" w14:textId="77777777" w:rsidR="003C1B8F" w:rsidRPr="00E4499D" w:rsidRDefault="003C1B8F" w:rsidP="003C1B8F">
      <w:pPr>
        <w:pStyle w:val="Heading3"/>
      </w:pPr>
      <w:bookmarkStart w:id="118" w:name="_Toc532247309"/>
      <w:r w:rsidRPr="00E4499D">
        <w:t>Reasoning mechanisms for criminal network reconstruction (</w:t>
      </w:r>
      <w:r w:rsidRPr="00E4499D">
        <w:rPr>
          <w:b w:val="0"/>
          <w:highlight w:val="yellow"/>
        </w:rPr>
        <w:t>ENG, EXPSYS, AIT</w:t>
      </w:r>
      <w:r w:rsidRPr="00E4499D">
        <w:t>)</w:t>
      </w:r>
      <w:bookmarkEnd w:id="118"/>
    </w:p>
    <w:p w14:paraId="74F81F59" w14:textId="77777777" w:rsidR="003C1B8F" w:rsidRPr="00E4499D" w:rsidRDefault="003C1B8F" w:rsidP="003C1B8F">
      <w:pPr>
        <w:rPr>
          <w:lang w:eastAsia="it-IT"/>
        </w:rPr>
      </w:pPr>
      <w:r w:rsidRPr="00E4499D">
        <w:rPr>
          <w:highlight w:val="yellow"/>
          <w:lang w:eastAsia="it-IT"/>
        </w:rPr>
        <w:t>@ ENG, EXPSYS, AIT: define T7.3 modules and requirements</w:t>
      </w:r>
    </w:p>
    <w:p w14:paraId="6DD78321" w14:textId="77777777" w:rsidR="003C1B8F" w:rsidRPr="00E4499D" w:rsidRDefault="003C1B8F" w:rsidP="003C1B8F">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7FCE751B" w14:textId="77777777" w:rsidR="003C1B8F" w:rsidRPr="00E4499D" w:rsidRDefault="003C1B8F" w:rsidP="003C1B8F">
      <w:pPr>
        <w:rPr>
          <w:rFonts w:cstheme="majorHAnsi"/>
          <w:lang w:eastAsia="it-IT"/>
        </w:rPr>
      </w:pPr>
    </w:p>
    <w:p w14:paraId="2E6F9135" w14:textId="77777777" w:rsidR="003C1B8F" w:rsidRPr="00E4499D" w:rsidRDefault="003C1B8F" w:rsidP="003C1B8F">
      <w:pPr>
        <w:pStyle w:val="Heading3"/>
      </w:pPr>
      <w:bookmarkStart w:id="119" w:name="_Toc532247310"/>
      <w:r w:rsidRPr="00E4499D">
        <w:lastRenderedPageBreak/>
        <w:t>Knowledge-based browsing, search and retrieval (</w:t>
      </w:r>
      <w:r w:rsidRPr="00E4499D">
        <w:rPr>
          <w:b w:val="0"/>
          <w:highlight w:val="yellow"/>
        </w:rPr>
        <w:t>ENG</w:t>
      </w:r>
      <w:r w:rsidRPr="00E4499D">
        <w:t>)</w:t>
      </w:r>
      <w:bookmarkEnd w:id="119"/>
    </w:p>
    <w:p w14:paraId="09227699" w14:textId="77777777" w:rsidR="003C1B8F" w:rsidRPr="00E4499D" w:rsidRDefault="003C1B8F" w:rsidP="003C1B8F">
      <w:pPr>
        <w:rPr>
          <w:lang w:eastAsia="it-IT"/>
        </w:rPr>
      </w:pPr>
      <w:r w:rsidRPr="00E4499D">
        <w:rPr>
          <w:highlight w:val="yellow"/>
          <w:lang w:eastAsia="it-IT"/>
        </w:rPr>
        <w:t>@ ENG: define T7.4 modules and requirements</w:t>
      </w:r>
    </w:p>
    <w:p w14:paraId="0A2C84FB" w14:textId="77777777" w:rsidR="003C1B8F" w:rsidRPr="00E4499D" w:rsidRDefault="003C1B8F" w:rsidP="003C1B8F">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68F649E7" w14:textId="77777777" w:rsidR="003C1B8F" w:rsidRPr="00E4499D" w:rsidRDefault="003C1B8F" w:rsidP="003C1B8F">
      <w:pPr>
        <w:rPr>
          <w:rFonts w:cstheme="majorHAnsi"/>
          <w:lang w:eastAsia="it-IT"/>
        </w:rPr>
      </w:pPr>
    </w:p>
    <w:p w14:paraId="4B7E1003" w14:textId="77777777" w:rsidR="003C1B8F" w:rsidRPr="00E4499D" w:rsidRDefault="003C1B8F" w:rsidP="003C1B8F">
      <w:pPr>
        <w:pStyle w:val="Heading3"/>
      </w:pPr>
      <w:bookmarkStart w:id="120" w:name="_Toc532247311"/>
      <w:r w:rsidRPr="00E4499D">
        <w:t>Extraction of evolving knowledge from deep neural network representations (</w:t>
      </w:r>
      <w:r w:rsidRPr="00E4499D">
        <w:rPr>
          <w:b w:val="0"/>
          <w:highlight w:val="yellow"/>
        </w:rPr>
        <w:t>CERTH</w:t>
      </w:r>
      <w:r w:rsidRPr="00E4499D">
        <w:t>)</w:t>
      </w:r>
      <w:bookmarkEnd w:id="120"/>
    </w:p>
    <w:p w14:paraId="3E392EE9" w14:textId="77777777" w:rsidR="003C1B8F" w:rsidRPr="00E4499D" w:rsidRDefault="003C1B8F" w:rsidP="003C1B8F">
      <w:pPr>
        <w:rPr>
          <w:lang w:eastAsia="it-IT"/>
        </w:rPr>
      </w:pPr>
      <w:r w:rsidRPr="00E4499D">
        <w:rPr>
          <w:highlight w:val="yellow"/>
          <w:lang w:eastAsia="it-IT"/>
        </w:rPr>
        <w:t>@ CERTH: define T7.5 modules and requirements</w:t>
      </w:r>
    </w:p>
    <w:p w14:paraId="32C98918" w14:textId="26BFE0F0" w:rsidR="003C1B8F" w:rsidRPr="00E4499D" w:rsidRDefault="0079311D" w:rsidP="003C1B8F">
      <w:pPr>
        <w:pStyle w:val="Heading4"/>
        <w:tabs>
          <w:tab w:val="clear" w:pos="907"/>
        </w:tabs>
        <w:spacing w:line="276" w:lineRule="auto"/>
        <w:ind w:left="864" w:hanging="864"/>
        <w:rPr>
          <w:rFonts w:cstheme="majorHAnsi"/>
        </w:rPr>
      </w:pPr>
      <w:bookmarkStart w:id="121" w:name="_Hlk532299739"/>
      <w:r w:rsidRPr="00E4499D">
        <w:rPr>
          <w:rFonts w:cstheme="majorHAnsi"/>
        </w:rPr>
        <w:t>Knowledge acquisition from deep neural networks</w:t>
      </w:r>
      <w:r w:rsidR="003C1B8F" w:rsidRPr="00E4499D">
        <w:rPr>
          <w:rFonts w:cstheme="majorHAnsi"/>
          <w:highlight w:val="yellow"/>
        </w:rPr>
        <w:t xml:space="preserve"> - &lt;</w:t>
      </w:r>
      <w:proofErr w:type="spellStart"/>
      <w:r w:rsidR="003C1B8F" w:rsidRPr="00E4499D">
        <w:rPr>
          <w:rFonts w:cstheme="majorHAnsi"/>
          <w:highlight w:val="yellow"/>
        </w:rPr>
        <w:t>Requirement_Name</w:t>
      </w:r>
      <w:proofErr w:type="spellEnd"/>
      <w:r w:rsidR="003C1B8F" w:rsidRPr="00E4499D">
        <w:rPr>
          <w:rFonts w:cstheme="majorHAnsi"/>
          <w:highlight w:val="yellow"/>
        </w:rPr>
        <w:t>&gt;</w:t>
      </w:r>
      <w:bookmarkEnd w:id="121"/>
      <w:r w:rsidR="003C1B8F" w:rsidRPr="00E4499D">
        <w:rPr>
          <w:rFonts w:cstheme="majorHAnsi"/>
        </w:rPr>
        <w:t xml:space="preserve"> </w:t>
      </w:r>
    </w:p>
    <w:p w14:paraId="789D3F7F" w14:textId="7AA79E06" w:rsidR="003C1B8F" w:rsidRPr="00E4499D" w:rsidRDefault="003C1B8F" w:rsidP="003C1B8F">
      <w:pPr>
        <w:rPr>
          <w:rFonts w:cstheme="majorHAnsi"/>
          <w:lang w:eastAsia="it-IT"/>
        </w:rPr>
      </w:pPr>
    </w:p>
    <w:p w14:paraId="0B664B7D" w14:textId="0C9DB58D" w:rsidR="0079311D" w:rsidRPr="00E4499D" w:rsidRDefault="0079311D" w:rsidP="003C1B8F">
      <w:pPr>
        <w:rPr>
          <w:rFonts w:cstheme="majorHAnsi"/>
          <w:b/>
          <w:i/>
          <w:lang w:eastAsia="it-IT"/>
        </w:rPr>
      </w:pPr>
      <w:r w:rsidRPr="00E4499D">
        <w:rPr>
          <w:rFonts w:cstheme="majorHAnsi"/>
          <w:b/>
          <w:i/>
          <w:lang w:eastAsia="it-IT"/>
        </w:rPr>
        <w:t xml:space="preserve">Knowledge acquisition from deep neural networks - </w:t>
      </w:r>
      <w:r w:rsidR="00CE3CD6" w:rsidRPr="00E4499D">
        <w:rPr>
          <w:rFonts w:cstheme="majorHAnsi"/>
          <w:b/>
          <w:i/>
          <w:lang w:eastAsia="it-IT"/>
        </w:rPr>
        <w:t>Integrity</w:t>
      </w:r>
    </w:p>
    <w:tbl>
      <w:tblPr>
        <w:tblStyle w:val="TableGrid"/>
        <w:tblW w:w="0" w:type="auto"/>
        <w:tblLook w:val="04A0" w:firstRow="1" w:lastRow="0" w:firstColumn="1" w:lastColumn="0" w:noHBand="0" w:noVBand="1"/>
      </w:tblPr>
      <w:tblGrid>
        <w:gridCol w:w="1795"/>
        <w:gridCol w:w="7555"/>
      </w:tblGrid>
      <w:tr w:rsidR="00CE3CD6" w:rsidRPr="00E4499D" w14:paraId="16F4160A" w14:textId="77777777" w:rsidTr="00A36550">
        <w:tc>
          <w:tcPr>
            <w:tcW w:w="1795" w:type="dxa"/>
            <w:shd w:val="clear" w:color="auto" w:fill="4F81BD" w:themeFill="accent1"/>
          </w:tcPr>
          <w:p w14:paraId="7602DF73" w14:textId="77777777" w:rsidR="00CE3CD6" w:rsidRPr="00E4499D" w:rsidRDefault="00CE3CD6" w:rsidP="00044B6A">
            <w:pPr>
              <w:rPr>
                <w:b/>
                <w:color w:val="FFFFFF" w:themeColor="background1"/>
              </w:rPr>
            </w:pPr>
            <w:r w:rsidRPr="00E4499D">
              <w:rPr>
                <w:b/>
                <w:color w:val="FFFFFF" w:themeColor="background1"/>
              </w:rPr>
              <w:t>Requirement No</w:t>
            </w:r>
          </w:p>
        </w:tc>
        <w:tc>
          <w:tcPr>
            <w:tcW w:w="7555" w:type="dxa"/>
          </w:tcPr>
          <w:p w14:paraId="67432BCC" w14:textId="77777777" w:rsidR="00CE3CD6" w:rsidRPr="00E4499D" w:rsidRDefault="00CE3CD6" w:rsidP="00044B6A">
            <w:r w:rsidRPr="00E4499D">
              <w:t>REQ-</w:t>
            </w:r>
            <w:r w:rsidRPr="00E4499D">
              <w:rPr>
                <w:highlight w:val="yellow"/>
              </w:rPr>
              <w:t>XX</w:t>
            </w:r>
          </w:p>
        </w:tc>
      </w:tr>
      <w:tr w:rsidR="00CE3CD6" w:rsidRPr="00E4499D" w14:paraId="43E6A85B" w14:textId="77777777" w:rsidTr="00A36550">
        <w:tc>
          <w:tcPr>
            <w:tcW w:w="1795" w:type="dxa"/>
            <w:shd w:val="clear" w:color="auto" w:fill="4F81BD" w:themeFill="accent1"/>
          </w:tcPr>
          <w:p w14:paraId="2CFE4ACF" w14:textId="77777777" w:rsidR="00CE3CD6" w:rsidRPr="00E4499D" w:rsidRDefault="00CE3CD6" w:rsidP="00044B6A">
            <w:pPr>
              <w:rPr>
                <w:b/>
                <w:color w:val="FFFFFF" w:themeColor="background1"/>
              </w:rPr>
            </w:pPr>
            <w:r w:rsidRPr="00E4499D">
              <w:rPr>
                <w:b/>
                <w:color w:val="FFFFFF" w:themeColor="background1"/>
              </w:rPr>
              <w:t>Requirement ID</w:t>
            </w:r>
          </w:p>
        </w:tc>
        <w:tc>
          <w:tcPr>
            <w:tcW w:w="7555" w:type="dxa"/>
          </w:tcPr>
          <w:p w14:paraId="3288C47C" w14:textId="77777777" w:rsidR="00CE3CD6" w:rsidRPr="00E4499D" w:rsidRDefault="00CE3CD6" w:rsidP="00044B6A">
            <w:r w:rsidRPr="00E4499D">
              <w:t>REQ-</w:t>
            </w:r>
            <w:r w:rsidRPr="00E4499D">
              <w:rPr>
                <w:highlight w:val="cyan"/>
              </w:rPr>
              <w:t>INTEG</w:t>
            </w:r>
            <w:r w:rsidRPr="00E4499D">
              <w:t>-</w:t>
            </w:r>
            <w:r w:rsidRPr="00E4499D">
              <w:rPr>
                <w:highlight w:val="yellow"/>
              </w:rPr>
              <w:t>XX</w:t>
            </w:r>
          </w:p>
        </w:tc>
      </w:tr>
      <w:tr w:rsidR="00CE3CD6" w:rsidRPr="00E4499D" w14:paraId="54E61FF6" w14:textId="77777777" w:rsidTr="00A36550">
        <w:tc>
          <w:tcPr>
            <w:tcW w:w="1795" w:type="dxa"/>
            <w:shd w:val="clear" w:color="auto" w:fill="4F81BD" w:themeFill="accent1"/>
          </w:tcPr>
          <w:p w14:paraId="02D586B3" w14:textId="77777777" w:rsidR="00CE3CD6" w:rsidRPr="00E4499D" w:rsidRDefault="00CE3CD6" w:rsidP="00044B6A">
            <w:pPr>
              <w:rPr>
                <w:b/>
                <w:color w:val="FFFFFF" w:themeColor="background1"/>
              </w:rPr>
            </w:pPr>
            <w:r w:rsidRPr="00E4499D">
              <w:rPr>
                <w:b/>
                <w:color w:val="FFFFFF" w:themeColor="background1"/>
              </w:rPr>
              <w:t>Description</w:t>
            </w:r>
          </w:p>
        </w:tc>
        <w:tc>
          <w:tcPr>
            <w:tcW w:w="7555" w:type="dxa"/>
          </w:tcPr>
          <w:p w14:paraId="549D3A1F" w14:textId="77777777" w:rsidR="00CE3CD6" w:rsidRPr="00E4499D" w:rsidRDefault="00CE3CD6" w:rsidP="00044B6A">
            <w:r w:rsidRPr="00E4499D">
              <w:t>ANITA MUST maintain referential integrity across original data and all</w:t>
            </w:r>
          </w:p>
          <w:p w14:paraId="2ECBA0D7" w14:textId="77777777" w:rsidR="00CE3CD6" w:rsidRPr="00E4499D" w:rsidRDefault="00CE3CD6" w:rsidP="00044B6A">
            <w:r w:rsidRPr="00E4499D">
              <w:t>subsequent knowledge produced</w:t>
            </w:r>
          </w:p>
        </w:tc>
      </w:tr>
      <w:tr w:rsidR="00CE3CD6" w:rsidRPr="00E4499D" w14:paraId="409C14AA" w14:textId="77777777" w:rsidTr="00A36550">
        <w:tc>
          <w:tcPr>
            <w:tcW w:w="1795" w:type="dxa"/>
            <w:shd w:val="clear" w:color="auto" w:fill="4F81BD" w:themeFill="accent1"/>
          </w:tcPr>
          <w:p w14:paraId="1B6501A0" w14:textId="77777777" w:rsidR="00CE3CD6" w:rsidRPr="00E4499D" w:rsidRDefault="00CE3CD6" w:rsidP="00044B6A">
            <w:pPr>
              <w:rPr>
                <w:b/>
                <w:color w:val="FFFFFF" w:themeColor="background1"/>
              </w:rPr>
            </w:pPr>
            <w:r w:rsidRPr="00E4499D">
              <w:rPr>
                <w:b/>
                <w:color w:val="FFFFFF" w:themeColor="background1"/>
              </w:rPr>
              <w:t>Type</w:t>
            </w:r>
          </w:p>
        </w:tc>
        <w:tc>
          <w:tcPr>
            <w:tcW w:w="7555" w:type="dxa"/>
          </w:tcPr>
          <w:p w14:paraId="0CFC2820" w14:textId="77777777" w:rsidR="00CE3CD6" w:rsidRPr="00E4499D" w:rsidRDefault="00CE3CD6" w:rsidP="00044B6A">
            <w:r w:rsidRPr="00E4499D">
              <w:t>Non-functional (Integrity)</w:t>
            </w:r>
          </w:p>
        </w:tc>
      </w:tr>
      <w:tr w:rsidR="00CE3CD6" w:rsidRPr="00E4499D" w14:paraId="662863CF" w14:textId="77777777" w:rsidTr="00A36550">
        <w:tc>
          <w:tcPr>
            <w:tcW w:w="1795" w:type="dxa"/>
            <w:shd w:val="clear" w:color="auto" w:fill="4F81BD" w:themeFill="accent1"/>
          </w:tcPr>
          <w:p w14:paraId="3ED18AB6" w14:textId="77777777" w:rsidR="00CE3CD6" w:rsidRPr="00E4499D" w:rsidRDefault="00CE3CD6" w:rsidP="00044B6A">
            <w:pPr>
              <w:rPr>
                <w:b/>
                <w:color w:val="FFFFFF" w:themeColor="background1"/>
              </w:rPr>
            </w:pPr>
            <w:r w:rsidRPr="00E4499D">
              <w:rPr>
                <w:b/>
                <w:color w:val="FFFFFF" w:themeColor="background1"/>
              </w:rPr>
              <w:t>Fit criterion</w:t>
            </w:r>
          </w:p>
        </w:tc>
        <w:tc>
          <w:tcPr>
            <w:tcW w:w="7555" w:type="dxa"/>
          </w:tcPr>
          <w:p w14:paraId="07C33080" w14:textId="77777777" w:rsidR="00CE3CD6" w:rsidRPr="00E4499D" w:rsidRDefault="00CE3CD6" w:rsidP="00044B6A">
            <w:r w:rsidRPr="00E4499D">
              <w:t>ANITA should preserve a linkage between an item of data analysed in deep neural networks and all subsequent patterns and knowledge inferred in relation to that item.</w:t>
            </w:r>
          </w:p>
        </w:tc>
      </w:tr>
      <w:tr w:rsidR="00CE3CD6" w:rsidRPr="00E4499D" w14:paraId="2F02B5BE" w14:textId="77777777" w:rsidTr="00A36550">
        <w:tc>
          <w:tcPr>
            <w:tcW w:w="1795" w:type="dxa"/>
            <w:shd w:val="clear" w:color="auto" w:fill="4F81BD" w:themeFill="accent1"/>
          </w:tcPr>
          <w:p w14:paraId="3689D6B7" w14:textId="77777777" w:rsidR="00CE3CD6" w:rsidRPr="00E4499D" w:rsidRDefault="00CE3CD6" w:rsidP="00044B6A">
            <w:pPr>
              <w:rPr>
                <w:b/>
                <w:color w:val="FFFFFF" w:themeColor="background1"/>
              </w:rPr>
            </w:pPr>
            <w:r w:rsidRPr="00E4499D">
              <w:rPr>
                <w:b/>
                <w:color w:val="FFFFFF" w:themeColor="background1"/>
              </w:rPr>
              <w:t>UC &amp; scenario</w:t>
            </w:r>
          </w:p>
        </w:tc>
        <w:tc>
          <w:tcPr>
            <w:tcW w:w="7555" w:type="dxa"/>
          </w:tcPr>
          <w:p w14:paraId="60FEEE24" w14:textId="77777777" w:rsidR="00CE3CD6" w:rsidRPr="00E4499D" w:rsidRDefault="00CE3CD6" w:rsidP="00044B6A">
            <w:r w:rsidRPr="00E4499D">
              <w:rPr>
                <w:highlight w:val="yellow"/>
              </w:rPr>
              <w:t>All</w:t>
            </w:r>
          </w:p>
        </w:tc>
      </w:tr>
      <w:tr w:rsidR="00CE3CD6" w:rsidRPr="00E4499D" w14:paraId="248ACE6C" w14:textId="77777777" w:rsidTr="00A36550">
        <w:tc>
          <w:tcPr>
            <w:tcW w:w="1795" w:type="dxa"/>
            <w:shd w:val="clear" w:color="auto" w:fill="4F81BD" w:themeFill="accent1"/>
          </w:tcPr>
          <w:p w14:paraId="16030BA0" w14:textId="77777777" w:rsidR="00CE3CD6" w:rsidRPr="00E4499D" w:rsidRDefault="00CE3CD6" w:rsidP="00044B6A">
            <w:pPr>
              <w:rPr>
                <w:b/>
                <w:color w:val="FFFFFF" w:themeColor="background1"/>
              </w:rPr>
            </w:pPr>
            <w:r w:rsidRPr="00E4499D">
              <w:rPr>
                <w:b/>
                <w:color w:val="FFFFFF" w:themeColor="background1"/>
              </w:rPr>
              <w:t>Source partner</w:t>
            </w:r>
          </w:p>
        </w:tc>
        <w:tc>
          <w:tcPr>
            <w:tcW w:w="7555" w:type="dxa"/>
          </w:tcPr>
          <w:p w14:paraId="0DE1A530" w14:textId="77777777" w:rsidR="00CE3CD6" w:rsidRPr="00E4499D" w:rsidRDefault="00CE3CD6" w:rsidP="00044B6A">
            <w:pPr>
              <w:rPr>
                <w:highlight w:val="yellow"/>
              </w:rPr>
            </w:pPr>
            <w:r w:rsidRPr="00E4499D">
              <w:t>CERTH</w:t>
            </w:r>
          </w:p>
        </w:tc>
      </w:tr>
      <w:tr w:rsidR="00CE3CD6" w:rsidRPr="00E4499D" w14:paraId="0210E4F9" w14:textId="77777777" w:rsidTr="00A36550">
        <w:tc>
          <w:tcPr>
            <w:tcW w:w="1795" w:type="dxa"/>
            <w:shd w:val="clear" w:color="auto" w:fill="4F81BD" w:themeFill="accent1"/>
          </w:tcPr>
          <w:p w14:paraId="7C1DD09C" w14:textId="77777777" w:rsidR="00CE3CD6" w:rsidRPr="00E4499D" w:rsidRDefault="00CE3CD6" w:rsidP="00044B6A">
            <w:pPr>
              <w:rPr>
                <w:b/>
                <w:color w:val="FFFFFF" w:themeColor="background1"/>
              </w:rPr>
            </w:pPr>
            <w:r w:rsidRPr="00E4499D">
              <w:rPr>
                <w:b/>
                <w:color w:val="FFFFFF" w:themeColor="background1"/>
              </w:rPr>
              <w:t>Last update</w:t>
            </w:r>
          </w:p>
        </w:tc>
        <w:tc>
          <w:tcPr>
            <w:tcW w:w="7555" w:type="dxa"/>
          </w:tcPr>
          <w:p w14:paraId="1ED8E689" w14:textId="77777777" w:rsidR="00CE3CD6" w:rsidRPr="00E4499D" w:rsidRDefault="00CE3CD6" w:rsidP="00044B6A">
            <w:r w:rsidRPr="00E4499D">
              <w:t>04/12/2018</w:t>
            </w:r>
          </w:p>
        </w:tc>
      </w:tr>
    </w:tbl>
    <w:p w14:paraId="0B5EC901" w14:textId="0C0B1E55" w:rsidR="0079311D" w:rsidRPr="00E4499D" w:rsidRDefault="0079311D" w:rsidP="003C1B8F">
      <w:pPr>
        <w:rPr>
          <w:rFonts w:cstheme="majorHAnsi"/>
          <w:lang w:eastAsia="it-IT"/>
        </w:rPr>
      </w:pPr>
    </w:p>
    <w:p w14:paraId="21974B1E" w14:textId="32234E50" w:rsidR="00CE3CD6" w:rsidRPr="00E4499D" w:rsidRDefault="00CE3CD6" w:rsidP="003C1B8F">
      <w:pPr>
        <w:rPr>
          <w:rFonts w:cstheme="majorHAnsi"/>
          <w:lang w:eastAsia="it-IT"/>
        </w:rPr>
      </w:pPr>
      <w:r w:rsidRPr="00E4499D">
        <w:rPr>
          <w:rFonts w:cstheme="majorHAnsi"/>
          <w:b/>
          <w:i/>
          <w:lang w:eastAsia="it-IT"/>
        </w:rPr>
        <w:t>Knowledge acquisition from deep neural networks - Efficiency</w:t>
      </w:r>
    </w:p>
    <w:tbl>
      <w:tblPr>
        <w:tblStyle w:val="TableGrid"/>
        <w:tblW w:w="0" w:type="auto"/>
        <w:tblLook w:val="04A0" w:firstRow="1" w:lastRow="0" w:firstColumn="1" w:lastColumn="0" w:noHBand="0" w:noVBand="1"/>
      </w:tblPr>
      <w:tblGrid>
        <w:gridCol w:w="1795"/>
        <w:gridCol w:w="7555"/>
      </w:tblGrid>
      <w:tr w:rsidR="00CE3CD6" w:rsidRPr="00E4499D" w14:paraId="0AB7E537" w14:textId="77777777" w:rsidTr="00A36550">
        <w:tc>
          <w:tcPr>
            <w:tcW w:w="1795" w:type="dxa"/>
            <w:shd w:val="clear" w:color="auto" w:fill="4F81BD" w:themeFill="accent1"/>
          </w:tcPr>
          <w:p w14:paraId="7891489E" w14:textId="77777777" w:rsidR="00CE3CD6" w:rsidRPr="00E4499D" w:rsidRDefault="00CE3CD6" w:rsidP="00044B6A">
            <w:pPr>
              <w:rPr>
                <w:b/>
                <w:color w:val="FFFFFF" w:themeColor="background1"/>
              </w:rPr>
            </w:pPr>
            <w:r w:rsidRPr="00E4499D">
              <w:rPr>
                <w:b/>
                <w:color w:val="FFFFFF" w:themeColor="background1"/>
              </w:rPr>
              <w:t>Requirement No</w:t>
            </w:r>
          </w:p>
        </w:tc>
        <w:tc>
          <w:tcPr>
            <w:tcW w:w="7555" w:type="dxa"/>
          </w:tcPr>
          <w:p w14:paraId="789BC3EA" w14:textId="77777777" w:rsidR="00CE3CD6" w:rsidRPr="00E4499D" w:rsidRDefault="00CE3CD6" w:rsidP="00044B6A">
            <w:r w:rsidRPr="00E4499D">
              <w:t>REQ-</w:t>
            </w:r>
            <w:r w:rsidRPr="00E4499D">
              <w:rPr>
                <w:highlight w:val="yellow"/>
              </w:rPr>
              <w:t>XX</w:t>
            </w:r>
          </w:p>
        </w:tc>
      </w:tr>
      <w:tr w:rsidR="00CE3CD6" w:rsidRPr="00E4499D" w14:paraId="100AD670" w14:textId="77777777" w:rsidTr="00A36550">
        <w:tc>
          <w:tcPr>
            <w:tcW w:w="1795" w:type="dxa"/>
            <w:shd w:val="clear" w:color="auto" w:fill="4F81BD" w:themeFill="accent1"/>
          </w:tcPr>
          <w:p w14:paraId="4BE13689" w14:textId="77777777" w:rsidR="00CE3CD6" w:rsidRPr="00E4499D" w:rsidRDefault="00CE3CD6" w:rsidP="00044B6A">
            <w:pPr>
              <w:rPr>
                <w:b/>
                <w:color w:val="FFFFFF" w:themeColor="background1"/>
              </w:rPr>
            </w:pPr>
            <w:r w:rsidRPr="00E4499D">
              <w:rPr>
                <w:b/>
                <w:color w:val="FFFFFF" w:themeColor="background1"/>
              </w:rPr>
              <w:t>Requirement ID</w:t>
            </w:r>
          </w:p>
        </w:tc>
        <w:tc>
          <w:tcPr>
            <w:tcW w:w="7555" w:type="dxa"/>
          </w:tcPr>
          <w:p w14:paraId="19F61185" w14:textId="77777777" w:rsidR="00CE3CD6" w:rsidRPr="00E4499D" w:rsidRDefault="00CE3CD6" w:rsidP="00044B6A">
            <w:r w:rsidRPr="00E4499D">
              <w:t>REQ-</w:t>
            </w:r>
            <w:r w:rsidRPr="00E4499D">
              <w:rPr>
                <w:highlight w:val="cyan"/>
              </w:rPr>
              <w:t>EFF</w:t>
            </w:r>
            <w:r w:rsidRPr="00E4499D">
              <w:t>-</w:t>
            </w:r>
            <w:r w:rsidRPr="00E4499D">
              <w:rPr>
                <w:highlight w:val="yellow"/>
              </w:rPr>
              <w:t>XX</w:t>
            </w:r>
          </w:p>
        </w:tc>
      </w:tr>
      <w:tr w:rsidR="00CE3CD6" w:rsidRPr="00E4499D" w14:paraId="5DAAD23F" w14:textId="77777777" w:rsidTr="00A36550">
        <w:tc>
          <w:tcPr>
            <w:tcW w:w="1795" w:type="dxa"/>
            <w:shd w:val="clear" w:color="auto" w:fill="4F81BD" w:themeFill="accent1"/>
          </w:tcPr>
          <w:p w14:paraId="0AD1463B" w14:textId="77777777" w:rsidR="00CE3CD6" w:rsidRPr="00E4499D" w:rsidRDefault="00CE3CD6" w:rsidP="00044B6A">
            <w:pPr>
              <w:rPr>
                <w:b/>
                <w:color w:val="FFFFFF" w:themeColor="background1"/>
              </w:rPr>
            </w:pPr>
            <w:r w:rsidRPr="00E4499D">
              <w:rPr>
                <w:b/>
                <w:color w:val="FFFFFF" w:themeColor="background1"/>
              </w:rPr>
              <w:t>Description</w:t>
            </w:r>
          </w:p>
        </w:tc>
        <w:tc>
          <w:tcPr>
            <w:tcW w:w="7555" w:type="dxa"/>
          </w:tcPr>
          <w:p w14:paraId="197FFA1C" w14:textId="77777777" w:rsidR="00CE3CD6" w:rsidRPr="00E4499D" w:rsidRDefault="00CE3CD6" w:rsidP="00044B6A">
            <w:r w:rsidRPr="00E4499D">
              <w:t xml:space="preserve">ANITA SHOULD deliver at least one formal knowledge base, relevant to the </w:t>
            </w:r>
            <w:r w:rsidRPr="00E4499D">
              <w:rPr>
                <w:highlight w:val="yellow"/>
              </w:rPr>
              <w:t>project’s use cases</w:t>
            </w:r>
            <w:r w:rsidRPr="00E4499D">
              <w:t xml:space="preserve">, which will be used either as the golden standard to validate data-driven new knowledge or as the baseline knowledge to evolve with novel hypotheses. </w:t>
            </w:r>
          </w:p>
        </w:tc>
      </w:tr>
      <w:tr w:rsidR="00CE3CD6" w:rsidRPr="00E4499D" w14:paraId="42A1B9D3" w14:textId="77777777" w:rsidTr="00A36550">
        <w:tc>
          <w:tcPr>
            <w:tcW w:w="1795" w:type="dxa"/>
            <w:shd w:val="clear" w:color="auto" w:fill="4F81BD" w:themeFill="accent1"/>
          </w:tcPr>
          <w:p w14:paraId="7D509F10" w14:textId="77777777" w:rsidR="00CE3CD6" w:rsidRPr="00E4499D" w:rsidRDefault="00CE3CD6" w:rsidP="00044B6A">
            <w:pPr>
              <w:rPr>
                <w:b/>
                <w:color w:val="FFFFFF" w:themeColor="background1"/>
              </w:rPr>
            </w:pPr>
            <w:r w:rsidRPr="00E4499D">
              <w:rPr>
                <w:b/>
                <w:color w:val="FFFFFF" w:themeColor="background1"/>
              </w:rPr>
              <w:t>Type</w:t>
            </w:r>
          </w:p>
        </w:tc>
        <w:tc>
          <w:tcPr>
            <w:tcW w:w="7555" w:type="dxa"/>
          </w:tcPr>
          <w:p w14:paraId="18F32366" w14:textId="77777777" w:rsidR="00CE3CD6" w:rsidRPr="00E4499D" w:rsidRDefault="00CE3CD6" w:rsidP="00044B6A">
            <w:r w:rsidRPr="00E4499D">
              <w:t>Non-functional (Efficiency)</w:t>
            </w:r>
          </w:p>
        </w:tc>
      </w:tr>
      <w:tr w:rsidR="00CE3CD6" w:rsidRPr="00E4499D" w14:paraId="65BA4E49" w14:textId="77777777" w:rsidTr="00A36550">
        <w:tc>
          <w:tcPr>
            <w:tcW w:w="1795" w:type="dxa"/>
            <w:shd w:val="clear" w:color="auto" w:fill="4F81BD" w:themeFill="accent1"/>
          </w:tcPr>
          <w:p w14:paraId="5162AF37" w14:textId="77777777" w:rsidR="00CE3CD6" w:rsidRPr="00E4499D" w:rsidRDefault="00CE3CD6" w:rsidP="00044B6A">
            <w:pPr>
              <w:rPr>
                <w:b/>
                <w:color w:val="FFFFFF" w:themeColor="background1"/>
              </w:rPr>
            </w:pPr>
            <w:r w:rsidRPr="00E4499D">
              <w:rPr>
                <w:b/>
                <w:color w:val="FFFFFF" w:themeColor="background1"/>
              </w:rPr>
              <w:t>Fit criterion</w:t>
            </w:r>
          </w:p>
        </w:tc>
        <w:tc>
          <w:tcPr>
            <w:tcW w:w="7555" w:type="dxa"/>
          </w:tcPr>
          <w:p w14:paraId="51E8A978" w14:textId="77777777" w:rsidR="00CE3CD6" w:rsidRPr="00E4499D" w:rsidRDefault="00CE3CD6" w:rsidP="00044B6A">
            <w:r w:rsidRPr="00E4499D">
              <w:t>At least one formal knowledge base must be engineered, modelling the domain(s) of ANITA’s use cases.</w:t>
            </w:r>
          </w:p>
        </w:tc>
      </w:tr>
      <w:tr w:rsidR="00CE3CD6" w:rsidRPr="00E4499D" w14:paraId="17F31D81" w14:textId="77777777" w:rsidTr="00A36550">
        <w:tc>
          <w:tcPr>
            <w:tcW w:w="1795" w:type="dxa"/>
            <w:shd w:val="clear" w:color="auto" w:fill="4F81BD" w:themeFill="accent1"/>
          </w:tcPr>
          <w:p w14:paraId="375A43BA" w14:textId="77777777" w:rsidR="00CE3CD6" w:rsidRPr="00E4499D" w:rsidRDefault="00CE3CD6" w:rsidP="00044B6A">
            <w:pPr>
              <w:rPr>
                <w:b/>
                <w:color w:val="FFFFFF" w:themeColor="background1"/>
              </w:rPr>
            </w:pPr>
            <w:r w:rsidRPr="00E4499D">
              <w:rPr>
                <w:b/>
                <w:color w:val="FFFFFF" w:themeColor="background1"/>
              </w:rPr>
              <w:lastRenderedPageBreak/>
              <w:t>UC &amp; scenario</w:t>
            </w:r>
          </w:p>
        </w:tc>
        <w:tc>
          <w:tcPr>
            <w:tcW w:w="7555" w:type="dxa"/>
          </w:tcPr>
          <w:p w14:paraId="1CE4FE0E" w14:textId="77777777" w:rsidR="00CE3CD6" w:rsidRPr="00E4499D" w:rsidRDefault="00CE3CD6" w:rsidP="00044B6A">
            <w:r w:rsidRPr="00E4499D">
              <w:rPr>
                <w:highlight w:val="yellow"/>
              </w:rPr>
              <w:t>All</w:t>
            </w:r>
          </w:p>
        </w:tc>
      </w:tr>
      <w:tr w:rsidR="00CE3CD6" w:rsidRPr="00E4499D" w14:paraId="22A2D605" w14:textId="77777777" w:rsidTr="00A36550">
        <w:tc>
          <w:tcPr>
            <w:tcW w:w="1795" w:type="dxa"/>
            <w:shd w:val="clear" w:color="auto" w:fill="4F81BD" w:themeFill="accent1"/>
          </w:tcPr>
          <w:p w14:paraId="64BF9D1A" w14:textId="77777777" w:rsidR="00CE3CD6" w:rsidRPr="00E4499D" w:rsidRDefault="00CE3CD6" w:rsidP="00044B6A">
            <w:pPr>
              <w:rPr>
                <w:b/>
                <w:color w:val="FFFFFF" w:themeColor="background1"/>
              </w:rPr>
            </w:pPr>
            <w:r w:rsidRPr="00E4499D">
              <w:rPr>
                <w:b/>
                <w:color w:val="FFFFFF" w:themeColor="background1"/>
              </w:rPr>
              <w:t>Source partner</w:t>
            </w:r>
          </w:p>
        </w:tc>
        <w:tc>
          <w:tcPr>
            <w:tcW w:w="7555" w:type="dxa"/>
          </w:tcPr>
          <w:p w14:paraId="25FAD3FA" w14:textId="77777777" w:rsidR="00CE3CD6" w:rsidRPr="00E4499D" w:rsidRDefault="00CE3CD6" w:rsidP="00044B6A">
            <w:pPr>
              <w:rPr>
                <w:highlight w:val="yellow"/>
              </w:rPr>
            </w:pPr>
            <w:r w:rsidRPr="00E4499D">
              <w:rPr>
                <w:highlight w:val="yellow"/>
              </w:rPr>
              <w:t>?</w:t>
            </w:r>
          </w:p>
        </w:tc>
      </w:tr>
      <w:tr w:rsidR="00CE3CD6" w:rsidRPr="00E4499D" w14:paraId="184A6EDD" w14:textId="77777777" w:rsidTr="00A36550">
        <w:tc>
          <w:tcPr>
            <w:tcW w:w="1795" w:type="dxa"/>
            <w:shd w:val="clear" w:color="auto" w:fill="4F81BD" w:themeFill="accent1"/>
          </w:tcPr>
          <w:p w14:paraId="5BF93A22" w14:textId="77777777" w:rsidR="00CE3CD6" w:rsidRPr="00E4499D" w:rsidRDefault="00CE3CD6" w:rsidP="00044B6A">
            <w:pPr>
              <w:rPr>
                <w:b/>
                <w:color w:val="FFFFFF" w:themeColor="background1"/>
              </w:rPr>
            </w:pPr>
            <w:r w:rsidRPr="00E4499D">
              <w:rPr>
                <w:b/>
                <w:color w:val="FFFFFF" w:themeColor="background1"/>
              </w:rPr>
              <w:t>Last update</w:t>
            </w:r>
          </w:p>
        </w:tc>
        <w:tc>
          <w:tcPr>
            <w:tcW w:w="7555" w:type="dxa"/>
          </w:tcPr>
          <w:p w14:paraId="03380CA9" w14:textId="77777777" w:rsidR="00CE3CD6" w:rsidRPr="00E4499D" w:rsidRDefault="00CE3CD6" w:rsidP="00044B6A">
            <w:r w:rsidRPr="00E4499D">
              <w:t>04/12/2018</w:t>
            </w:r>
          </w:p>
        </w:tc>
      </w:tr>
    </w:tbl>
    <w:p w14:paraId="37CFFF46" w14:textId="7D1B4470" w:rsidR="0079311D" w:rsidRPr="00E4499D" w:rsidRDefault="0079311D" w:rsidP="003C1B8F">
      <w:pPr>
        <w:rPr>
          <w:rFonts w:cstheme="majorHAnsi"/>
          <w:lang w:eastAsia="it-IT"/>
        </w:rPr>
      </w:pPr>
    </w:p>
    <w:p w14:paraId="1A1D7D91" w14:textId="4CBCE5D6" w:rsidR="00CE3CD6" w:rsidRPr="00E4499D" w:rsidRDefault="00CE3CD6" w:rsidP="003C1B8F">
      <w:pPr>
        <w:rPr>
          <w:rFonts w:cstheme="majorHAnsi"/>
          <w:lang w:eastAsia="it-IT"/>
        </w:rPr>
      </w:pPr>
      <w:r w:rsidRPr="00E4499D">
        <w:rPr>
          <w:rFonts w:cstheme="majorHAnsi"/>
          <w:b/>
          <w:i/>
          <w:lang w:eastAsia="it-IT"/>
        </w:rPr>
        <w:t>Knowledge acquisition from deep neural networks - Interoperability</w:t>
      </w:r>
    </w:p>
    <w:tbl>
      <w:tblPr>
        <w:tblStyle w:val="TableGrid"/>
        <w:tblW w:w="0" w:type="auto"/>
        <w:tblLook w:val="04A0" w:firstRow="1" w:lastRow="0" w:firstColumn="1" w:lastColumn="0" w:noHBand="0" w:noVBand="1"/>
      </w:tblPr>
      <w:tblGrid>
        <w:gridCol w:w="1795"/>
        <w:gridCol w:w="7555"/>
      </w:tblGrid>
      <w:tr w:rsidR="00CE3CD6" w:rsidRPr="00E4499D" w14:paraId="5B861931" w14:textId="77777777" w:rsidTr="00A36550">
        <w:tc>
          <w:tcPr>
            <w:tcW w:w="1795" w:type="dxa"/>
            <w:shd w:val="clear" w:color="auto" w:fill="4F81BD" w:themeFill="accent1"/>
          </w:tcPr>
          <w:p w14:paraId="50D3A6C6" w14:textId="77777777" w:rsidR="00CE3CD6" w:rsidRPr="00E4499D" w:rsidRDefault="00CE3CD6" w:rsidP="00044B6A">
            <w:pPr>
              <w:rPr>
                <w:b/>
                <w:color w:val="FFFFFF" w:themeColor="background1"/>
              </w:rPr>
            </w:pPr>
            <w:r w:rsidRPr="00E4499D">
              <w:rPr>
                <w:b/>
                <w:color w:val="FFFFFF" w:themeColor="background1"/>
              </w:rPr>
              <w:t>Requirement No</w:t>
            </w:r>
          </w:p>
        </w:tc>
        <w:tc>
          <w:tcPr>
            <w:tcW w:w="7555" w:type="dxa"/>
          </w:tcPr>
          <w:p w14:paraId="62B1D6B0" w14:textId="77777777" w:rsidR="00CE3CD6" w:rsidRPr="00E4499D" w:rsidRDefault="00CE3CD6" w:rsidP="00044B6A">
            <w:r w:rsidRPr="00E4499D">
              <w:t>REQ-</w:t>
            </w:r>
            <w:r w:rsidRPr="00E4499D">
              <w:rPr>
                <w:highlight w:val="yellow"/>
              </w:rPr>
              <w:t>XX</w:t>
            </w:r>
          </w:p>
        </w:tc>
      </w:tr>
      <w:tr w:rsidR="00CE3CD6" w:rsidRPr="00E4499D" w14:paraId="155744EC" w14:textId="77777777" w:rsidTr="00A36550">
        <w:tc>
          <w:tcPr>
            <w:tcW w:w="1795" w:type="dxa"/>
            <w:shd w:val="clear" w:color="auto" w:fill="4F81BD" w:themeFill="accent1"/>
          </w:tcPr>
          <w:p w14:paraId="42816549" w14:textId="77777777" w:rsidR="00CE3CD6" w:rsidRPr="00E4499D" w:rsidRDefault="00CE3CD6" w:rsidP="00044B6A">
            <w:pPr>
              <w:rPr>
                <w:b/>
                <w:color w:val="FFFFFF" w:themeColor="background1"/>
              </w:rPr>
            </w:pPr>
            <w:r w:rsidRPr="00E4499D">
              <w:rPr>
                <w:b/>
                <w:color w:val="FFFFFF" w:themeColor="background1"/>
              </w:rPr>
              <w:t>Requirement ID</w:t>
            </w:r>
          </w:p>
        </w:tc>
        <w:tc>
          <w:tcPr>
            <w:tcW w:w="7555" w:type="dxa"/>
          </w:tcPr>
          <w:p w14:paraId="79177E5A" w14:textId="77777777" w:rsidR="00CE3CD6" w:rsidRPr="00E4499D" w:rsidRDefault="00CE3CD6" w:rsidP="00044B6A">
            <w:r w:rsidRPr="00E4499D">
              <w:t>REQ-</w:t>
            </w:r>
            <w:r w:rsidRPr="00E4499D">
              <w:rPr>
                <w:highlight w:val="cyan"/>
              </w:rPr>
              <w:t>INT</w:t>
            </w:r>
            <w:r w:rsidRPr="00E4499D">
              <w:t>-</w:t>
            </w:r>
            <w:r w:rsidRPr="00E4499D">
              <w:rPr>
                <w:highlight w:val="yellow"/>
              </w:rPr>
              <w:t>XX</w:t>
            </w:r>
          </w:p>
        </w:tc>
      </w:tr>
      <w:tr w:rsidR="00CE3CD6" w:rsidRPr="00E4499D" w14:paraId="0E50835A" w14:textId="77777777" w:rsidTr="00A36550">
        <w:tc>
          <w:tcPr>
            <w:tcW w:w="1795" w:type="dxa"/>
            <w:shd w:val="clear" w:color="auto" w:fill="4F81BD" w:themeFill="accent1"/>
          </w:tcPr>
          <w:p w14:paraId="4FFBDFE2" w14:textId="77777777" w:rsidR="00CE3CD6" w:rsidRPr="00E4499D" w:rsidRDefault="00CE3CD6" w:rsidP="00044B6A">
            <w:pPr>
              <w:rPr>
                <w:b/>
                <w:color w:val="FFFFFF" w:themeColor="background1"/>
              </w:rPr>
            </w:pPr>
            <w:r w:rsidRPr="00E4499D">
              <w:rPr>
                <w:b/>
                <w:color w:val="FFFFFF" w:themeColor="background1"/>
              </w:rPr>
              <w:t>Description</w:t>
            </w:r>
          </w:p>
        </w:tc>
        <w:tc>
          <w:tcPr>
            <w:tcW w:w="7555" w:type="dxa"/>
          </w:tcPr>
          <w:p w14:paraId="0CC8CC41" w14:textId="77777777" w:rsidR="00CE3CD6" w:rsidRPr="00E4499D" w:rsidRDefault="00CE3CD6" w:rsidP="00044B6A">
            <w:r w:rsidRPr="00E4499D">
              <w:t xml:space="preserve">Data-driven produced knowledge MUST be re-usable and share-able, at least within ANITA, or even with third-parties (if opted by the consortium). </w:t>
            </w:r>
          </w:p>
        </w:tc>
      </w:tr>
      <w:tr w:rsidR="00CE3CD6" w:rsidRPr="00E4499D" w14:paraId="3D2E3AB1" w14:textId="77777777" w:rsidTr="00A36550">
        <w:tc>
          <w:tcPr>
            <w:tcW w:w="1795" w:type="dxa"/>
            <w:shd w:val="clear" w:color="auto" w:fill="4F81BD" w:themeFill="accent1"/>
          </w:tcPr>
          <w:p w14:paraId="41CBCDD7" w14:textId="77777777" w:rsidR="00CE3CD6" w:rsidRPr="00E4499D" w:rsidRDefault="00CE3CD6" w:rsidP="00044B6A">
            <w:pPr>
              <w:rPr>
                <w:b/>
                <w:color w:val="FFFFFF" w:themeColor="background1"/>
              </w:rPr>
            </w:pPr>
            <w:r w:rsidRPr="00E4499D">
              <w:rPr>
                <w:b/>
                <w:color w:val="FFFFFF" w:themeColor="background1"/>
              </w:rPr>
              <w:t>Type</w:t>
            </w:r>
          </w:p>
        </w:tc>
        <w:tc>
          <w:tcPr>
            <w:tcW w:w="7555" w:type="dxa"/>
          </w:tcPr>
          <w:p w14:paraId="42A48925" w14:textId="77777777" w:rsidR="00CE3CD6" w:rsidRPr="00E4499D" w:rsidRDefault="00CE3CD6" w:rsidP="00044B6A">
            <w:r w:rsidRPr="00E4499D">
              <w:t>Non-functional (Interoperability)</w:t>
            </w:r>
          </w:p>
        </w:tc>
      </w:tr>
      <w:tr w:rsidR="00CE3CD6" w:rsidRPr="00E4499D" w14:paraId="24BCEB6A" w14:textId="77777777" w:rsidTr="00A36550">
        <w:tc>
          <w:tcPr>
            <w:tcW w:w="1795" w:type="dxa"/>
            <w:shd w:val="clear" w:color="auto" w:fill="4F81BD" w:themeFill="accent1"/>
          </w:tcPr>
          <w:p w14:paraId="318E6182" w14:textId="77777777" w:rsidR="00CE3CD6" w:rsidRPr="00E4499D" w:rsidRDefault="00CE3CD6" w:rsidP="00044B6A">
            <w:pPr>
              <w:rPr>
                <w:b/>
                <w:color w:val="FFFFFF" w:themeColor="background1"/>
              </w:rPr>
            </w:pPr>
            <w:r w:rsidRPr="00E4499D">
              <w:rPr>
                <w:b/>
                <w:color w:val="FFFFFF" w:themeColor="background1"/>
              </w:rPr>
              <w:t>Fit criterion</w:t>
            </w:r>
          </w:p>
        </w:tc>
        <w:tc>
          <w:tcPr>
            <w:tcW w:w="7555" w:type="dxa"/>
          </w:tcPr>
          <w:p w14:paraId="3E3F7D76" w14:textId="77777777" w:rsidR="00CE3CD6" w:rsidRPr="00E4499D" w:rsidRDefault="00CE3CD6" w:rsidP="00044B6A">
            <w:r w:rsidRPr="00E4499D">
              <w:t xml:space="preserve">Produced knowledge must be represented in accepted and widely used knowledge representation standards, such as propositional logic premises and/or OWL2. </w:t>
            </w:r>
          </w:p>
        </w:tc>
      </w:tr>
      <w:tr w:rsidR="00CE3CD6" w:rsidRPr="00E4499D" w14:paraId="49D80B2D" w14:textId="77777777" w:rsidTr="00A36550">
        <w:tc>
          <w:tcPr>
            <w:tcW w:w="1795" w:type="dxa"/>
            <w:shd w:val="clear" w:color="auto" w:fill="4F81BD" w:themeFill="accent1"/>
          </w:tcPr>
          <w:p w14:paraId="7EA00949" w14:textId="77777777" w:rsidR="00CE3CD6" w:rsidRPr="00E4499D" w:rsidRDefault="00CE3CD6" w:rsidP="00044B6A">
            <w:pPr>
              <w:rPr>
                <w:b/>
                <w:color w:val="FFFFFF" w:themeColor="background1"/>
              </w:rPr>
            </w:pPr>
            <w:r w:rsidRPr="00E4499D">
              <w:rPr>
                <w:b/>
                <w:color w:val="FFFFFF" w:themeColor="background1"/>
              </w:rPr>
              <w:t>UC &amp; scenario</w:t>
            </w:r>
          </w:p>
        </w:tc>
        <w:tc>
          <w:tcPr>
            <w:tcW w:w="7555" w:type="dxa"/>
          </w:tcPr>
          <w:p w14:paraId="5C91362C" w14:textId="77777777" w:rsidR="00CE3CD6" w:rsidRPr="00E4499D" w:rsidRDefault="00CE3CD6" w:rsidP="00044B6A">
            <w:r w:rsidRPr="00E4499D">
              <w:rPr>
                <w:highlight w:val="yellow"/>
              </w:rPr>
              <w:t>All</w:t>
            </w:r>
          </w:p>
        </w:tc>
      </w:tr>
      <w:tr w:rsidR="00CE3CD6" w:rsidRPr="00E4499D" w14:paraId="362FF627" w14:textId="77777777" w:rsidTr="00A36550">
        <w:tc>
          <w:tcPr>
            <w:tcW w:w="1795" w:type="dxa"/>
            <w:shd w:val="clear" w:color="auto" w:fill="4F81BD" w:themeFill="accent1"/>
          </w:tcPr>
          <w:p w14:paraId="0031AB59" w14:textId="77777777" w:rsidR="00CE3CD6" w:rsidRPr="00E4499D" w:rsidRDefault="00CE3CD6" w:rsidP="00044B6A">
            <w:pPr>
              <w:rPr>
                <w:b/>
                <w:color w:val="FFFFFF" w:themeColor="background1"/>
              </w:rPr>
            </w:pPr>
            <w:r w:rsidRPr="00E4499D">
              <w:rPr>
                <w:b/>
                <w:color w:val="FFFFFF" w:themeColor="background1"/>
              </w:rPr>
              <w:t>Source partner</w:t>
            </w:r>
          </w:p>
        </w:tc>
        <w:tc>
          <w:tcPr>
            <w:tcW w:w="7555" w:type="dxa"/>
          </w:tcPr>
          <w:p w14:paraId="0C871B53" w14:textId="77777777" w:rsidR="00CE3CD6" w:rsidRPr="00E4499D" w:rsidRDefault="00CE3CD6" w:rsidP="00044B6A">
            <w:pPr>
              <w:rPr>
                <w:highlight w:val="yellow"/>
              </w:rPr>
            </w:pPr>
            <w:r w:rsidRPr="00E4499D">
              <w:t>CERTH</w:t>
            </w:r>
          </w:p>
        </w:tc>
      </w:tr>
      <w:tr w:rsidR="00CE3CD6" w:rsidRPr="00E4499D" w14:paraId="23660419" w14:textId="77777777" w:rsidTr="00A36550">
        <w:tc>
          <w:tcPr>
            <w:tcW w:w="1795" w:type="dxa"/>
            <w:shd w:val="clear" w:color="auto" w:fill="4F81BD" w:themeFill="accent1"/>
          </w:tcPr>
          <w:p w14:paraId="69030475" w14:textId="77777777" w:rsidR="00CE3CD6" w:rsidRPr="00E4499D" w:rsidRDefault="00CE3CD6" w:rsidP="00044B6A">
            <w:pPr>
              <w:rPr>
                <w:b/>
                <w:color w:val="FFFFFF" w:themeColor="background1"/>
              </w:rPr>
            </w:pPr>
            <w:r w:rsidRPr="00E4499D">
              <w:rPr>
                <w:b/>
                <w:color w:val="FFFFFF" w:themeColor="background1"/>
              </w:rPr>
              <w:t>Last update</w:t>
            </w:r>
          </w:p>
        </w:tc>
        <w:tc>
          <w:tcPr>
            <w:tcW w:w="7555" w:type="dxa"/>
          </w:tcPr>
          <w:p w14:paraId="33CEE64E" w14:textId="77777777" w:rsidR="00CE3CD6" w:rsidRPr="00E4499D" w:rsidRDefault="00CE3CD6" w:rsidP="00044B6A">
            <w:r w:rsidRPr="00E4499D">
              <w:t>04/12/2018</w:t>
            </w:r>
          </w:p>
        </w:tc>
      </w:tr>
    </w:tbl>
    <w:p w14:paraId="057ABDE5" w14:textId="4FC6EF6C" w:rsidR="00CE3CD6" w:rsidRPr="00E4499D" w:rsidRDefault="00CE3CD6" w:rsidP="003C1B8F">
      <w:pPr>
        <w:rPr>
          <w:rFonts w:cstheme="majorHAnsi"/>
          <w:lang w:eastAsia="it-IT"/>
        </w:rPr>
      </w:pPr>
    </w:p>
    <w:p w14:paraId="1DDBD1D0" w14:textId="150CC84B" w:rsidR="00CE3CD6" w:rsidRPr="00E4499D" w:rsidRDefault="00CE3CD6" w:rsidP="003C1B8F">
      <w:pPr>
        <w:rPr>
          <w:rFonts w:cstheme="majorHAnsi"/>
          <w:lang w:eastAsia="it-IT"/>
        </w:rPr>
      </w:pPr>
      <w:r w:rsidRPr="00E4499D">
        <w:rPr>
          <w:rFonts w:cstheme="majorHAnsi"/>
          <w:b/>
          <w:i/>
          <w:lang w:eastAsia="it-IT"/>
        </w:rPr>
        <w:t>Knowledge acquisition from deep neural networks - Interoperability</w:t>
      </w:r>
    </w:p>
    <w:tbl>
      <w:tblPr>
        <w:tblStyle w:val="TableGrid"/>
        <w:tblW w:w="0" w:type="auto"/>
        <w:tblLook w:val="04A0" w:firstRow="1" w:lastRow="0" w:firstColumn="1" w:lastColumn="0" w:noHBand="0" w:noVBand="1"/>
      </w:tblPr>
      <w:tblGrid>
        <w:gridCol w:w="1795"/>
        <w:gridCol w:w="7555"/>
      </w:tblGrid>
      <w:tr w:rsidR="00CE3CD6" w:rsidRPr="00E4499D" w14:paraId="64E74DC9" w14:textId="77777777" w:rsidTr="00A36550">
        <w:tc>
          <w:tcPr>
            <w:tcW w:w="1795" w:type="dxa"/>
            <w:shd w:val="clear" w:color="auto" w:fill="4F81BD" w:themeFill="accent1"/>
          </w:tcPr>
          <w:p w14:paraId="7913CF28" w14:textId="77777777" w:rsidR="00CE3CD6" w:rsidRPr="00E4499D" w:rsidRDefault="00CE3CD6" w:rsidP="00044B6A">
            <w:pPr>
              <w:rPr>
                <w:b/>
                <w:color w:val="FFFFFF" w:themeColor="background1"/>
              </w:rPr>
            </w:pPr>
            <w:r w:rsidRPr="00E4499D">
              <w:rPr>
                <w:b/>
                <w:color w:val="FFFFFF" w:themeColor="background1"/>
              </w:rPr>
              <w:t>Requirement No</w:t>
            </w:r>
          </w:p>
        </w:tc>
        <w:tc>
          <w:tcPr>
            <w:tcW w:w="7555" w:type="dxa"/>
          </w:tcPr>
          <w:p w14:paraId="07FF36D5" w14:textId="77777777" w:rsidR="00CE3CD6" w:rsidRPr="00E4499D" w:rsidRDefault="00CE3CD6" w:rsidP="00044B6A">
            <w:r w:rsidRPr="00E4499D">
              <w:t>REQ-</w:t>
            </w:r>
            <w:r w:rsidRPr="00E4499D">
              <w:rPr>
                <w:highlight w:val="yellow"/>
              </w:rPr>
              <w:t>XX</w:t>
            </w:r>
          </w:p>
        </w:tc>
      </w:tr>
      <w:tr w:rsidR="00CE3CD6" w:rsidRPr="00E4499D" w14:paraId="4C1C51B4" w14:textId="77777777" w:rsidTr="00A36550">
        <w:tc>
          <w:tcPr>
            <w:tcW w:w="1795" w:type="dxa"/>
            <w:shd w:val="clear" w:color="auto" w:fill="4F81BD" w:themeFill="accent1"/>
          </w:tcPr>
          <w:p w14:paraId="18A01201" w14:textId="77777777" w:rsidR="00CE3CD6" w:rsidRPr="00E4499D" w:rsidRDefault="00CE3CD6" w:rsidP="00044B6A">
            <w:pPr>
              <w:rPr>
                <w:b/>
                <w:color w:val="FFFFFF" w:themeColor="background1"/>
              </w:rPr>
            </w:pPr>
            <w:r w:rsidRPr="00E4499D">
              <w:rPr>
                <w:b/>
                <w:color w:val="FFFFFF" w:themeColor="background1"/>
              </w:rPr>
              <w:t>Requirement ID</w:t>
            </w:r>
          </w:p>
        </w:tc>
        <w:tc>
          <w:tcPr>
            <w:tcW w:w="7555" w:type="dxa"/>
          </w:tcPr>
          <w:p w14:paraId="4FDF7F1D" w14:textId="77777777" w:rsidR="00CE3CD6" w:rsidRPr="00E4499D" w:rsidRDefault="00CE3CD6" w:rsidP="00044B6A">
            <w:r w:rsidRPr="00E4499D">
              <w:t>REQ-</w:t>
            </w:r>
            <w:r w:rsidRPr="00E4499D">
              <w:rPr>
                <w:highlight w:val="cyan"/>
              </w:rPr>
              <w:t>INT</w:t>
            </w:r>
            <w:r w:rsidRPr="00E4499D">
              <w:t>-</w:t>
            </w:r>
            <w:r w:rsidRPr="00E4499D">
              <w:rPr>
                <w:highlight w:val="yellow"/>
              </w:rPr>
              <w:t>XX</w:t>
            </w:r>
          </w:p>
        </w:tc>
      </w:tr>
      <w:tr w:rsidR="00CE3CD6" w:rsidRPr="00E4499D" w14:paraId="31F28C8A" w14:textId="77777777" w:rsidTr="00A36550">
        <w:tc>
          <w:tcPr>
            <w:tcW w:w="1795" w:type="dxa"/>
            <w:shd w:val="clear" w:color="auto" w:fill="4F81BD" w:themeFill="accent1"/>
          </w:tcPr>
          <w:p w14:paraId="75773BE2" w14:textId="77777777" w:rsidR="00CE3CD6" w:rsidRPr="00E4499D" w:rsidRDefault="00CE3CD6" w:rsidP="00044B6A">
            <w:pPr>
              <w:rPr>
                <w:b/>
                <w:color w:val="FFFFFF" w:themeColor="background1"/>
              </w:rPr>
            </w:pPr>
            <w:r w:rsidRPr="00E4499D">
              <w:rPr>
                <w:b/>
                <w:color w:val="FFFFFF" w:themeColor="background1"/>
              </w:rPr>
              <w:t>Description</w:t>
            </w:r>
          </w:p>
        </w:tc>
        <w:tc>
          <w:tcPr>
            <w:tcW w:w="7555" w:type="dxa"/>
          </w:tcPr>
          <w:p w14:paraId="7A41309A" w14:textId="77777777" w:rsidR="00CE3CD6" w:rsidRPr="00E4499D" w:rsidRDefault="00CE3CD6" w:rsidP="00044B6A">
            <w:r w:rsidRPr="00E4499D">
              <w:t xml:space="preserve">Data-driven produced knowledge MUST represent uncertainty and probability in inferred hypotheses and beliefs. </w:t>
            </w:r>
          </w:p>
        </w:tc>
      </w:tr>
      <w:tr w:rsidR="00CE3CD6" w:rsidRPr="00E4499D" w14:paraId="5A2300F1" w14:textId="77777777" w:rsidTr="00A36550">
        <w:tc>
          <w:tcPr>
            <w:tcW w:w="1795" w:type="dxa"/>
            <w:shd w:val="clear" w:color="auto" w:fill="4F81BD" w:themeFill="accent1"/>
          </w:tcPr>
          <w:p w14:paraId="41066911" w14:textId="77777777" w:rsidR="00CE3CD6" w:rsidRPr="00E4499D" w:rsidRDefault="00CE3CD6" w:rsidP="00044B6A">
            <w:pPr>
              <w:rPr>
                <w:b/>
                <w:color w:val="FFFFFF" w:themeColor="background1"/>
              </w:rPr>
            </w:pPr>
            <w:r w:rsidRPr="00E4499D">
              <w:rPr>
                <w:b/>
                <w:color w:val="FFFFFF" w:themeColor="background1"/>
              </w:rPr>
              <w:t>Type</w:t>
            </w:r>
          </w:p>
        </w:tc>
        <w:tc>
          <w:tcPr>
            <w:tcW w:w="7555" w:type="dxa"/>
          </w:tcPr>
          <w:p w14:paraId="2DF99056" w14:textId="77777777" w:rsidR="00CE3CD6" w:rsidRPr="00E4499D" w:rsidRDefault="00CE3CD6" w:rsidP="00044B6A">
            <w:r w:rsidRPr="00E4499D">
              <w:t>Non-functional (Interoperability)</w:t>
            </w:r>
          </w:p>
        </w:tc>
      </w:tr>
      <w:tr w:rsidR="00CE3CD6" w:rsidRPr="00E4499D" w14:paraId="2919242A" w14:textId="77777777" w:rsidTr="00A36550">
        <w:tc>
          <w:tcPr>
            <w:tcW w:w="1795" w:type="dxa"/>
            <w:shd w:val="clear" w:color="auto" w:fill="4F81BD" w:themeFill="accent1"/>
          </w:tcPr>
          <w:p w14:paraId="0BE80541" w14:textId="77777777" w:rsidR="00CE3CD6" w:rsidRPr="00E4499D" w:rsidRDefault="00CE3CD6" w:rsidP="00044B6A">
            <w:pPr>
              <w:rPr>
                <w:b/>
                <w:color w:val="FFFFFF" w:themeColor="background1"/>
              </w:rPr>
            </w:pPr>
            <w:r w:rsidRPr="00E4499D">
              <w:rPr>
                <w:b/>
                <w:color w:val="FFFFFF" w:themeColor="background1"/>
              </w:rPr>
              <w:t>Fit criterion</w:t>
            </w:r>
          </w:p>
        </w:tc>
        <w:tc>
          <w:tcPr>
            <w:tcW w:w="7555" w:type="dxa"/>
          </w:tcPr>
          <w:p w14:paraId="5F1E5113" w14:textId="77777777" w:rsidR="00CE3CD6" w:rsidRPr="00E4499D" w:rsidRDefault="00CE3CD6" w:rsidP="00044B6A">
            <w:r w:rsidRPr="00E4499D">
              <w:t xml:space="preserve">Produced knowledge must allow for representation of fuzzy assertion and probabilistic weight modifiers, preferably in accepted KR standards such as Fuzzy OWL2. </w:t>
            </w:r>
          </w:p>
        </w:tc>
      </w:tr>
      <w:tr w:rsidR="00CE3CD6" w:rsidRPr="00E4499D" w14:paraId="18A7C647" w14:textId="77777777" w:rsidTr="00A36550">
        <w:tc>
          <w:tcPr>
            <w:tcW w:w="1795" w:type="dxa"/>
            <w:shd w:val="clear" w:color="auto" w:fill="4F81BD" w:themeFill="accent1"/>
          </w:tcPr>
          <w:p w14:paraId="448D2611" w14:textId="77777777" w:rsidR="00CE3CD6" w:rsidRPr="00E4499D" w:rsidRDefault="00CE3CD6" w:rsidP="00044B6A">
            <w:pPr>
              <w:rPr>
                <w:b/>
                <w:color w:val="FFFFFF" w:themeColor="background1"/>
              </w:rPr>
            </w:pPr>
            <w:r w:rsidRPr="00E4499D">
              <w:rPr>
                <w:b/>
                <w:color w:val="FFFFFF" w:themeColor="background1"/>
              </w:rPr>
              <w:t>UC &amp; scenario</w:t>
            </w:r>
          </w:p>
        </w:tc>
        <w:tc>
          <w:tcPr>
            <w:tcW w:w="7555" w:type="dxa"/>
          </w:tcPr>
          <w:p w14:paraId="75FA269A" w14:textId="77777777" w:rsidR="00CE3CD6" w:rsidRPr="00E4499D" w:rsidRDefault="00CE3CD6" w:rsidP="00044B6A">
            <w:r w:rsidRPr="00E4499D">
              <w:rPr>
                <w:highlight w:val="yellow"/>
              </w:rPr>
              <w:t>All</w:t>
            </w:r>
          </w:p>
        </w:tc>
      </w:tr>
      <w:tr w:rsidR="00CE3CD6" w:rsidRPr="00E4499D" w14:paraId="4AD634F4" w14:textId="77777777" w:rsidTr="00A36550">
        <w:tc>
          <w:tcPr>
            <w:tcW w:w="1795" w:type="dxa"/>
            <w:shd w:val="clear" w:color="auto" w:fill="4F81BD" w:themeFill="accent1"/>
          </w:tcPr>
          <w:p w14:paraId="776E4DA8" w14:textId="77777777" w:rsidR="00CE3CD6" w:rsidRPr="00E4499D" w:rsidRDefault="00CE3CD6" w:rsidP="00044B6A">
            <w:pPr>
              <w:rPr>
                <w:b/>
                <w:color w:val="FFFFFF" w:themeColor="background1"/>
              </w:rPr>
            </w:pPr>
            <w:r w:rsidRPr="00E4499D">
              <w:rPr>
                <w:b/>
                <w:color w:val="FFFFFF" w:themeColor="background1"/>
              </w:rPr>
              <w:t>Source partner</w:t>
            </w:r>
          </w:p>
        </w:tc>
        <w:tc>
          <w:tcPr>
            <w:tcW w:w="7555" w:type="dxa"/>
          </w:tcPr>
          <w:p w14:paraId="5DA62B41" w14:textId="77777777" w:rsidR="00CE3CD6" w:rsidRPr="00E4499D" w:rsidRDefault="00CE3CD6" w:rsidP="00044B6A">
            <w:pPr>
              <w:rPr>
                <w:highlight w:val="yellow"/>
              </w:rPr>
            </w:pPr>
            <w:r w:rsidRPr="00E4499D">
              <w:t>CERTH</w:t>
            </w:r>
          </w:p>
        </w:tc>
      </w:tr>
      <w:tr w:rsidR="00CE3CD6" w:rsidRPr="00E4499D" w14:paraId="368CA7D0" w14:textId="77777777" w:rsidTr="00A36550">
        <w:tc>
          <w:tcPr>
            <w:tcW w:w="1795" w:type="dxa"/>
            <w:shd w:val="clear" w:color="auto" w:fill="4F81BD" w:themeFill="accent1"/>
          </w:tcPr>
          <w:p w14:paraId="16BA5467" w14:textId="77777777" w:rsidR="00CE3CD6" w:rsidRPr="00E4499D" w:rsidRDefault="00CE3CD6" w:rsidP="00044B6A">
            <w:pPr>
              <w:rPr>
                <w:b/>
                <w:color w:val="FFFFFF" w:themeColor="background1"/>
              </w:rPr>
            </w:pPr>
            <w:r w:rsidRPr="00E4499D">
              <w:rPr>
                <w:b/>
                <w:color w:val="FFFFFF" w:themeColor="background1"/>
              </w:rPr>
              <w:t>Last update</w:t>
            </w:r>
          </w:p>
        </w:tc>
        <w:tc>
          <w:tcPr>
            <w:tcW w:w="7555" w:type="dxa"/>
          </w:tcPr>
          <w:p w14:paraId="0544AC25" w14:textId="77777777" w:rsidR="00CE3CD6" w:rsidRPr="00E4499D" w:rsidRDefault="00CE3CD6" w:rsidP="00044B6A">
            <w:r w:rsidRPr="00E4499D">
              <w:t>04/12/2018</w:t>
            </w:r>
          </w:p>
        </w:tc>
      </w:tr>
    </w:tbl>
    <w:p w14:paraId="3447625B" w14:textId="2FC2728F" w:rsidR="00CE3CD6" w:rsidRPr="00E4499D" w:rsidRDefault="00CE3CD6" w:rsidP="003C1B8F">
      <w:pPr>
        <w:rPr>
          <w:rFonts w:cstheme="majorHAnsi"/>
          <w:lang w:eastAsia="it-IT"/>
        </w:rPr>
      </w:pPr>
    </w:p>
    <w:p w14:paraId="51B1B562" w14:textId="63612CDA" w:rsidR="00CE3CD6" w:rsidRPr="00E4499D" w:rsidRDefault="00CE3CD6" w:rsidP="003C1B8F">
      <w:pPr>
        <w:rPr>
          <w:rFonts w:cstheme="majorHAnsi"/>
          <w:lang w:eastAsia="it-IT"/>
        </w:rPr>
      </w:pPr>
      <w:r w:rsidRPr="00E4499D">
        <w:rPr>
          <w:rFonts w:cstheme="majorHAnsi"/>
          <w:b/>
          <w:i/>
          <w:lang w:eastAsia="it-IT"/>
        </w:rPr>
        <w:t>Knowledge acquisition from deep neural networks - Interoperability</w:t>
      </w:r>
    </w:p>
    <w:tbl>
      <w:tblPr>
        <w:tblStyle w:val="TableGrid"/>
        <w:tblW w:w="0" w:type="auto"/>
        <w:tblLook w:val="04A0" w:firstRow="1" w:lastRow="0" w:firstColumn="1" w:lastColumn="0" w:noHBand="0" w:noVBand="1"/>
      </w:tblPr>
      <w:tblGrid>
        <w:gridCol w:w="1795"/>
        <w:gridCol w:w="7555"/>
      </w:tblGrid>
      <w:tr w:rsidR="00CE3CD6" w:rsidRPr="00E4499D" w14:paraId="31E67086" w14:textId="77777777" w:rsidTr="00A36550">
        <w:tc>
          <w:tcPr>
            <w:tcW w:w="1795" w:type="dxa"/>
            <w:shd w:val="clear" w:color="auto" w:fill="4F81BD" w:themeFill="accent1"/>
          </w:tcPr>
          <w:p w14:paraId="61588E47" w14:textId="77777777" w:rsidR="00CE3CD6" w:rsidRPr="00E4499D" w:rsidRDefault="00CE3CD6" w:rsidP="00044B6A">
            <w:pPr>
              <w:rPr>
                <w:b/>
                <w:color w:val="FFFFFF" w:themeColor="background1"/>
              </w:rPr>
            </w:pPr>
            <w:r w:rsidRPr="00E4499D">
              <w:rPr>
                <w:b/>
                <w:color w:val="FFFFFF" w:themeColor="background1"/>
              </w:rPr>
              <w:t>Requirement No</w:t>
            </w:r>
          </w:p>
        </w:tc>
        <w:tc>
          <w:tcPr>
            <w:tcW w:w="7555" w:type="dxa"/>
          </w:tcPr>
          <w:p w14:paraId="1D571C53" w14:textId="77777777" w:rsidR="00CE3CD6" w:rsidRPr="00E4499D" w:rsidRDefault="00CE3CD6" w:rsidP="00044B6A">
            <w:r w:rsidRPr="00E4499D">
              <w:t>REQ-</w:t>
            </w:r>
            <w:r w:rsidRPr="00E4499D">
              <w:rPr>
                <w:highlight w:val="yellow"/>
              </w:rPr>
              <w:t>XX</w:t>
            </w:r>
          </w:p>
        </w:tc>
      </w:tr>
      <w:tr w:rsidR="00CE3CD6" w:rsidRPr="00E4499D" w14:paraId="13731AC3" w14:textId="77777777" w:rsidTr="00A36550">
        <w:tc>
          <w:tcPr>
            <w:tcW w:w="1795" w:type="dxa"/>
            <w:shd w:val="clear" w:color="auto" w:fill="4F81BD" w:themeFill="accent1"/>
          </w:tcPr>
          <w:p w14:paraId="70778C62" w14:textId="77777777" w:rsidR="00CE3CD6" w:rsidRPr="00E4499D" w:rsidRDefault="00CE3CD6" w:rsidP="00044B6A">
            <w:pPr>
              <w:rPr>
                <w:b/>
                <w:color w:val="FFFFFF" w:themeColor="background1"/>
              </w:rPr>
            </w:pPr>
            <w:r w:rsidRPr="00E4499D">
              <w:rPr>
                <w:b/>
                <w:color w:val="FFFFFF" w:themeColor="background1"/>
              </w:rPr>
              <w:t>Requirement ID</w:t>
            </w:r>
          </w:p>
        </w:tc>
        <w:tc>
          <w:tcPr>
            <w:tcW w:w="7555" w:type="dxa"/>
          </w:tcPr>
          <w:p w14:paraId="35518549" w14:textId="77777777" w:rsidR="00CE3CD6" w:rsidRPr="00E4499D" w:rsidRDefault="00CE3CD6" w:rsidP="00044B6A">
            <w:r w:rsidRPr="00E4499D">
              <w:t>REQ-</w:t>
            </w:r>
            <w:r w:rsidRPr="00E4499D">
              <w:rPr>
                <w:highlight w:val="cyan"/>
              </w:rPr>
              <w:t>INT</w:t>
            </w:r>
            <w:r w:rsidRPr="00E4499D">
              <w:t>-</w:t>
            </w:r>
            <w:r w:rsidRPr="00E4499D">
              <w:rPr>
                <w:highlight w:val="yellow"/>
              </w:rPr>
              <w:t>XX</w:t>
            </w:r>
          </w:p>
        </w:tc>
      </w:tr>
      <w:tr w:rsidR="00CE3CD6" w:rsidRPr="00E4499D" w14:paraId="673E22C6" w14:textId="77777777" w:rsidTr="00A36550">
        <w:tc>
          <w:tcPr>
            <w:tcW w:w="1795" w:type="dxa"/>
            <w:shd w:val="clear" w:color="auto" w:fill="4F81BD" w:themeFill="accent1"/>
          </w:tcPr>
          <w:p w14:paraId="41D66B21" w14:textId="77777777" w:rsidR="00CE3CD6" w:rsidRPr="00E4499D" w:rsidRDefault="00CE3CD6" w:rsidP="00044B6A">
            <w:pPr>
              <w:rPr>
                <w:b/>
                <w:color w:val="FFFFFF" w:themeColor="background1"/>
              </w:rPr>
            </w:pPr>
            <w:r w:rsidRPr="00E4499D">
              <w:rPr>
                <w:b/>
                <w:color w:val="FFFFFF" w:themeColor="background1"/>
              </w:rPr>
              <w:lastRenderedPageBreak/>
              <w:t>Description</w:t>
            </w:r>
          </w:p>
        </w:tc>
        <w:tc>
          <w:tcPr>
            <w:tcW w:w="7555" w:type="dxa"/>
          </w:tcPr>
          <w:p w14:paraId="59D8A4FB" w14:textId="77777777" w:rsidR="00CE3CD6" w:rsidRPr="00E4499D" w:rsidRDefault="00CE3CD6" w:rsidP="00044B6A">
            <w:r w:rsidRPr="00E4499D">
              <w:t xml:space="preserve">The metadata to be fed into the deep neural network(s), to be subsequently used for knowledge acquisition, SHOULD be in English. Multilingual resources annotated with English metadata are supported but multilingual annotation is not supported. </w:t>
            </w:r>
          </w:p>
        </w:tc>
      </w:tr>
      <w:tr w:rsidR="00CE3CD6" w:rsidRPr="00E4499D" w14:paraId="467172FF" w14:textId="77777777" w:rsidTr="00A36550">
        <w:tc>
          <w:tcPr>
            <w:tcW w:w="1795" w:type="dxa"/>
            <w:shd w:val="clear" w:color="auto" w:fill="4F81BD" w:themeFill="accent1"/>
          </w:tcPr>
          <w:p w14:paraId="55C8EDDB" w14:textId="77777777" w:rsidR="00CE3CD6" w:rsidRPr="00E4499D" w:rsidRDefault="00CE3CD6" w:rsidP="00044B6A">
            <w:pPr>
              <w:rPr>
                <w:b/>
                <w:color w:val="FFFFFF" w:themeColor="background1"/>
              </w:rPr>
            </w:pPr>
            <w:r w:rsidRPr="00E4499D">
              <w:rPr>
                <w:b/>
                <w:color w:val="FFFFFF" w:themeColor="background1"/>
              </w:rPr>
              <w:t>Type</w:t>
            </w:r>
          </w:p>
        </w:tc>
        <w:tc>
          <w:tcPr>
            <w:tcW w:w="7555" w:type="dxa"/>
          </w:tcPr>
          <w:p w14:paraId="1859C1ED" w14:textId="77777777" w:rsidR="00CE3CD6" w:rsidRPr="00E4499D" w:rsidRDefault="00CE3CD6" w:rsidP="00044B6A">
            <w:r w:rsidRPr="00E4499D">
              <w:t>Non-functional (Interoperability)</w:t>
            </w:r>
          </w:p>
        </w:tc>
      </w:tr>
      <w:tr w:rsidR="00CE3CD6" w:rsidRPr="00E4499D" w14:paraId="14A6ECCC" w14:textId="77777777" w:rsidTr="00A36550">
        <w:tc>
          <w:tcPr>
            <w:tcW w:w="1795" w:type="dxa"/>
            <w:shd w:val="clear" w:color="auto" w:fill="4F81BD" w:themeFill="accent1"/>
          </w:tcPr>
          <w:p w14:paraId="09556892" w14:textId="77777777" w:rsidR="00CE3CD6" w:rsidRPr="00E4499D" w:rsidRDefault="00CE3CD6" w:rsidP="00044B6A">
            <w:pPr>
              <w:rPr>
                <w:b/>
                <w:color w:val="FFFFFF" w:themeColor="background1"/>
              </w:rPr>
            </w:pPr>
            <w:r w:rsidRPr="00E4499D">
              <w:rPr>
                <w:b/>
                <w:color w:val="FFFFFF" w:themeColor="background1"/>
              </w:rPr>
              <w:t>Fit criterion</w:t>
            </w:r>
          </w:p>
        </w:tc>
        <w:tc>
          <w:tcPr>
            <w:tcW w:w="7555" w:type="dxa"/>
          </w:tcPr>
          <w:p w14:paraId="2C996AE7" w14:textId="77777777" w:rsidR="00CE3CD6" w:rsidRPr="00E4499D" w:rsidRDefault="00CE3CD6" w:rsidP="00044B6A">
            <w:r w:rsidRPr="00E4499D">
              <w:t>Successfully accept and analyse English metadata.</w:t>
            </w:r>
          </w:p>
        </w:tc>
      </w:tr>
      <w:tr w:rsidR="00CE3CD6" w:rsidRPr="00E4499D" w14:paraId="68E3794F" w14:textId="77777777" w:rsidTr="00A36550">
        <w:tc>
          <w:tcPr>
            <w:tcW w:w="1795" w:type="dxa"/>
            <w:shd w:val="clear" w:color="auto" w:fill="4F81BD" w:themeFill="accent1"/>
          </w:tcPr>
          <w:p w14:paraId="62D70F85" w14:textId="77777777" w:rsidR="00CE3CD6" w:rsidRPr="00E4499D" w:rsidRDefault="00CE3CD6" w:rsidP="00044B6A">
            <w:pPr>
              <w:rPr>
                <w:b/>
                <w:color w:val="FFFFFF" w:themeColor="background1"/>
              </w:rPr>
            </w:pPr>
            <w:r w:rsidRPr="00E4499D">
              <w:rPr>
                <w:b/>
                <w:color w:val="FFFFFF" w:themeColor="background1"/>
              </w:rPr>
              <w:t>UC &amp; scenario</w:t>
            </w:r>
          </w:p>
        </w:tc>
        <w:tc>
          <w:tcPr>
            <w:tcW w:w="7555" w:type="dxa"/>
          </w:tcPr>
          <w:p w14:paraId="6F7B511B" w14:textId="77777777" w:rsidR="00CE3CD6" w:rsidRPr="00E4499D" w:rsidRDefault="00CE3CD6" w:rsidP="00044B6A">
            <w:r w:rsidRPr="00E4499D">
              <w:rPr>
                <w:highlight w:val="yellow"/>
              </w:rPr>
              <w:t>All</w:t>
            </w:r>
          </w:p>
        </w:tc>
      </w:tr>
      <w:tr w:rsidR="00CE3CD6" w:rsidRPr="00E4499D" w14:paraId="76199B82" w14:textId="77777777" w:rsidTr="00A36550">
        <w:tc>
          <w:tcPr>
            <w:tcW w:w="1795" w:type="dxa"/>
            <w:shd w:val="clear" w:color="auto" w:fill="4F81BD" w:themeFill="accent1"/>
          </w:tcPr>
          <w:p w14:paraId="79B1B951" w14:textId="77777777" w:rsidR="00CE3CD6" w:rsidRPr="00E4499D" w:rsidRDefault="00CE3CD6" w:rsidP="00044B6A">
            <w:pPr>
              <w:rPr>
                <w:b/>
                <w:color w:val="FFFFFF" w:themeColor="background1"/>
              </w:rPr>
            </w:pPr>
            <w:r w:rsidRPr="00E4499D">
              <w:rPr>
                <w:b/>
                <w:color w:val="FFFFFF" w:themeColor="background1"/>
              </w:rPr>
              <w:t>Source partner</w:t>
            </w:r>
          </w:p>
        </w:tc>
        <w:tc>
          <w:tcPr>
            <w:tcW w:w="7555" w:type="dxa"/>
          </w:tcPr>
          <w:p w14:paraId="321F4EAA" w14:textId="77777777" w:rsidR="00CE3CD6" w:rsidRPr="00E4499D" w:rsidRDefault="00CE3CD6" w:rsidP="00044B6A">
            <w:pPr>
              <w:rPr>
                <w:highlight w:val="yellow"/>
              </w:rPr>
            </w:pPr>
            <w:r w:rsidRPr="00E4499D">
              <w:rPr>
                <w:highlight w:val="yellow"/>
              </w:rPr>
              <w:t>?</w:t>
            </w:r>
          </w:p>
        </w:tc>
      </w:tr>
      <w:tr w:rsidR="00CE3CD6" w:rsidRPr="00E4499D" w14:paraId="3A42ED36" w14:textId="77777777" w:rsidTr="00A36550">
        <w:tc>
          <w:tcPr>
            <w:tcW w:w="1795" w:type="dxa"/>
            <w:shd w:val="clear" w:color="auto" w:fill="4F81BD" w:themeFill="accent1"/>
          </w:tcPr>
          <w:p w14:paraId="4F6FBC91" w14:textId="77777777" w:rsidR="00CE3CD6" w:rsidRPr="00E4499D" w:rsidRDefault="00CE3CD6" w:rsidP="00044B6A">
            <w:pPr>
              <w:rPr>
                <w:b/>
                <w:color w:val="FFFFFF" w:themeColor="background1"/>
              </w:rPr>
            </w:pPr>
            <w:r w:rsidRPr="00E4499D">
              <w:rPr>
                <w:b/>
                <w:color w:val="FFFFFF" w:themeColor="background1"/>
              </w:rPr>
              <w:t>Last update</w:t>
            </w:r>
          </w:p>
        </w:tc>
        <w:tc>
          <w:tcPr>
            <w:tcW w:w="7555" w:type="dxa"/>
          </w:tcPr>
          <w:p w14:paraId="0CA1E7B6" w14:textId="77777777" w:rsidR="00CE3CD6" w:rsidRPr="00E4499D" w:rsidRDefault="00CE3CD6" w:rsidP="00044B6A">
            <w:r w:rsidRPr="00E4499D">
              <w:t>04/12/2018</w:t>
            </w:r>
          </w:p>
        </w:tc>
      </w:tr>
    </w:tbl>
    <w:p w14:paraId="6F85213A" w14:textId="77777777" w:rsidR="00CE3CD6" w:rsidRPr="00E4499D" w:rsidRDefault="00CE3CD6" w:rsidP="003C1B8F">
      <w:pPr>
        <w:rPr>
          <w:rFonts w:cstheme="majorHAnsi"/>
          <w:lang w:eastAsia="it-IT"/>
        </w:rPr>
      </w:pPr>
    </w:p>
    <w:p w14:paraId="3E1B188E" w14:textId="77777777" w:rsidR="00CE3CD6" w:rsidRPr="00E4499D" w:rsidRDefault="00CE3CD6" w:rsidP="003C1B8F">
      <w:pPr>
        <w:rPr>
          <w:rFonts w:cstheme="majorHAnsi"/>
          <w:lang w:eastAsia="it-IT"/>
        </w:rPr>
      </w:pPr>
    </w:p>
    <w:p w14:paraId="4399ECEA" w14:textId="77777777" w:rsidR="003C1B8F" w:rsidRPr="00E4499D" w:rsidRDefault="003C1B8F" w:rsidP="003C1B8F">
      <w:pPr>
        <w:pStyle w:val="Heading2"/>
      </w:pPr>
      <w:bookmarkStart w:id="122" w:name="_Toc532247312"/>
      <w:r w:rsidRPr="00E4499D">
        <w:t>Integration of human factor in the analysis loop</w:t>
      </w:r>
      <w:bookmarkEnd w:id="122"/>
    </w:p>
    <w:p w14:paraId="03229791" w14:textId="77777777" w:rsidR="003C1B8F" w:rsidRPr="00E4499D" w:rsidRDefault="003C1B8F" w:rsidP="003C1B8F">
      <w:pPr>
        <w:rPr>
          <w:rFonts w:cs="Arial"/>
          <w:szCs w:val="20"/>
        </w:rPr>
      </w:pPr>
    </w:p>
    <w:p w14:paraId="611D3EE2" w14:textId="77777777" w:rsidR="003C1B8F" w:rsidRPr="00E4499D" w:rsidRDefault="003C1B8F" w:rsidP="003C1B8F">
      <w:pPr>
        <w:pStyle w:val="Heading3"/>
      </w:pPr>
      <w:bookmarkStart w:id="123" w:name="_Toc532247313"/>
      <w:r w:rsidRPr="00E4499D">
        <w:t>Implicit and explicit user feedback capturing (</w:t>
      </w:r>
      <w:r w:rsidRPr="00E4499D">
        <w:rPr>
          <w:b w:val="0"/>
          <w:highlight w:val="yellow"/>
        </w:rPr>
        <w:t>IBEC, CERTH</w:t>
      </w:r>
      <w:r w:rsidRPr="00E4499D">
        <w:t>)</w:t>
      </w:r>
      <w:bookmarkEnd w:id="123"/>
    </w:p>
    <w:p w14:paraId="3A02608F" w14:textId="77777777" w:rsidR="003C1B8F" w:rsidRPr="00E4499D" w:rsidRDefault="003C1B8F" w:rsidP="003C1B8F">
      <w:pPr>
        <w:rPr>
          <w:lang w:eastAsia="it-IT"/>
        </w:rPr>
      </w:pPr>
      <w:r w:rsidRPr="00E4499D">
        <w:rPr>
          <w:highlight w:val="yellow"/>
          <w:lang w:eastAsia="it-IT"/>
        </w:rPr>
        <w:t>@IBEC, CERTH: define T8.1 modules and requirements</w:t>
      </w:r>
    </w:p>
    <w:p w14:paraId="083F337B" w14:textId="1E627017" w:rsidR="003C1B8F" w:rsidRPr="00E4499D" w:rsidRDefault="00055028" w:rsidP="003C1B8F">
      <w:pPr>
        <w:pStyle w:val="Heading4"/>
        <w:tabs>
          <w:tab w:val="clear" w:pos="907"/>
        </w:tabs>
        <w:spacing w:line="276" w:lineRule="auto"/>
        <w:ind w:left="864" w:hanging="864"/>
        <w:rPr>
          <w:rFonts w:cstheme="majorHAnsi"/>
        </w:rPr>
      </w:pPr>
      <w:r w:rsidRPr="00E4499D">
        <w:rPr>
          <w:rFonts w:cstheme="majorHAnsi"/>
        </w:rPr>
        <w:t>Implicit and explicit user capturing framework - Security</w:t>
      </w:r>
      <w:r w:rsidR="003C1B8F" w:rsidRPr="00E4499D">
        <w:rPr>
          <w:rFonts w:cstheme="majorHAnsi"/>
        </w:rPr>
        <w:t xml:space="preserve"> </w:t>
      </w:r>
    </w:p>
    <w:p w14:paraId="7BA6ADE0" w14:textId="18E258DB" w:rsidR="003C1B8F" w:rsidRPr="00E4499D" w:rsidRDefault="003C1B8F" w:rsidP="003C1B8F">
      <w:pPr>
        <w:rPr>
          <w:rFonts w:cstheme="majorHAnsi"/>
          <w:lang w:eastAsia="it-IT"/>
        </w:rPr>
      </w:pPr>
    </w:p>
    <w:tbl>
      <w:tblPr>
        <w:tblStyle w:val="TableGrid1"/>
        <w:tblW w:w="9072" w:type="dxa"/>
        <w:tblInd w:w="108" w:type="dxa"/>
        <w:tblLayout w:type="fixed"/>
        <w:tblLook w:val="04A0" w:firstRow="1" w:lastRow="0" w:firstColumn="1" w:lastColumn="0" w:noHBand="0" w:noVBand="1"/>
      </w:tblPr>
      <w:tblGrid>
        <w:gridCol w:w="1975"/>
        <w:gridCol w:w="7097"/>
      </w:tblGrid>
      <w:tr w:rsidR="00055028" w:rsidRPr="00E4499D" w14:paraId="2E21781D" w14:textId="77777777" w:rsidTr="00A36550">
        <w:tc>
          <w:tcPr>
            <w:tcW w:w="1975" w:type="dxa"/>
            <w:shd w:val="clear" w:color="auto" w:fill="4F81BD" w:themeFill="accent1"/>
            <w:vAlign w:val="center"/>
          </w:tcPr>
          <w:p w14:paraId="0DA1FECB" w14:textId="77777777" w:rsidR="00055028" w:rsidRPr="00A36550" w:rsidRDefault="00055028" w:rsidP="00DD11A7">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1AB85F01" w14:textId="77777777" w:rsidR="00055028" w:rsidRPr="00E4499D" w:rsidRDefault="00055028" w:rsidP="00DD11A7">
            <w:r w:rsidRPr="00E4499D">
              <w:t>REQ- XXX</w:t>
            </w:r>
          </w:p>
        </w:tc>
      </w:tr>
      <w:tr w:rsidR="00055028" w:rsidRPr="00E4499D" w14:paraId="17130D9C" w14:textId="77777777" w:rsidTr="00A36550">
        <w:tc>
          <w:tcPr>
            <w:tcW w:w="1975" w:type="dxa"/>
            <w:shd w:val="clear" w:color="auto" w:fill="4F81BD" w:themeFill="accent1"/>
            <w:vAlign w:val="center"/>
          </w:tcPr>
          <w:p w14:paraId="5509C6B4" w14:textId="77777777" w:rsidR="00055028" w:rsidRPr="00A36550" w:rsidRDefault="00055028" w:rsidP="00DD11A7">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7318BCE2" w14:textId="77777777" w:rsidR="00055028" w:rsidRPr="00E4499D" w:rsidRDefault="00055028" w:rsidP="00DD11A7"/>
        </w:tc>
      </w:tr>
      <w:tr w:rsidR="00055028" w:rsidRPr="00E4499D" w14:paraId="59B80176" w14:textId="77777777" w:rsidTr="00A36550">
        <w:tc>
          <w:tcPr>
            <w:tcW w:w="1975" w:type="dxa"/>
            <w:shd w:val="clear" w:color="auto" w:fill="4F81BD" w:themeFill="accent1"/>
            <w:vAlign w:val="center"/>
          </w:tcPr>
          <w:p w14:paraId="50FDD58A" w14:textId="77777777" w:rsidR="00055028" w:rsidRPr="00A36550" w:rsidRDefault="00055028"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34F5EDFE" w14:textId="77777777" w:rsidR="00055028" w:rsidRPr="00E4499D" w:rsidRDefault="00055028" w:rsidP="00DD11A7">
            <w:r w:rsidRPr="00E4499D">
              <w:t>Security of personal data</w:t>
            </w:r>
          </w:p>
        </w:tc>
      </w:tr>
      <w:tr w:rsidR="00055028" w:rsidRPr="00E4499D" w14:paraId="7D8C0EB4" w14:textId="77777777" w:rsidTr="00A36550">
        <w:tc>
          <w:tcPr>
            <w:tcW w:w="1975" w:type="dxa"/>
            <w:shd w:val="clear" w:color="auto" w:fill="4F81BD" w:themeFill="accent1"/>
            <w:vAlign w:val="center"/>
          </w:tcPr>
          <w:p w14:paraId="031D040E" w14:textId="77777777" w:rsidR="00055028" w:rsidRPr="00A36550" w:rsidRDefault="00055028"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0B314E0D" w14:textId="77777777" w:rsidR="00055028" w:rsidRPr="00E4499D" w:rsidRDefault="00055028" w:rsidP="00DD11A7">
            <w:r w:rsidRPr="00E4499D">
              <w:t xml:space="preserve">Non-functional </w:t>
            </w:r>
          </w:p>
        </w:tc>
      </w:tr>
      <w:tr w:rsidR="00055028" w:rsidRPr="00E4499D" w14:paraId="48483DAB" w14:textId="77777777" w:rsidTr="00A36550">
        <w:tc>
          <w:tcPr>
            <w:tcW w:w="1975" w:type="dxa"/>
            <w:shd w:val="clear" w:color="auto" w:fill="4F81BD" w:themeFill="accent1"/>
            <w:vAlign w:val="center"/>
          </w:tcPr>
          <w:p w14:paraId="011D1941" w14:textId="77777777" w:rsidR="00055028" w:rsidRPr="00A36550" w:rsidRDefault="00055028"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545E7F58" w14:textId="77777777" w:rsidR="00055028" w:rsidRPr="00E4499D" w:rsidRDefault="00055028" w:rsidP="00DD11A7">
            <w:r w:rsidRPr="00E4499D">
              <w:t>The requirement shall be met if the module does not store data that potentially could identify the person</w:t>
            </w:r>
          </w:p>
        </w:tc>
      </w:tr>
      <w:tr w:rsidR="00055028" w:rsidRPr="00E4499D" w14:paraId="135C9A8A" w14:textId="77777777" w:rsidTr="00A36550">
        <w:tc>
          <w:tcPr>
            <w:tcW w:w="1975" w:type="dxa"/>
            <w:shd w:val="clear" w:color="auto" w:fill="4F81BD" w:themeFill="accent1"/>
            <w:vAlign w:val="center"/>
          </w:tcPr>
          <w:p w14:paraId="1672A13D" w14:textId="77777777" w:rsidR="00055028" w:rsidRPr="00A36550" w:rsidRDefault="00055028"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46A06C03" w14:textId="77777777" w:rsidR="00055028" w:rsidRPr="00E4499D" w:rsidRDefault="00055028" w:rsidP="00DD11A7"/>
        </w:tc>
      </w:tr>
      <w:tr w:rsidR="00055028" w:rsidRPr="00E4499D" w14:paraId="0D2D77E7" w14:textId="77777777" w:rsidTr="00A36550">
        <w:tc>
          <w:tcPr>
            <w:tcW w:w="1975" w:type="dxa"/>
            <w:shd w:val="clear" w:color="auto" w:fill="4F81BD" w:themeFill="accent1"/>
            <w:vAlign w:val="center"/>
          </w:tcPr>
          <w:p w14:paraId="62A165BD" w14:textId="77777777" w:rsidR="00055028" w:rsidRPr="00A36550" w:rsidRDefault="00055028"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64C8FA0C" w14:textId="77777777" w:rsidR="00055028" w:rsidRPr="00E4499D" w:rsidRDefault="00055028" w:rsidP="00DD11A7">
            <w:r w:rsidRPr="00E4499D">
              <w:t>IBEC</w:t>
            </w:r>
          </w:p>
        </w:tc>
      </w:tr>
      <w:tr w:rsidR="00055028" w:rsidRPr="00E4499D" w14:paraId="06D02BCA" w14:textId="77777777" w:rsidTr="00A36550">
        <w:tc>
          <w:tcPr>
            <w:tcW w:w="1975" w:type="dxa"/>
            <w:shd w:val="clear" w:color="auto" w:fill="4F81BD" w:themeFill="accent1"/>
            <w:vAlign w:val="center"/>
          </w:tcPr>
          <w:p w14:paraId="245D8EB8" w14:textId="77777777" w:rsidR="00055028" w:rsidRPr="00A36550" w:rsidRDefault="00055028"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3438EC5B" w14:textId="77777777" w:rsidR="00055028" w:rsidRPr="00E4499D" w:rsidRDefault="00055028" w:rsidP="00DD11A7">
            <w:r w:rsidRPr="00E4499D">
              <w:t>06/12/2018</w:t>
            </w:r>
          </w:p>
        </w:tc>
      </w:tr>
    </w:tbl>
    <w:p w14:paraId="3E779BD5" w14:textId="2BB5EA3C" w:rsidR="00055028" w:rsidRPr="00E4499D" w:rsidRDefault="00055028" w:rsidP="003C1B8F">
      <w:pPr>
        <w:rPr>
          <w:rFonts w:cstheme="majorHAnsi"/>
          <w:lang w:eastAsia="it-IT"/>
        </w:rPr>
      </w:pPr>
    </w:p>
    <w:tbl>
      <w:tblPr>
        <w:tblStyle w:val="TableGrid"/>
        <w:tblW w:w="9072" w:type="dxa"/>
        <w:tblInd w:w="108" w:type="dxa"/>
        <w:tblLayout w:type="fixed"/>
        <w:tblLook w:val="04A0" w:firstRow="1" w:lastRow="0" w:firstColumn="1" w:lastColumn="0" w:noHBand="0" w:noVBand="1"/>
      </w:tblPr>
      <w:tblGrid>
        <w:gridCol w:w="1936"/>
        <w:gridCol w:w="7136"/>
      </w:tblGrid>
      <w:tr w:rsidR="00055028" w:rsidRPr="00E4499D" w14:paraId="0B02DA38" w14:textId="77777777" w:rsidTr="00A36550">
        <w:tc>
          <w:tcPr>
            <w:tcW w:w="1936" w:type="dxa"/>
            <w:shd w:val="clear" w:color="auto" w:fill="4F81BD" w:themeFill="accent1"/>
            <w:vAlign w:val="center"/>
          </w:tcPr>
          <w:p w14:paraId="62D92360" w14:textId="77777777" w:rsidR="00055028" w:rsidRPr="00A36550" w:rsidRDefault="00055028" w:rsidP="00DD11A7">
            <w:pPr>
              <w:jc w:val="left"/>
              <w:rPr>
                <w:b/>
                <w:color w:val="FFFFFF" w:themeColor="background1"/>
              </w:rPr>
            </w:pPr>
            <w:r w:rsidRPr="00A36550">
              <w:rPr>
                <w:b/>
                <w:bCs/>
                <w:color w:val="FFFFFF" w:themeColor="background1"/>
              </w:rPr>
              <w:t>Requirement No</w:t>
            </w:r>
          </w:p>
        </w:tc>
        <w:tc>
          <w:tcPr>
            <w:tcW w:w="7136" w:type="dxa"/>
            <w:vAlign w:val="center"/>
          </w:tcPr>
          <w:p w14:paraId="3F2F0C97" w14:textId="77777777" w:rsidR="00055028" w:rsidRPr="00E4499D" w:rsidRDefault="00055028" w:rsidP="00DD11A7"/>
        </w:tc>
      </w:tr>
      <w:tr w:rsidR="00055028" w:rsidRPr="00E4499D" w14:paraId="2CAF369C" w14:textId="77777777" w:rsidTr="00A36550">
        <w:tc>
          <w:tcPr>
            <w:tcW w:w="1936" w:type="dxa"/>
            <w:shd w:val="clear" w:color="auto" w:fill="4F81BD" w:themeFill="accent1"/>
            <w:vAlign w:val="center"/>
          </w:tcPr>
          <w:p w14:paraId="077A5643" w14:textId="77777777" w:rsidR="00055028" w:rsidRPr="00A36550" w:rsidRDefault="00055028" w:rsidP="00DD11A7">
            <w:pPr>
              <w:jc w:val="left"/>
              <w:rPr>
                <w:b/>
                <w:color w:val="FFFFFF" w:themeColor="background1"/>
              </w:rPr>
            </w:pPr>
            <w:r w:rsidRPr="00A36550">
              <w:rPr>
                <w:b/>
                <w:bCs/>
                <w:color w:val="FFFFFF" w:themeColor="background1"/>
              </w:rPr>
              <w:t>Requirement Id</w:t>
            </w:r>
          </w:p>
        </w:tc>
        <w:tc>
          <w:tcPr>
            <w:tcW w:w="7136" w:type="dxa"/>
            <w:vAlign w:val="center"/>
          </w:tcPr>
          <w:p w14:paraId="7B4BF97D" w14:textId="77777777" w:rsidR="00055028" w:rsidRPr="00E4499D" w:rsidRDefault="00055028" w:rsidP="00DD11A7"/>
        </w:tc>
      </w:tr>
      <w:tr w:rsidR="00055028" w:rsidRPr="00E4499D" w14:paraId="771A50C7" w14:textId="77777777" w:rsidTr="00A36550">
        <w:tc>
          <w:tcPr>
            <w:tcW w:w="1936" w:type="dxa"/>
            <w:shd w:val="clear" w:color="auto" w:fill="4F81BD" w:themeFill="accent1"/>
            <w:vAlign w:val="center"/>
          </w:tcPr>
          <w:p w14:paraId="58CEBE6F" w14:textId="77777777" w:rsidR="00055028" w:rsidRPr="00A36550" w:rsidRDefault="00055028" w:rsidP="00DD11A7">
            <w:pPr>
              <w:jc w:val="left"/>
              <w:rPr>
                <w:b/>
                <w:color w:val="FFFFFF" w:themeColor="background1"/>
              </w:rPr>
            </w:pPr>
            <w:r w:rsidRPr="00A36550">
              <w:rPr>
                <w:b/>
                <w:color w:val="FFFFFF" w:themeColor="background1"/>
              </w:rPr>
              <w:t>Description</w:t>
            </w:r>
          </w:p>
        </w:tc>
        <w:tc>
          <w:tcPr>
            <w:tcW w:w="7136" w:type="dxa"/>
            <w:vAlign w:val="center"/>
          </w:tcPr>
          <w:p w14:paraId="0E6C9845" w14:textId="77777777" w:rsidR="00055028" w:rsidRPr="00E4499D" w:rsidRDefault="00055028" w:rsidP="00DD11A7">
            <w:r w:rsidRPr="00E4499D">
              <w:t>Time-efficient operations.</w:t>
            </w:r>
          </w:p>
        </w:tc>
      </w:tr>
      <w:tr w:rsidR="00055028" w:rsidRPr="00E4499D" w14:paraId="7CE1A6D6" w14:textId="77777777" w:rsidTr="00A36550">
        <w:tc>
          <w:tcPr>
            <w:tcW w:w="1936" w:type="dxa"/>
            <w:shd w:val="clear" w:color="auto" w:fill="4F81BD" w:themeFill="accent1"/>
            <w:vAlign w:val="center"/>
          </w:tcPr>
          <w:p w14:paraId="4799C799" w14:textId="77777777" w:rsidR="00055028" w:rsidRPr="00A36550" w:rsidRDefault="00055028" w:rsidP="00DD11A7">
            <w:pPr>
              <w:jc w:val="left"/>
              <w:rPr>
                <w:b/>
                <w:color w:val="FFFFFF" w:themeColor="background1"/>
              </w:rPr>
            </w:pPr>
            <w:r w:rsidRPr="00A36550">
              <w:rPr>
                <w:b/>
                <w:color w:val="FFFFFF" w:themeColor="background1"/>
              </w:rPr>
              <w:lastRenderedPageBreak/>
              <w:t>Type</w:t>
            </w:r>
          </w:p>
        </w:tc>
        <w:tc>
          <w:tcPr>
            <w:tcW w:w="7136" w:type="dxa"/>
            <w:vAlign w:val="center"/>
          </w:tcPr>
          <w:p w14:paraId="718B023C" w14:textId="77777777" w:rsidR="00055028" w:rsidRPr="00E4499D" w:rsidRDefault="00055028" w:rsidP="00DD11A7">
            <w:r w:rsidRPr="00E4499D">
              <w:t>Non-Functional</w:t>
            </w:r>
          </w:p>
        </w:tc>
      </w:tr>
      <w:tr w:rsidR="00055028" w:rsidRPr="00E4499D" w14:paraId="2FA1C8E5" w14:textId="77777777" w:rsidTr="00A36550">
        <w:tc>
          <w:tcPr>
            <w:tcW w:w="1936" w:type="dxa"/>
            <w:shd w:val="clear" w:color="auto" w:fill="4F81BD" w:themeFill="accent1"/>
            <w:vAlign w:val="center"/>
          </w:tcPr>
          <w:p w14:paraId="77CA676F" w14:textId="77777777" w:rsidR="00055028" w:rsidRPr="00A36550" w:rsidRDefault="00055028" w:rsidP="00DD11A7">
            <w:pPr>
              <w:jc w:val="left"/>
              <w:rPr>
                <w:b/>
                <w:color w:val="FFFFFF" w:themeColor="background1"/>
              </w:rPr>
            </w:pPr>
            <w:r w:rsidRPr="00A36550">
              <w:rPr>
                <w:b/>
                <w:color w:val="FFFFFF" w:themeColor="background1"/>
              </w:rPr>
              <w:t>Fit Criterion</w:t>
            </w:r>
          </w:p>
        </w:tc>
        <w:tc>
          <w:tcPr>
            <w:tcW w:w="7136" w:type="dxa"/>
            <w:vAlign w:val="center"/>
          </w:tcPr>
          <w:p w14:paraId="2AEF0BBB" w14:textId="77777777" w:rsidR="00055028" w:rsidRPr="00E4499D" w:rsidRDefault="00055028" w:rsidP="00DD11A7">
            <w:r w:rsidRPr="00E4499D">
              <w:t>The requirement shall be met if the module’s operations perform time-efficiently without causing delays to the user.</w:t>
            </w:r>
          </w:p>
        </w:tc>
      </w:tr>
      <w:tr w:rsidR="00055028" w:rsidRPr="00E4499D" w14:paraId="5C87CA55" w14:textId="77777777" w:rsidTr="00A36550">
        <w:tc>
          <w:tcPr>
            <w:tcW w:w="1936" w:type="dxa"/>
            <w:shd w:val="clear" w:color="auto" w:fill="4F81BD" w:themeFill="accent1"/>
            <w:vAlign w:val="center"/>
          </w:tcPr>
          <w:p w14:paraId="6CA4C95D" w14:textId="77777777" w:rsidR="00055028" w:rsidRPr="00A36550" w:rsidRDefault="00055028" w:rsidP="00DD11A7">
            <w:pPr>
              <w:jc w:val="left"/>
              <w:rPr>
                <w:b/>
                <w:color w:val="FFFFFF" w:themeColor="background1"/>
              </w:rPr>
            </w:pPr>
            <w:r w:rsidRPr="00A36550">
              <w:rPr>
                <w:b/>
                <w:color w:val="FFFFFF" w:themeColor="background1"/>
              </w:rPr>
              <w:t>Use Case &amp; Scenario</w:t>
            </w:r>
          </w:p>
        </w:tc>
        <w:tc>
          <w:tcPr>
            <w:tcW w:w="7136" w:type="dxa"/>
            <w:vAlign w:val="center"/>
          </w:tcPr>
          <w:p w14:paraId="08CDDC44" w14:textId="77777777" w:rsidR="00055028" w:rsidRPr="00E4499D" w:rsidRDefault="00055028" w:rsidP="00DD11A7"/>
        </w:tc>
      </w:tr>
      <w:tr w:rsidR="00055028" w:rsidRPr="00E4499D" w14:paraId="7C21CCAE" w14:textId="77777777" w:rsidTr="00A36550">
        <w:tc>
          <w:tcPr>
            <w:tcW w:w="1936" w:type="dxa"/>
            <w:shd w:val="clear" w:color="auto" w:fill="4F81BD" w:themeFill="accent1"/>
            <w:vAlign w:val="center"/>
          </w:tcPr>
          <w:p w14:paraId="606A1078" w14:textId="77777777" w:rsidR="00055028" w:rsidRPr="00A36550" w:rsidRDefault="00055028" w:rsidP="00DD11A7">
            <w:pPr>
              <w:jc w:val="left"/>
              <w:rPr>
                <w:b/>
                <w:color w:val="FFFFFF" w:themeColor="background1"/>
              </w:rPr>
            </w:pPr>
            <w:r w:rsidRPr="00A36550">
              <w:rPr>
                <w:b/>
                <w:color w:val="FFFFFF" w:themeColor="background1"/>
              </w:rPr>
              <w:t>Source Partner</w:t>
            </w:r>
          </w:p>
        </w:tc>
        <w:tc>
          <w:tcPr>
            <w:tcW w:w="7136" w:type="dxa"/>
            <w:vAlign w:val="center"/>
          </w:tcPr>
          <w:p w14:paraId="6006B385" w14:textId="77777777" w:rsidR="00055028" w:rsidRPr="00E4499D" w:rsidRDefault="00055028" w:rsidP="00DD11A7">
            <w:r w:rsidRPr="00E4499D">
              <w:t>IBEC</w:t>
            </w:r>
          </w:p>
        </w:tc>
      </w:tr>
      <w:tr w:rsidR="00055028" w:rsidRPr="00E4499D" w14:paraId="5DD2108F" w14:textId="77777777" w:rsidTr="00A36550">
        <w:tc>
          <w:tcPr>
            <w:tcW w:w="1936" w:type="dxa"/>
            <w:shd w:val="clear" w:color="auto" w:fill="4F81BD" w:themeFill="accent1"/>
            <w:vAlign w:val="center"/>
          </w:tcPr>
          <w:p w14:paraId="37B62779" w14:textId="77777777" w:rsidR="00055028" w:rsidRPr="00A36550" w:rsidRDefault="00055028" w:rsidP="00DD11A7">
            <w:pPr>
              <w:jc w:val="left"/>
              <w:rPr>
                <w:b/>
                <w:color w:val="FFFFFF" w:themeColor="background1"/>
              </w:rPr>
            </w:pPr>
            <w:r w:rsidRPr="00A36550">
              <w:rPr>
                <w:b/>
                <w:color w:val="FFFFFF" w:themeColor="background1"/>
              </w:rPr>
              <w:t>Last Update</w:t>
            </w:r>
          </w:p>
        </w:tc>
        <w:tc>
          <w:tcPr>
            <w:tcW w:w="7136" w:type="dxa"/>
            <w:vAlign w:val="center"/>
          </w:tcPr>
          <w:p w14:paraId="621514F6" w14:textId="77777777" w:rsidR="00055028" w:rsidRPr="00E4499D" w:rsidRDefault="00055028" w:rsidP="00DD11A7">
            <w:pPr>
              <w:keepNext/>
            </w:pPr>
            <w:r w:rsidRPr="00E4499D">
              <w:t>30/11/2018</w:t>
            </w:r>
          </w:p>
        </w:tc>
      </w:tr>
    </w:tbl>
    <w:p w14:paraId="7CE7C763" w14:textId="2F00CF69" w:rsidR="00055028" w:rsidRPr="00E4499D" w:rsidRDefault="00055028" w:rsidP="003C1B8F">
      <w:pPr>
        <w:rPr>
          <w:rFonts w:cstheme="majorHAnsi"/>
          <w:lang w:eastAsia="it-IT"/>
        </w:rPr>
      </w:pPr>
    </w:p>
    <w:p w14:paraId="21E67737" w14:textId="77777777" w:rsidR="00055028" w:rsidRPr="00E4499D" w:rsidRDefault="00055028" w:rsidP="00055028">
      <w:pPr>
        <w:rPr>
          <w:rFonts w:cstheme="majorHAnsi"/>
          <w:lang w:eastAsia="it-IT"/>
        </w:rPr>
      </w:pPr>
    </w:p>
    <w:tbl>
      <w:tblPr>
        <w:tblStyle w:val="TableGrid"/>
        <w:tblW w:w="9072" w:type="dxa"/>
        <w:tblInd w:w="108" w:type="dxa"/>
        <w:tblLayout w:type="fixed"/>
        <w:tblLook w:val="04A0" w:firstRow="1" w:lastRow="0" w:firstColumn="1" w:lastColumn="0" w:noHBand="0" w:noVBand="1"/>
      </w:tblPr>
      <w:tblGrid>
        <w:gridCol w:w="1936"/>
        <w:gridCol w:w="7136"/>
      </w:tblGrid>
      <w:tr w:rsidR="00055028" w:rsidRPr="00E4499D" w14:paraId="39FDAF44" w14:textId="77777777" w:rsidTr="00A36550">
        <w:tc>
          <w:tcPr>
            <w:tcW w:w="1936" w:type="dxa"/>
            <w:shd w:val="clear" w:color="auto" w:fill="4F81BD" w:themeFill="accent1"/>
            <w:vAlign w:val="center"/>
          </w:tcPr>
          <w:p w14:paraId="217842B6" w14:textId="77777777" w:rsidR="00055028" w:rsidRPr="00A36550" w:rsidRDefault="00055028" w:rsidP="00DD11A7">
            <w:pPr>
              <w:jc w:val="left"/>
              <w:rPr>
                <w:b/>
                <w:color w:val="FFFFFF" w:themeColor="background1"/>
              </w:rPr>
            </w:pPr>
            <w:r w:rsidRPr="00A36550">
              <w:rPr>
                <w:b/>
                <w:bCs/>
                <w:color w:val="FFFFFF" w:themeColor="background1"/>
              </w:rPr>
              <w:t>Requirement No</w:t>
            </w:r>
          </w:p>
        </w:tc>
        <w:tc>
          <w:tcPr>
            <w:tcW w:w="7136" w:type="dxa"/>
            <w:vAlign w:val="center"/>
          </w:tcPr>
          <w:p w14:paraId="1DA40FC5" w14:textId="77777777" w:rsidR="00055028" w:rsidRPr="00E4499D" w:rsidRDefault="00055028" w:rsidP="00DD11A7"/>
        </w:tc>
      </w:tr>
      <w:tr w:rsidR="00055028" w:rsidRPr="00E4499D" w14:paraId="056CA88A" w14:textId="77777777" w:rsidTr="00A36550">
        <w:tc>
          <w:tcPr>
            <w:tcW w:w="1936" w:type="dxa"/>
            <w:shd w:val="clear" w:color="auto" w:fill="4F81BD" w:themeFill="accent1"/>
            <w:vAlign w:val="center"/>
          </w:tcPr>
          <w:p w14:paraId="54398E1B" w14:textId="77777777" w:rsidR="00055028" w:rsidRPr="00A36550" w:rsidRDefault="00055028" w:rsidP="00DD11A7">
            <w:pPr>
              <w:jc w:val="left"/>
              <w:rPr>
                <w:b/>
                <w:color w:val="FFFFFF" w:themeColor="background1"/>
              </w:rPr>
            </w:pPr>
            <w:r w:rsidRPr="00A36550">
              <w:rPr>
                <w:b/>
                <w:bCs/>
                <w:color w:val="FFFFFF" w:themeColor="background1"/>
              </w:rPr>
              <w:t>Requirement Id</w:t>
            </w:r>
          </w:p>
        </w:tc>
        <w:tc>
          <w:tcPr>
            <w:tcW w:w="7136" w:type="dxa"/>
            <w:vAlign w:val="center"/>
          </w:tcPr>
          <w:p w14:paraId="3F0D89CF" w14:textId="77777777" w:rsidR="00055028" w:rsidRPr="00E4499D" w:rsidRDefault="00055028" w:rsidP="00DD11A7"/>
        </w:tc>
      </w:tr>
      <w:tr w:rsidR="00055028" w:rsidRPr="00E4499D" w14:paraId="43950BF6" w14:textId="77777777" w:rsidTr="00A36550">
        <w:tc>
          <w:tcPr>
            <w:tcW w:w="1936" w:type="dxa"/>
            <w:shd w:val="clear" w:color="auto" w:fill="4F81BD" w:themeFill="accent1"/>
            <w:vAlign w:val="center"/>
          </w:tcPr>
          <w:p w14:paraId="348A5D8C" w14:textId="77777777" w:rsidR="00055028" w:rsidRPr="00A36550" w:rsidRDefault="00055028" w:rsidP="00DD11A7">
            <w:pPr>
              <w:jc w:val="left"/>
              <w:rPr>
                <w:b/>
                <w:color w:val="FFFFFF" w:themeColor="background1"/>
              </w:rPr>
            </w:pPr>
            <w:r w:rsidRPr="00A36550">
              <w:rPr>
                <w:b/>
                <w:color w:val="FFFFFF" w:themeColor="background1"/>
              </w:rPr>
              <w:t>Description</w:t>
            </w:r>
          </w:p>
        </w:tc>
        <w:tc>
          <w:tcPr>
            <w:tcW w:w="7136" w:type="dxa"/>
            <w:vAlign w:val="center"/>
          </w:tcPr>
          <w:p w14:paraId="3B338C2A" w14:textId="77777777" w:rsidR="00055028" w:rsidRPr="00E4499D" w:rsidRDefault="00055028" w:rsidP="00DD11A7">
            <w:r w:rsidRPr="00E4499D">
              <w:t>Non-invasiveness.</w:t>
            </w:r>
          </w:p>
        </w:tc>
      </w:tr>
      <w:tr w:rsidR="00055028" w:rsidRPr="00E4499D" w14:paraId="02C6367E" w14:textId="77777777" w:rsidTr="00A36550">
        <w:tc>
          <w:tcPr>
            <w:tcW w:w="1936" w:type="dxa"/>
            <w:shd w:val="clear" w:color="auto" w:fill="4F81BD" w:themeFill="accent1"/>
            <w:vAlign w:val="center"/>
          </w:tcPr>
          <w:p w14:paraId="47F8BB00" w14:textId="77777777" w:rsidR="00055028" w:rsidRPr="00A36550" w:rsidRDefault="00055028" w:rsidP="00DD11A7">
            <w:pPr>
              <w:jc w:val="left"/>
              <w:rPr>
                <w:b/>
                <w:color w:val="FFFFFF" w:themeColor="background1"/>
              </w:rPr>
            </w:pPr>
            <w:r w:rsidRPr="00A36550">
              <w:rPr>
                <w:b/>
                <w:color w:val="FFFFFF" w:themeColor="background1"/>
              </w:rPr>
              <w:t>Type</w:t>
            </w:r>
          </w:p>
        </w:tc>
        <w:tc>
          <w:tcPr>
            <w:tcW w:w="7136" w:type="dxa"/>
            <w:vAlign w:val="center"/>
          </w:tcPr>
          <w:p w14:paraId="2C2AD8A7" w14:textId="77777777" w:rsidR="00055028" w:rsidRPr="00E4499D" w:rsidRDefault="00055028" w:rsidP="00DD11A7">
            <w:r w:rsidRPr="00E4499D">
              <w:t>Non-Functional</w:t>
            </w:r>
          </w:p>
        </w:tc>
      </w:tr>
      <w:tr w:rsidR="00055028" w:rsidRPr="00E4499D" w14:paraId="0B026115" w14:textId="77777777" w:rsidTr="00A36550">
        <w:tc>
          <w:tcPr>
            <w:tcW w:w="1936" w:type="dxa"/>
            <w:shd w:val="clear" w:color="auto" w:fill="4F81BD" w:themeFill="accent1"/>
            <w:vAlign w:val="center"/>
          </w:tcPr>
          <w:p w14:paraId="09253F9E" w14:textId="77777777" w:rsidR="00055028" w:rsidRPr="00A36550" w:rsidRDefault="00055028" w:rsidP="00DD11A7">
            <w:pPr>
              <w:jc w:val="left"/>
              <w:rPr>
                <w:b/>
                <w:color w:val="FFFFFF" w:themeColor="background1"/>
              </w:rPr>
            </w:pPr>
            <w:r w:rsidRPr="00A36550">
              <w:rPr>
                <w:b/>
                <w:color w:val="FFFFFF" w:themeColor="background1"/>
              </w:rPr>
              <w:t>Fit Criterion</w:t>
            </w:r>
          </w:p>
        </w:tc>
        <w:tc>
          <w:tcPr>
            <w:tcW w:w="7136" w:type="dxa"/>
            <w:vAlign w:val="center"/>
          </w:tcPr>
          <w:p w14:paraId="75063A95" w14:textId="77777777" w:rsidR="00055028" w:rsidRPr="00E4499D" w:rsidRDefault="00055028" w:rsidP="00DD11A7">
            <w:r w:rsidRPr="00E4499D">
              <w:t xml:space="preserve">The requirement shall be met if the module’s does include obtrusive acquisition systems </w:t>
            </w:r>
          </w:p>
        </w:tc>
      </w:tr>
      <w:tr w:rsidR="00055028" w:rsidRPr="00E4499D" w14:paraId="4EDF2D39" w14:textId="77777777" w:rsidTr="00A36550">
        <w:tc>
          <w:tcPr>
            <w:tcW w:w="1936" w:type="dxa"/>
            <w:shd w:val="clear" w:color="auto" w:fill="4F81BD" w:themeFill="accent1"/>
            <w:vAlign w:val="center"/>
          </w:tcPr>
          <w:p w14:paraId="755309AA" w14:textId="77777777" w:rsidR="00055028" w:rsidRPr="00A36550" w:rsidRDefault="00055028" w:rsidP="00DD11A7">
            <w:pPr>
              <w:jc w:val="left"/>
              <w:rPr>
                <w:b/>
                <w:color w:val="FFFFFF" w:themeColor="background1"/>
              </w:rPr>
            </w:pPr>
            <w:r w:rsidRPr="00A36550">
              <w:rPr>
                <w:b/>
                <w:color w:val="FFFFFF" w:themeColor="background1"/>
              </w:rPr>
              <w:t>Use Case &amp; Scenario</w:t>
            </w:r>
          </w:p>
        </w:tc>
        <w:tc>
          <w:tcPr>
            <w:tcW w:w="7136" w:type="dxa"/>
            <w:vAlign w:val="center"/>
          </w:tcPr>
          <w:p w14:paraId="0DA6B0F4" w14:textId="77777777" w:rsidR="00055028" w:rsidRPr="00E4499D" w:rsidRDefault="00055028" w:rsidP="00DD11A7"/>
        </w:tc>
      </w:tr>
      <w:tr w:rsidR="00055028" w:rsidRPr="00E4499D" w14:paraId="6E8DDD87" w14:textId="77777777" w:rsidTr="00A36550">
        <w:tc>
          <w:tcPr>
            <w:tcW w:w="1936" w:type="dxa"/>
            <w:shd w:val="clear" w:color="auto" w:fill="4F81BD" w:themeFill="accent1"/>
            <w:vAlign w:val="center"/>
          </w:tcPr>
          <w:p w14:paraId="62D6C077" w14:textId="77777777" w:rsidR="00055028" w:rsidRPr="00A36550" w:rsidRDefault="00055028" w:rsidP="00DD11A7">
            <w:pPr>
              <w:jc w:val="left"/>
              <w:rPr>
                <w:b/>
                <w:color w:val="FFFFFF" w:themeColor="background1"/>
              </w:rPr>
            </w:pPr>
            <w:r w:rsidRPr="00A36550">
              <w:rPr>
                <w:b/>
                <w:color w:val="FFFFFF" w:themeColor="background1"/>
              </w:rPr>
              <w:t>Source Partner</w:t>
            </w:r>
          </w:p>
        </w:tc>
        <w:tc>
          <w:tcPr>
            <w:tcW w:w="7136" w:type="dxa"/>
            <w:vAlign w:val="center"/>
          </w:tcPr>
          <w:p w14:paraId="63A2907C" w14:textId="77777777" w:rsidR="00055028" w:rsidRPr="00E4499D" w:rsidRDefault="00055028" w:rsidP="00DD11A7">
            <w:r w:rsidRPr="00E4499D">
              <w:t>IBEC</w:t>
            </w:r>
          </w:p>
        </w:tc>
      </w:tr>
      <w:tr w:rsidR="00055028" w:rsidRPr="00E4499D" w14:paraId="7A1B50D5" w14:textId="77777777" w:rsidTr="00A36550">
        <w:tc>
          <w:tcPr>
            <w:tcW w:w="1936" w:type="dxa"/>
            <w:shd w:val="clear" w:color="auto" w:fill="4F81BD" w:themeFill="accent1"/>
            <w:vAlign w:val="center"/>
          </w:tcPr>
          <w:p w14:paraId="5378873E" w14:textId="77777777" w:rsidR="00055028" w:rsidRPr="00A36550" w:rsidRDefault="00055028" w:rsidP="00DD11A7">
            <w:pPr>
              <w:jc w:val="left"/>
              <w:rPr>
                <w:b/>
                <w:color w:val="FFFFFF" w:themeColor="background1"/>
              </w:rPr>
            </w:pPr>
            <w:r w:rsidRPr="00A36550">
              <w:rPr>
                <w:b/>
                <w:color w:val="FFFFFF" w:themeColor="background1"/>
              </w:rPr>
              <w:t>Last Update</w:t>
            </w:r>
          </w:p>
        </w:tc>
        <w:tc>
          <w:tcPr>
            <w:tcW w:w="7136" w:type="dxa"/>
            <w:vAlign w:val="center"/>
          </w:tcPr>
          <w:p w14:paraId="51E93176" w14:textId="77777777" w:rsidR="00055028" w:rsidRPr="00E4499D" w:rsidRDefault="00055028" w:rsidP="00DD11A7">
            <w:pPr>
              <w:keepNext/>
            </w:pPr>
            <w:r w:rsidRPr="00E4499D">
              <w:t>30/11/2018</w:t>
            </w:r>
          </w:p>
        </w:tc>
      </w:tr>
    </w:tbl>
    <w:p w14:paraId="04F8FAD6" w14:textId="77777777" w:rsidR="00055028" w:rsidRPr="00E4499D" w:rsidRDefault="00055028" w:rsidP="00055028">
      <w:pPr>
        <w:rPr>
          <w:rFonts w:cstheme="majorHAnsi"/>
          <w:b/>
          <w:lang w:eastAsia="it-IT"/>
        </w:rPr>
      </w:pPr>
    </w:p>
    <w:tbl>
      <w:tblPr>
        <w:tblStyle w:val="TableGrid"/>
        <w:tblW w:w="9072" w:type="dxa"/>
        <w:tblInd w:w="108" w:type="dxa"/>
        <w:tblLayout w:type="fixed"/>
        <w:tblLook w:val="04A0" w:firstRow="1" w:lastRow="0" w:firstColumn="1" w:lastColumn="0" w:noHBand="0" w:noVBand="1"/>
      </w:tblPr>
      <w:tblGrid>
        <w:gridCol w:w="1930"/>
        <w:gridCol w:w="7142"/>
      </w:tblGrid>
      <w:tr w:rsidR="00055028" w:rsidRPr="00E4499D" w14:paraId="18B0D560" w14:textId="77777777" w:rsidTr="00A36550">
        <w:tc>
          <w:tcPr>
            <w:tcW w:w="1930" w:type="dxa"/>
            <w:shd w:val="clear" w:color="auto" w:fill="4F81BD" w:themeFill="accent1"/>
            <w:vAlign w:val="center"/>
          </w:tcPr>
          <w:p w14:paraId="5EBB962B" w14:textId="77777777" w:rsidR="00055028" w:rsidRPr="00A36550" w:rsidRDefault="00055028" w:rsidP="00DD11A7">
            <w:pPr>
              <w:jc w:val="left"/>
              <w:rPr>
                <w:b/>
                <w:color w:val="FFFFFF" w:themeColor="background1"/>
              </w:rPr>
            </w:pPr>
            <w:r w:rsidRPr="00A36550">
              <w:rPr>
                <w:b/>
                <w:bCs/>
                <w:color w:val="FFFFFF" w:themeColor="background1"/>
              </w:rPr>
              <w:t>Requirement No</w:t>
            </w:r>
          </w:p>
        </w:tc>
        <w:tc>
          <w:tcPr>
            <w:tcW w:w="7142" w:type="dxa"/>
            <w:vAlign w:val="center"/>
          </w:tcPr>
          <w:p w14:paraId="5D7CD2D3" w14:textId="77777777" w:rsidR="00055028" w:rsidRPr="00E4499D" w:rsidRDefault="00055028" w:rsidP="00DD11A7"/>
        </w:tc>
      </w:tr>
      <w:tr w:rsidR="00055028" w:rsidRPr="00E4499D" w14:paraId="5E8C6B28" w14:textId="77777777" w:rsidTr="00A36550">
        <w:tc>
          <w:tcPr>
            <w:tcW w:w="1930" w:type="dxa"/>
            <w:shd w:val="clear" w:color="auto" w:fill="4F81BD" w:themeFill="accent1"/>
            <w:vAlign w:val="center"/>
          </w:tcPr>
          <w:p w14:paraId="52F68CDB" w14:textId="77777777" w:rsidR="00055028" w:rsidRPr="00A36550" w:rsidRDefault="00055028" w:rsidP="00DD11A7">
            <w:pPr>
              <w:jc w:val="left"/>
              <w:rPr>
                <w:b/>
                <w:color w:val="FFFFFF" w:themeColor="background1"/>
              </w:rPr>
            </w:pPr>
            <w:r w:rsidRPr="00A36550">
              <w:rPr>
                <w:b/>
                <w:bCs/>
                <w:color w:val="FFFFFF" w:themeColor="background1"/>
              </w:rPr>
              <w:t>Requirement Id</w:t>
            </w:r>
          </w:p>
        </w:tc>
        <w:tc>
          <w:tcPr>
            <w:tcW w:w="7142" w:type="dxa"/>
            <w:vAlign w:val="center"/>
          </w:tcPr>
          <w:p w14:paraId="57868440" w14:textId="77777777" w:rsidR="00055028" w:rsidRPr="00E4499D" w:rsidRDefault="00055028" w:rsidP="00DD11A7"/>
        </w:tc>
      </w:tr>
      <w:tr w:rsidR="00055028" w:rsidRPr="00E4499D" w14:paraId="4EFF8D79" w14:textId="77777777" w:rsidTr="00A36550">
        <w:tc>
          <w:tcPr>
            <w:tcW w:w="1930" w:type="dxa"/>
            <w:shd w:val="clear" w:color="auto" w:fill="4F81BD" w:themeFill="accent1"/>
            <w:vAlign w:val="center"/>
          </w:tcPr>
          <w:p w14:paraId="4BF7CA8D" w14:textId="77777777" w:rsidR="00055028" w:rsidRPr="00A36550" w:rsidRDefault="00055028" w:rsidP="00DD11A7">
            <w:pPr>
              <w:jc w:val="left"/>
              <w:rPr>
                <w:b/>
                <w:color w:val="FFFFFF" w:themeColor="background1"/>
              </w:rPr>
            </w:pPr>
            <w:r w:rsidRPr="00A36550">
              <w:rPr>
                <w:b/>
                <w:color w:val="FFFFFF" w:themeColor="background1"/>
              </w:rPr>
              <w:t>Description</w:t>
            </w:r>
          </w:p>
        </w:tc>
        <w:tc>
          <w:tcPr>
            <w:tcW w:w="7142" w:type="dxa"/>
            <w:vAlign w:val="center"/>
          </w:tcPr>
          <w:p w14:paraId="7C226813" w14:textId="77777777" w:rsidR="00055028" w:rsidRPr="00E4499D" w:rsidRDefault="00055028" w:rsidP="00DD11A7">
            <w:r w:rsidRPr="00E4499D">
              <w:t xml:space="preserve">Reliability of the methods. </w:t>
            </w:r>
          </w:p>
        </w:tc>
      </w:tr>
      <w:tr w:rsidR="00055028" w:rsidRPr="00E4499D" w14:paraId="3275CDE5" w14:textId="77777777" w:rsidTr="00A36550">
        <w:tc>
          <w:tcPr>
            <w:tcW w:w="1930" w:type="dxa"/>
            <w:shd w:val="clear" w:color="auto" w:fill="4F81BD" w:themeFill="accent1"/>
            <w:vAlign w:val="center"/>
          </w:tcPr>
          <w:p w14:paraId="3CE33C70" w14:textId="77777777" w:rsidR="00055028" w:rsidRPr="00A36550" w:rsidRDefault="00055028" w:rsidP="00DD11A7">
            <w:pPr>
              <w:jc w:val="left"/>
              <w:rPr>
                <w:b/>
                <w:color w:val="FFFFFF" w:themeColor="background1"/>
              </w:rPr>
            </w:pPr>
            <w:r w:rsidRPr="00A36550">
              <w:rPr>
                <w:b/>
                <w:color w:val="FFFFFF" w:themeColor="background1"/>
              </w:rPr>
              <w:t>Type</w:t>
            </w:r>
          </w:p>
        </w:tc>
        <w:tc>
          <w:tcPr>
            <w:tcW w:w="7142" w:type="dxa"/>
            <w:vAlign w:val="center"/>
          </w:tcPr>
          <w:p w14:paraId="74927A96" w14:textId="77777777" w:rsidR="00055028" w:rsidRPr="00E4499D" w:rsidRDefault="00055028" w:rsidP="00DD11A7">
            <w:r w:rsidRPr="00E4499D">
              <w:t>Non-Functional</w:t>
            </w:r>
          </w:p>
        </w:tc>
      </w:tr>
      <w:tr w:rsidR="00055028" w:rsidRPr="00E4499D" w14:paraId="0C26B85D" w14:textId="77777777" w:rsidTr="00A36550">
        <w:tc>
          <w:tcPr>
            <w:tcW w:w="1930" w:type="dxa"/>
            <w:shd w:val="clear" w:color="auto" w:fill="4F81BD" w:themeFill="accent1"/>
            <w:vAlign w:val="center"/>
          </w:tcPr>
          <w:p w14:paraId="6C689857" w14:textId="77777777" w:rsidR="00055028" w:rsidRPr="00A36550" w:rsidRDefault="00055028" w:rsidP="00DD11A7">
            <w:pPr>
              <w:jc w:val="left"/>
              <w:rPr>
                <w:b/>
                <w:color w:val="FFFFFF" w:themeColor="background1"/>
              </w:rPr>
            </w:pPr>
            <w:r w:rsidRPr="00A36550">
              <w:rPr>
                <w:b/>
                <w:color w:val="FFFFFF" w:themeColor="background1"/>
              </w:rPr>
              <w:t>Fit Criterion</w:t>
            </w:r>
          </w:p>
        </w:tc>
        <w:tc>
          <w:tcPr>
            <w:tcW w:w="7142" w:type="dxa"/>
            <w:vAlign w:val="center"/>
          </w:tcPr>
          <w:p w14:paraId="03A92CC2" w14:textId="77777777" w:rsidR="00055028" w:rsidRPr="00E4499D" w:rsidRDefault="00055028" w:rsidP="00DD11A7">
            <w:r w:rsidRPr="00E4499D">
              <w:t>The requirement shall be met if the proposed framework performs reliably without causing operational malfunctions.</w:t>
            </w:r>
          </w:p>
        </w:tc>
      </w:tr>
      <w:tr w:rsidR="00055028" w:rsidRPr="00E4499D" w14:paraId="00698B6A" w14:textId="77777777" w:rsidTr="00A36550">
        <w:tc>
          <w:tcPr>
            <w:tcW w:w="1930" w:type="dxa"/>
            <w:shd w:val="clear" w:color="auto" w:fill="4F81BD" w:themeFill="accent1"/>
            <w:vAlign w:val="center"/>
          </w:tcPr>
          <w:p w14:paraId="447B8FDE" w14:textId="77777777" w:rsidR="00055028" w:rsidRPr="00A36550" w:rsidRDefault="00055028" w:rsidP="00DD11A7">
            <w:pPr>
              <w:jc w:val="left"/>
              <w:rPr>
                <w:b/>
                <w:color w:val="FFFFFF" w:themeColor="background1"/>
              </w:rPr>
            </w:pPr>
            <w:r w:rsidRPr="00A36550">
              <w:rPr>
                <w:b/>
                <w:color w:val="FFFFFF" w:themeColor="background1"/>
              </w:rPr>
              <w:t>Use Case &amp; Scenario</w:t>
            </w:r>
          </w:p>
        </w:tc>
        <w:tc>
          <w:tcPr>
            <w:tcW w:w="7142" w:type="dxa"/>
            <w:vAlign w:val="center"/>
          </w:tcPr>
          <w:p w14:paraId="534B0772" w14:textId="77777777" w:rsidR="00055028" w:rsidRPr="00E4499D" w:rsidRDefault="00055028" w:rsidP="00DD11A7"/>
        </w:tc>
      </w:tr>
      <w:tr w:rsidR="00055028" w:rsidRPr="00E4499D" w14:paraId="029633B2" w14:textId="77777777" w:rsidTr="00A36550">
        <w:tc>
          <w:tcPr>
            <w:tcW w:w="1930" w:type="dxa"/>
            <w:shd w:val="clear" w:color="auto" w:fill="4F81BD" w:themeFill="accent1"/>
            <w:vAlign w:val="center"/>
          </w:tcPr>
          <w:p w14:paraId="6C1623AB" w14:textId="77777777" w:rsidR="00055028" w:rsidRPr="00A36550" w:rsidRDefault="00055028" w:rsidP="00DD11A7">
            <w:pPr>
              <w:jc w:val="left"/>
              <w:rPr>
                <w:b/>
                <w:color w:val="FFFFFF" w:themeColor="background1"/>
              </w:rPr>
            </w:pPr>
            <w:r w:rsidRPr="00A36550">
              <w:rPr>
                <w:b/>
                <w:color w:val="FFFFFF" w:themeColor="background1"/>
              </w:rPr>
              <w:t>Source Partner</w:t>
            </w:r>
          </w:p>
        </w:tc>
        <w:tc>
          <w:tcPr>
            <w:tcW w:w="7142" w:type="dxa"/>
            <w:vAlign w:val="center"/>
          </w:tcPr>
          <w:p w14:paraId="28633FE0" w14:textId="77777777" w:rsidR="00055028" w:rsidRPr="00E4499D" w:rsidRDefault="00055028" w:rsidP="00DD11A7">
            <w:r w:rsidRPr="00E4499D">
              <w:t>IBEC</w:t>
            </w:r>
          </w:p>
        </w:tc>
      </w:tr>
      <w:tr w:rsidR="00055028" w:rsidRPr="00E4499D" w14:paraId="4C05E9E6" w14:textId="77777777" w:rsidTr="00A36550">
        <w:tc>
          <w:tcPr>
            <w:tcW w:w="1930" w:type="dxa"/>
            <w:shd w:val="clear" w:color="auto" w:fill="4F81BD" w:themeFill="accent1"/>
            <w:vAlign w:val="center"/>
          </w:tcPr>
          <w:p w14:paraId="5749D36F" w14:textId="77777777" w:rsidR="00055028" w:rsidRPr="00A36550" w:rsidRDefault="00055028" w:rsidP="00DD11A7">
            <w:pPr>
              <w:jc w:val="left"/>
              <w:rPr>
                <w:b/>
                <w:color w:val="FFFFFF" w:themeColor="background1"/>
              </w:rPr>
            </w:pPr>
            <w:r w:rsidRPr="00A36550">
              <w:rPr>
                <w:b/>
                <w:color w:val="FFFFFF" w:themeColor="background1"/>
              </w:rPr>
              <w:t>Last Update</w:t>
            </w:r>
          </w:p>
        </w:tc>
        <w:tc>
          <w:tcPr>
            <w:tcW w:w="7142" w:type="dxa"/>
            <w:vAlign w:val="center"/>
          </w:tcPr>
          <w:p w14:paraId="464123C4" w14:textId="77777777" w:rsidR="00055028" w:rsidRPr="00E4499D" w:rsidRDefault="00055028" w:rsidP="00DD11A7">
            <w:pPr>
              <w:keepNext/>
            </w:pPr>
            <w:r w:rsidRPr="00E4499D">
              <w:t>30/11/2018</w:t>
            </w:r>
          </w:p>
        </w:tc>
      </w:tr>
    </w:tbl>
    <w:p w14:paraId="19EAF246" w14:textId="77777777" w:rsidR="00055028" w:rsidRPr="00E4499D" w:rsidRDefault="00055028" w:rsidP="00055028">
      <w:pPr>
        <w:rPr>
          <w:rFonts w:cstheme="majorHAnsi"/>
          <w:b/>
          <w:lang w:eastAsia="it-IT"/>
        </w:rPr>
      </w:pPr>
    </w:p>
    <w:tbl>
      <w:tblPr>
        <w:tblStyle w:val="TableGrid1"/>
        <w:tblW w:w="9072" w:type="dxa"/>
        <w:tblInd w:w="108" w:type="dxa"/>
        <w:tblLayout w:type="fixed"/>
        <w:tblLook w:val="04A0" w:firstRow="1" w:lastRow="0" w:firstColumn="1" w:lastColumn="0" w:noHBand="0" w:noVBand="1"/>
      </w:tblPr>
      <w:tblGrid>
        <w:gridCol w:w="1975"/>
        <w:gridCol w:w="7097"/>
      </w:tblGrid>
      <w:tr w:rsidR="00055028" w:rsidRPr="00E4499D" w14:paraId="041CB86D" w14:textId="77777777" w:rsidTr="00A36550">
        <w:tc>
          <w:tcPr>
            <w:tcW w:w="1975" w:type="dxa"/>
            <w:shd w:val="clear" w:color="auto" w:fill="4F81BD" w:themeFill="accent1"/>
            <w:vAlign w:val="center"/>
          </w:tcPr>
          <w:p w14:paraId="655D3979" w14:textId="77777777" w:rsidR="00055028" w:rsidRPr="00A36550" w:rsidRDefault="00055028" w:rsidP="00DD11A7">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4472D330" w14:textId="77777777" w:rsidR="00055028" w:rsidRPr="00E4499D" w:rsidRDefault="00055028" w:rsidP="00DD11A7">
            <w:r w:rsidRPr="00E4499D">
              <w:t>REQ- XXX</w:t>
            </w:r>
          </w:p>
        </w:tc>
      </w:tr>
      <w:tr w:rsidR="00055028" w:rsidRPr="00E4499D" w14:paraId="28FADF9E" w14:textId="77777777" w:rsidTr="00A36550">
        <w:tc>
          <w:tcPr>
            <w:tcW w:w="1975" w:type="dxa"/>
            <w:shd w:val="clear" w:color="auto" w:fill="4F81BD" w:themeFill="accent1"/>
            <w:vAlign w:val="center"/>
          </w:tcPr>
          <w:p w14:paraId="5CDBD4DC" w14:textId="77777777" w:rsidR="00055028" w:rsidRPr="00A36550" w:rsidRDefault="00055028" w:rsidP="00DD11A7">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lastRenderedPageBreak/>
              <w:t>Requirement Id</w:t>
            </w:r>
          </w:p>
        </w:tc>
        <w:tc>
          <w:tcPr>
            <w:tcW w:w="7097" w:type="dxa"/>
          </w:tcPr>
          <w:p w14:paraId="7881DCA7" w14:textId="77777777" w:rsidR="00055028" w:rsidRPr="00E4499D" w:rsidRDefault="00055028" w:rsidP="00DD11A7"/>
        </w:tc>
      </w:tr>
      <w:tr w:rsidR="00055028" w:rsidRPr="00E4499D" w14:paraId="5F8F81A0" w14:textId="77777777" w:rsidTr="00A36550">
        <w:tc>
          <w:tcPr>
            <w:tcW w:w="1975" w:type="dxa"/>
            <w:shd w:val="clear" w:color="auto" w:fill="4F81BD" w:themeFill="accent1"/>
            <w:vAlign w:val="center"/>
          </w:tcPr>
          <w:p w14:paraId="3B616812" w14:textId="77777777" w:rsidR="00055028" w:rsidRPr="00A36550" w:rsidRDefault="00055028"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22E252CF" w14:textId="77777777" w:rsidR="00055028" w:rsidRPr="00E4499D" w:rsidRDefault="00055028" w:rsidP="00DD11A7">
            <w:r w:rsidRPr="00E4499D">
              <w:t>Acquisition and storage format</w:t>
            </w:r>
          </w:p>
        </w:tc>
      </w:tr>
      <w:tr w:rsidR="00055028" w:rsidRPr="00E4499D" w14:paraId="747C8E23" w14:textId="77777777" w:rsidTr="00A36550">
        <w:tc>
          <w:tcPr>
            <w:tcW w:w="1975" w:type="dxa"/>
            <w:shd w:val="clear" w:color="auto" w:fill="4F81BD" w:themeFill="accent1"/>
            <w:vAlign w:val="center"/>
          </w:tcPr>
          <w:p w14:paraId="1F6CBA55" w14:textId="77777777" w:rsidR="00055028" w:rsidRPr="00A36550" w:rsidRDefault="00055028"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2935153D" w14:textId="77777777" w:rsidR="00055028" w:rsidRPr="00E4499D" w:rsidRDefault="00055028" w:rsidP="00DD11A7">
            <w:r w:rsidRPr="00E4499D">
              <w:t>Non-functional (interoperability)</w:t>
            </w:r>
          </w:p>
        </w:tc>
      </w:tr>
      <w:tr w:rsidR="00055028" w:rsidRPr="00E4499D" w14:paraId="1FC4B8DA" w14:textId="77777777" w:rsidTr="00A36550">
        <w:tc>
          <w:tcPr>
            <w:tcW w:w="1975" w:type="dxa"/>
            <w:shd w:val="clear" w:color="auto" w:fill="4F81BD" w:themeFill="accent1"/>
            <w:vAlign w:val="center"/>
          </w:tcPr>
          <w:p w14:paraId="6965D1C5" w14:textId="77777777" w:rsidR="00055028" w:rsidRPr="00A36550" w:rsidRDefault="00055028"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022D528E" w14:textId="77777777" w:rsidR="00055028" w:rsidRPr="00E4499D" w:rsidRDefault="00055028" w:rsidP="00DD11A7">
            <w:r w:rsidRPr="00E4499D">
              <w:t xml:space="preserve">The requirement shall be met if the </w:t>
            </w:r>
            <w:proofErr w:type="spellStart"/>
            <w:r w:rsidRPr="00E4499D">
              <w:t>framewrok</w:t>
            </w:r>
            <w:proofErr w:type="spellEnd"/>
            <w:r w:rsidRPr="00E4499D">
              <w:t xml:space="preserve"> successfully processes and store data in a standard defined format (.csv</w:t>
            </w:r>
            <w:proofErr w:type="gramStart"/>
            <w:r w:rsidRPr="00E4499D">
              <w:t>, .mat</w:t>
            </w:r>
            <w:proofErr w:type="gramEnd"/>
            <w:r w:rsidRPr="00E4499D">
              <w:t>, hd5).</w:t>
            </w:r>
          </w:p>
        </w:tc>
      </w:tr>
      <w:tr w:rsidR="00055028" w:rsidRPr="00E4499D" w14:paraId="4504FC29" w14:textId="77777777" w:rsidTr="00A36550">
        <w:tc>
          <w:tcPr>
            <w:tcW w:w="1975" w:type="dxa"/>
            <w:shd w:val="clear" w:color="auto" w:fill="4F81BD" w:themeFill="accent1"/>
            <w:vAlign w:val="center"/>
          </w:tcPr>
          <w:p w14:paraId="58F43D91" w14:textId="77777777" w:rsidR="00055028" w:rsidRPr="00A36550" w:rsidRDefault="00055028"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2CEAC143" w14:textId="77777777" w:rsidR="00055028" w:rsidRPr="00E4499D" w:rsidRDefault="00055028" w:rsidP="00DD11A7"/>
        </w:tc>
      </w:tr>
      <w:tr w:rsidR="00055028" w:rsidRPr="00E4499D" w14:paraId="5C233410" w14:textId="77777777" w:rsidTr="00A36550">
        <w:tc>
          <w:tcPr>
            <w:tcW w:w="1975" w:type="dxa"/>
            <w:shd w:val="clear" w:color="auto" w:fill="4F81BD" w:themeFill="accent1"/>
            <w:vAlign w:val="center"/>
          </w:tcPr>
          <w:p w14:paraId="6B4A7C0C" w14:textId="77777777" w:rsidR="00055028" w:rsidRPr="00A36550" w:rsidRDefault="00055028"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2385B952" w14:textId="77777777" w:rsidR="00055028" w:rsidRPr="00E4499D" w:rsidRDefault="00055028" w:rsidP="00DD11A7">
            <w:r w:rsidRPr="00E4499D">
              <w:t>IBEC</w:t>
            </w:r>
          </w:p>
        </w:tc>
      </w:tr>
      <w:tr w:rsidR="00055028" w:rsidRPr="00E4499D" w14:paraId="0F55DBCC" w14:textId="77777777" w:rsidTr="00A36550">
        <w:tc>
          <w:tcPr>
            <w:tcW w:w="1975" w:type="dxa"/>
            <w:shd w:val="clear" w:color="auto" w:fill="4F81BD" w:themeFill="accent1"/>
            <w:vAlign w:val="center"/>
          </w:tcPr>
          <w:p w14:paraId="4D912945" w14:textId="77777777" w:rsidR="00055028" w:rsidRPr="00A36550" w:rsidRDefault="00055028"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54E925A4" w14:textId="77777777" w:rsidR="00055028" w:rsidRPr="00E4499D" w:rsidRDefault="00055028" w:rsidP="00DD11A7">
            <w:r w:rsidRPr="00E4499D">
              <w:t>06/12/2018</w:t>
            </w:r>
          </w:p>
        </w:tc>
      </w:tr>
    </w:tbl>
    <w:p w14:paraId="6BDDE511" w14:textId="77777777" w:rsidR="00055028" w:rsidRPr="00E4499D" w:rsidRDefault="00055028" w:rsidP="00055028">
      <w:pPr>
        <w:rPr>
          <w:rFonts w:cstheme="majorHAnsi"/>
          <w:b/>
          <w:lang w:eastAsia="it-IT"/>
        </w:rPr>
      </w:pPr>
    </w:p>
    <w:p w14:paraId="4D21B9EC" w14:textId="77777777" w:rsidR="00055028" w:rsidRPr="00E4499D" w:rsidRDefault="00055028" w:rsidP="003C1B8F">
      <w:pPr>
        <w:rPr>
          <w:rFonts w:cstheme="majorHAnsi"/>
          <w:lang w:eastAsia="it-IT"/>
        </w:rPr>
      </w:pPr>
    </w:p>
    <w:p w14:paraId="4469736B" w14:textId="77777777" w:rsidR="003C1B8F" w:rsidRPr="00E4499D" w:rsidRDefault="003C1B8F" w:rsidP="003C1B8F">
      <w:pPr>
        <w:pStyle w:val="Heading3"/>
      </w:pPr>
      <w:bookmarkStart w:id="124" w:name="_Toc532247314"/>
      <w:r w:rsidRPr="00E4499D">
        <w:t>Adaptive user modelling for cognitive states estimation (</w:t>
      </w:r>
      <w:r w:rsidRPr="00E4499D">
        <w:rPr>
          <w:b w:val="0"/>
          <w:highlight w:val="yellow"/>
        </w:rPr>
        <w:t>IBEC</w:t>
      </w:r>
      <w:r w:rsidRPr="00E4499D">
        <w:t>)</w:t>
      </w:r>
      <w:bookmarkEnd w:id="124"/>
    </w:p>
    <w:p w14:paraId="1C7DB241" w14:textId="77777777" w:rsidR="003C1B8F" w:rsidRPr="00E4499D" w:rsidRDefault="003C1B8F" w:rsidP="003C1B8F">
      <w:pPr>
        <w:rPr>
          <w:lang w:eastAsia="it-IT"/>
        </w:rPr>
      </w:pPr>
      <w:r w:rsidRPr="00E4499D">
        <w:rPr>
          <w:highlight w:val="yellow"/>
          <w:lang w:eastAsia="it-IT"/>
        </w:rPr>
        <w:t>@IBEC: define T8.2 modules and requirements</w:t>
      </w:r>
    </w:p>
    <w:p w14:paraId="1D2C2E0C" w14:textId="77777777" w:rsidR="003C1B8F" w:rsidRPr="00E4499D" w:rsidRDefault="003C1B8F" w:rsidP="003C1B8F">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42EF524F" w14:textId="61C9B0CC" w:rsidR="003C1B8F" w:rsidRPr="00E4499D" w:rsidRDefault="003C1B8F" w:rsidP="003C1B8F">
      <w:pPr>
        <w:rPr>
          <w:rFonts w:cstheme="majorHAnsi"/>
          <w:lang w:eastAsia="it-IT"/>
        </w:rPr>
      </w:pPr>
    </w:p>
    <w:tbl>
      <w:tblPr>
        <w:tblStyle w:val="TableGrid1"/>
        <w:tblW w:w="9072" w:type="dxa"/>
        <w:tblInd w:w="108" w:type="dxa"/>
        <w:tblLayout w:type="fixed"/>
        <w:tblLook w:val="04A0" w:firstRow="1" w:lastRow="0" w:firstColumn="1" w:lastColumn="0" w:noHBand="0" w:noVBand="1"/>
      </w:tblPr>
      <w:tblGrid>
        <w:gridCol w:w="1975"/>
        <w:gridCol w:w="7097"/>
      </w:tblGrid>
      <w:tr w:rsidR="00055028" w:rsidRPr="00E4499D" w14:paraId="45CE7096" w14:textId="77777777" w:rsidTr="00A36550">
        <w:tc>
          <w:tcPr>
            <w:tcW w:w="1975" w:type="dxa"/>
            <w:shd w:val="clear" w:color="auto" w:fill="4F81BD" w:themeFill="accent1"/>
            <w:vAlign w:val="center"/>
          </w:tcPr>
          <w:p w14:paraId="6DBF016F" w14:textId="77777777" w:rsidR="00055028" w:rsidRPr="00A36550" w:rsidRDefault="00055028" w:rsidP="00DD11A7">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 xml:space="preserve">Requirement No </w:t>
            </w:r>
          </w:p>
        </w:tc>
        <w:tc>
          <w:tcPr>
            <w:tcW w:w="7097" w:type="dxa"/>
          </w:tcPr>
          <w:p w14:paraId="53A6EC92" w14:textId="77777777" w:rsidR="00055028" w:rsidRPr="00E4499D" w:rsidRDefault="00055028" w:rsidP="00DD11A7">
            <w:r w:rsidRPr="00E4499D">
              <w:t>REQ- XXX</w:t>
            </w:r>
          </w:p>
        </w:tc>
      </w:tr>
      <w:tr w:rsidR="00055028" w:rsidRPr="00E4499D" w14:paraId="727E04F6" w14:textId="77777777" w:rsidTr="00A36550">
        <w:tc>
          <w:tcPr>
            <w:tcW w:w="1975" w:type="dxa"/>
            <w:shd w:val="clear" w:color="auto" w:fill="4F81BD" w:themeFill="accent1"/>
            <w:vAlign w:val="center"/>
          </w:tcPr>
          <w:p w14:paraId="1BC1F247" w14:textId="77777777" w:rsidR="00055028" w:rsidRPr="00A36550" w:rsidRDefault="00055028" w:rsidP="00DD11A7">
            <w:pPr>
              <w:tabs>
                <w:tab w:val="left" w:pos="6465"/>
              </w:tabs>
              <w:spacing w:line="259" w:lineRule="auto"/>
              <w:rPr>
                <w:rFonts w:ascii="Calibri" w:hAnsi="Calibri" w:cs="Arial"/>
                <w:b/>
                <w:bCs/>
                <w:color w:val="FFFFFF" w:themeColor="background1"/>
              </w:rPr>
            </w:pPr>
            <w:r w:rsidRPr="00A36550">
              <w:rPr>
                <w:rFonts w:ascii="Calibri" w:hAnsi="Calibri" w:cs="Arial"/>
                <w:b/>
                <w:bCs/>
                <w:color w:val="FFFFFF" w:themeColor="background1"/>
              </w:rPr>
              <w:t>Requirement Id</w:t>
            </w:r>
          </w:p>
        </w:tc>
        <w:tc>
          <w:tcPr>
            <w:tcW w:w="7097" w:type="dxa"/>
          </w:tcPr>
          <w:p w14:paraId="7A7841B7" w14:textId="77777777" w:rsidR="00055028" w:rsidRPr="00E4499D" w:rsidRDefault="00055028" w:rsidP="00DD11A7"/>
        </w:tc>
      </w:tr>
      <w:tr w:rsidR="00055028" w:rsidRPr="00E4499D" w14:paraId="69AC471D" w14:textId="77777777" w:rsidTr="00A36550">
        <w:tc>
          <w:tcPr>
            <w:tcW w:w="1975" w:type="dxa"/>
            <w:shd w:val="clear" w:color="auto" w:fill="4F81BD" w:themeFill="accent1"/>
            <w:vAlign w:val="center"/>
          </w:tcPr>
          <w:p w14:paraId="67913864" w14:textId="77777777" w:rsidR="00055028" w:rsidRPr="00A36550" w:rsidRDefault="00055028"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Description</w:t>
            </w:r>
          </w:p>
        </w:tc>
        <w:tc>
          <w:tcPr>
            <w:tcW w:w="7097" w:type="dxa"/>
          </w:tcPr>
          <w:p w14:paraId="492D4B3D" w14:textId="77777777" w:rsidR="00055028" w:rsidRPr="00E4499D" w:rsidRDefault="00055028" w:rsidP="00DD11A7">
            <w:r w:rsidRPr="00E4499D">
              <w:t>Security of personal data</w:t>
            </w:r>
          </w:p>
        </w:tc>
      </w:tr>
      <w:tr w:rsidR="00055028" w:rsidRPr="00E4499D" w14:paraId="7A70B7F8" w14:textId="77777777" w:rsidTr="00A36550">
        <w:tc>
          <w:tcPr>
            <w:tcW w:w="1975" w:type="dxa"/>
            <w:shd w:val="clear" w:color="auto" w:fill="4F81BD" w:themeFill="accent1"/>
            <w:vAlign w:val="center"/>
          </w:tcPr>
          <w:p w14:paraId="11310937" w14:textId="77777777" w:rsidR="00055028" w:rsidRPr="00A36550" w:rsidRDefault="00055028"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Type</w:t>
            </w:r>
          </w:p>
        </w:tc>
        <w:tc>
          <w:tcPr>
            <w:tcW w:w="7097" w:type="dxa"/>
          </w:tcPr>
          <w:p w14:paraId="213B491E" w14:textId="77777777" w:rsidR="00055028" w:rsidRPr="00E4499D" w:rsidRDefault="00055028" w:rsidP="00DD11A7">
            <w:r w:rsidRPr="00E4499D">
              <w:t xml:space="preserve">Non-functional </w:t>
            </w:r>
          </w:p>
        </w:tc>
      </w:tr>
      <w:tr w:rsidR="00055028" w:rsidRPr="00E4499D" w14:paraId="082C11D8" w14:textId="77777777" w:rsidTr="00A36550">
        <w:tc>
          <w:tcPr>
            <w:tcW w:w="1975" w:type="dxa"/>
            <w:shd w:val="clear" w:color="auto" w:fill="4F81BD" w:themeFill="accent1"/>
            <w:vAlign w:val="center"/>
          </w:tcPr>
          <w:p w14:paraId="514EAE83" w14:textId="77777777" w:rsidR="00055028" w:rsidRPr="00A36550" w:rsidRDefault="00055028"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Fit Criterion</w:t>
            </w:r>
          </w:p>
        </w:tc>
        <w:tc>
          <w:tcPr>
            <w:tcW w:w="7097" w:type="dxa"/>
          </w:tcPr>
          <w:p w14:paraId="5289B686" w14:textId="77777777" w:rsidR="00055028" w:rsidRPr="00E4499D" w:rsidRDefault="00055028" w:rsidP="00DD11A7">
            <w:r w:rsidRPr="00E4499D">
              <w:t>The requirement shall be met if the module does not store data that potentially could identify the person</w:t>
            </w:r>
          </w:p>
        </w:tc>
      </w:tr>
      <w:tr w:rsidR="00055028" w:rsidRPr="00B468E2" w14:paraId="609AA098" w14:textId="77777777" w:rsidTr="00A36550">
        <w:tc>
          <w:tcPr>
            <w:tcW w:w="1975" w:type="dxa"/>
            <w:shd w:val="clear" w:color="auto" w:fill="4F81BD" w:themeFill="accent1"/>
            <w:vAlign w:val="center"/>
          </w:tcPr>
          <w:p w14:paraId="1DB532CF" w14:textId="77777777" w:rsidR="00055028" w:rsidRPr="00A36550" w:rsidRDefault="00055028"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Use Case &amp; Scenario</w:t>
            </w:r>
          </w:p>
        </w:tc>
        <w:tc>
          <w:tcPr>
            <w:tcW w:w="7097" w:type="dxa"/>
          </w:tcPr>
          <w:p w14:paraId="4B6AF089" w14:textId="77777777" w:rsidR="00055028" w:rsidRPr="00E4499D" w:rsidRDefault="00055028" w:rsidP="00DD11A7"/>
        </w:tc>
      </w:tr>
      <w:tr w:rsidR="00055028" w:rsidRPr="00E4499D" w14:paraId="62269C33" w14:textId="77777777" w:rsidTr="00A36550">
        <w:tc>
          <w:tcPr>
            <w:tcW w:w="1975" w:type="dxa"/>
            <w:shd w:val="clear" w:color="auto" w:fill="4F81BD" w:themeFill="accent1"/>
            <w:vAlign w:val="center"/>
          </w:tcPr>
          <w:p w14:paraId="270FC57B" w14:textId="77777777" w:rsidR="00055028" w:rsidRPr="00A36550" w:rsidRDefault="00055028"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Source Partner</w:t>
            </w:r>
          </w:p>
        </w:tc>
        <w:tc>
          <w:tcPr>
            <w:tcW w:w="7097" w:type="dxa"/>
          </w:tcPr>
          <w:p w14:paraId="2317C67E" w14:textId="77777777" w:rsidR="00055028" w:rsidRPr="00E4499D" w:rsidRDefault="00055028" w:rsidP="00DD11A7">
            <w:r w:rsidRPr="00E4499D">
              <w:t>IBEC</w:t>
            </w:r>
          </w:p>
        </w:tc>
      </w:tr>
      <w:tr w:rsidR="00055028" w:rsidRPr="00E4499D" w14:paraId="4F7C1F85" w14:textId="77777777" w:rsidTr="00A36550">
        <w:tc>
          <w:tcPr>
            <w:tcW w:w="1975" w:type="dxa"/>
            <w:shd w:val="clear" w:color="auto" w:fill="4F81BD" w:themeFill="accent1"/>
            <w:vAlign w:val="center"/>
          </w:tcPr>
          <w:p w14:paraId="7E4334DA" w14:textId="77777777" w:rsidR="00055028" w:rsidRPr="00A36550" w:rsidRDefault="00055028" w:rsidP="00DD11A7">
            <w:pPr>
              <w:tabs>
                <w:tab w:val="left" w:pos="6465"/>
              </w:tabs>
              <w:spacing w:line="259" w:lineRule="auto"/>
              <w:rPr>
                <w:rFonts w:ascii="Calibri" w:hAnsi="Calibri" w:cs="Arial"/>
                <w:b/>
                <w:color w:val="FFFFFF" w:themeColor="background1"/>
              </w:rPr>
            </w:pPr>
            <w:r w:rsidRPr="00A36550">
              <w:rPr>
                <w:rFonts w:ascii="Calibri" w:hAnsi="Calibri" w:cs="Arial"/>
                <w:b/>
                <w:color w:val="FFFFFF" w:themeColor="background1"/>
              </w:rPr>
              <w:t>Last Update</w:t>
            </w:r>
          </w:p>
        </w:tc>
        <w:tc>
          <w:tcPr>
            <w:tcW w:w="7097" w:type="dxa"/>
          </w:tcPr>
          <w:p w14:paraId="734F97B6" w14:textId="77777777" w:rsidR="00055028" w:rsidRPr="00E4499D" w:rsidRDefault="00055028" w:rsidP="00DD11A7">
            <w:r w:rsidRPr="00E4499D">
              <w:t>06/12/2018</w:t>
            </w:r>
          </w:p>
        </w:tc>
      </w:tr>
    </w:tbl>
    <w:p w14:paraId="67D21BA3" w14:textId="77777777" w:rsidR="00055028" w:rsidRPr="00E4499D" w:rsidRDefault="00055028" w:rsidP="00055028">
      <w:pPr>
        <w:rPr>
          <w:rFonts w:cstheme="majorHAnsi"/>
          <w:lang w:eastAsia="it-IT"/>
        </w:rPr>
      </w:pPr>
    </w:p>
    <w:tbl>
      <w:tblPr>
        <w:tblStyle w:val="TableGrid"/>
        <w:tblW w:w="9072" w:type="dxa"/>
        <w:tblInd w:w="108" w:type="dxa"/>
        <w:tblLayout w:type="fixed"/>
        <w:tblLook w:val="04A0" w:firstRow="1" w:lastRow="0" w:firstColumn="1" w:lastColumn="0" w:noHBand="0" w:noVBand="1"/>
      </w:tblPr>
      <w:tblGrid>
        <w:gridCol w:w="1930"/>
        <w:gridCol w:w="7142"/>
      </w:tblGrid>
      <w:tr w:rsidR="00055028" w:rsidRPr="00E4499D" w14:paraId="5D8B9FFE" w14:textId="77777777" w:rsidTr="00A36550">
        <w:tc>
          <w:tcPr>
            <w:tcW w:w="1930" w:type="dxa"/>
            <w:shd w:val="clear" w:color="auto" w:fill="4F81BD" w:themeFill="accent1"/>
            <w:vAlign w:val="center"/>
          </w:tcPr>
          <w:p w14:paraId="027B32C1" w14:textId="77777777" w:rsidR="00055028" w:rsidRPr="00A36550" w:rsidRDefault="00055028" w:rsidP="00DD11A7">
            <w:pPr>
              <w:jc w:val="left"/>
              <w:rPr>
                <w:b/>
                <w:color w:val="FFFFFF" w:themeColor="background1"/>
              </w:rPr>
            </w:pPr>
            <w:r w:rsidRPr="00A36550">
              <w:rPr>
                <w:b/>
                <w:bCs/>
                <w:color w:val="FFFFFF" w:themeColor="background1"/>
              </w:rPr>
              <w:t>Requirement No</w:t>
            </w:r>
          </w:p>
        </w:tc>
        <w:tc>
          <w:tcPr>
            <w:tcW w:w="7142" w:type="dxa"/>
            <w:vAlign w:val="center"/>
          </w:tcPr>
          <w:p w14:paraId="4B56D73A" w14:textId="77777777" w:rsidR="00055028" w:rsidRPr="00E4499D" w:rsidRDefault="00055028" w:rsidP="00DD11A7"/>
        </w:tc>
      </w:tr>
      <w:tr w:rsidR="00055028" w:rsidRPr="00E4499D" w14:paraId="2874BD91" w14:textId="77777777" w:rsidTr="00A36550">
        <w:tc>
          <w:tcPr>
            <w:tcW w:w="1930" w:type="dxa"/>
            <w:shd w:val="clear" w:color="auto" w:fill="4F81BD" w:themeFill="accent1"/>
            <w:vAlign w:val="center"/>
          </w:tcPr>
          <w:p w14:paraId="5085AE89" w14:textId="77777777" w:rsidR="00055028" w:rsidRPr="00A36550" w:rsidRDefault="00055028" w:rsidP="00DD11A7">
            <w:pPr>
              <w:jc w:val="left"/>
              <w:rPr>
                <w:b/>
                <w:color w:val="FFFFFF" w:themeColor="background1"/>
              </w:rPr>
            </w:pPr>
            <w:r w:rsidRPr="00A36550">
              <w:rPr>
                <w:b/>
                <w:bCs/>
                <w:color w:val="FFFFFF" w:themeColor="background1"/>
              </w:rPr>
              <w:t>Requirement Id</w:t>
            </w:r>
          </w:p>
        </w:tc>
        <w:tc>
          <w:tcPr>
            <w:tcW w:w="7142" w:type="dxa"/>
            <w:vAlign w:val="center"/>
          </w:tcPr>
          <w:p w14:paraId="3385A0C0" w14:textId="77777777" w:rsidR="00055028" w:rsidRPr="00E4499D" w:rsidRDefault="00055028" w:rsidP="00DD11A7"/>
        </w:tc>
      </w:tr>
      <w:tr w:rsidR="00055028" w:rsidRPr="00E4499D" w14:paraId="7A8B7C12" w14:textId="77777777" w:rsidTr="00A36550">
        <w:tc>
          <w:tcPr>
            <w:tcW w:w="1930" w:type="dxa"/>
            <w:shd w:val="clear" w:color="auto" w:fill="4F81BD" w:themeFill="accent1"/>
            <w:vAlign w:val="center"/>
          </w:tcPr>
          <w:p w14:paraId="21993905" w14:textId="77777777" w:rsidR="00055028" w:rsidRPr="00A36550" w:rsidRDefault="00055028" w:rsidP="00DD11A7">
            <w:pPr>
              <w:jc w:val="left"/>
              <w:rPr>
                <w:b/>
                <w:color w:val="FFFFFF" w:themeColor="background1"/>
              </w:rPr>
            </w:pPr>
            <w:r w:rsidRPr="00A36550">
              <w:rPr>
                <w:b/>
                <w:color w:val="FFFFFF" w:themeColor="background1"/>
              </w:rPr>
              <w:t>Description</w:t>
            </w:r>
          </w:p>
        </w:tc>
        <w:tc>
          <w:tcPr>
            <w:tcW w:w="7142" w:type="dxa"/>
            <w:vAlign w:val="center"/>
          </w:tcPr>
          <w:p w14:paraId="0E2D4A63" w14:textId="77777777" w:rsidR="00055028" w:rsidRPr="00E4499D" w:rsidRDefault="00055028" w:rsidP="00DD11A7">
            <w:r w:rsidRPr="00E4499D">
              <w:t xml:space="preserve">Reliability of the methods. </w:t>
            </w:r>
          </w:p>
        </w:tc>
      </w:tr>
      <w:tr w:rsidR="00055028" w:rsidRPr="00E4499D" w14:paraId="5D2729D2" w14:textId="77777777" w:rsidTr="00A36550">
        <w:tc>
          <w:tcPr>
            <w:tcW w:w="1930" w:type="dxa"/>
            <w:shd w:val="clear" w:color="auto" w:fill="4F81BD" w:themeFill="accent1"/>
            <w:vAlign w:val="center"/>
          </w:tcPr>
          <w:p w14:paraId="5423C303" w14:textId="77777777" w:rsidR="00055028" w:rsidRPr="00A36550" w:rsidRDefault="00055028" w:rsidP="00DD11A7">
            <w:pPr>
              <w:jc w:val="left"/>
              <w:rPr>
                <w:b/>
                <w:color w:val="FFFFFF" w:themeColor="background1"/>
              </w:rPr>
            </w:pPr>
            <w:r w:rsidRPr="00A36550">
              <w:rPr>
                <w:b/>
                <w:color w:val="FFFFFF" w:themeColor="background1"/>
              </w:rPr>
              <w:t>Type</w:t>
            </w:r>
          </w:p>
        </w:tc>
        <w:tc>
          <w:tcPr>
            <w:tcW w:w="7142" w:type="dxa"/>
            <w:vAlign w:val="center"/>
          </w:tcPr>
          <w:p w14:paraId="7AFD2952" w14:textId="77777777" w:rsidR="00055028" w:rsidRPr="00E4499D" w:rsidRDefault="00055028" w:rsidP="00DD11A7">
            <w:r w:rsidRPr="00E4499D">
              <w:t>Non-Functional</w:t>
            </w:r>
          </w:p>
        </w:tc>
      </w:tr>
      <w:tr w:rsidR="00055028" w:rsidRPr="00E4499D" w14:paraId="60FCCC5A" w14:textId="77777777" w:rsidTr="00A36550">
        <w:tc>
          <w:tcPr>
            <w:tcW w:w="1930" w:type="dxa"/>
            <w:shd w:val="clear" w:color="auto" w:fill="4F81BD" w:themeFill="accent1"/>
            <w:vAlign w:val="center"/>
          </w:tcPr>
          <w:p w14:paraId="427C4105" w14:textId="77777777" w:rsidR="00055028" w:rsidRPr="00A36550" w:rsidRDefault="00055028" w:rsidP="00DD11A7">
            <w:pPr>
              <w:jc w:val="left"/>
              <w:rPr>
                <w:b/>
                <w:color w:val="FFFFFF" w:themeColor="background1"/>
              </w:rPr>
            </w:pPr>
            <w:r w:rsidRPr="00A36550">
              <w:rPr>
                <w:b/>
                <w:color w:val="FFFFFF" w:themeColor="background1"/>
              </w:rPr>
              <w:lastRenderedPageBreak/>
              <w:t>Fit Criterion</w:t>
            </w:r>
          </w:p>
        </w:tc>
        <w:tc>
          <w:tcPr>
            <w:tcW w:w="7142" w:type="dxa"/>
            <w:vAlign w:val="center"/>
          </w:tcPr>
          <w:p w14:paraId="33D72D97" w14:textId="77777777" w:rsidR="00055028" w:rsidRPr="00E4499D" w:rsidRDefault="00055028" w:rsidP="00DD11A7">
            <w:r w:rsidRPr="00E4499D">
              <w:t>The requirement shall be met if the proposed methods of the module perform reliably without causing operational malfunctions.</w:t>
            </w:r>
          </w:p>
        </w:tc>
      </w:tr>
      <w:tr w:rsidR="00055028" w:rsidRPr="00E4499D" w14:paraId="50FFBA34" w14:textId="77777777" w:rsidTr="00A36550">
        <w:tc>
          <w:tcPr>
            <w:tcW w:w="1930" w:type="dxa"/>
            <w:shd w:val="clear" w:color="auto" w:fill="4F81BD" w:themeFill="accent1"/>
            <w:vAlign w:val="center"/>
          </w:tcPr>
          <w:p w14:paraId="5D387202" w14:textId="77777777" w:rsidR="00055028" w:rsidRPr="00A36550" w:rsidRDefault="00055028" w:rsidP="00DD11A7">
            <w:pPr>
              <w:jc w:val="left"/>
              <w:rPr>
                <w:b/>
                <w:color w:val="FFFFFF" w:themeColor="background1"/>
              </w:rPr>
            </w:pPr>
            <w:r w:rsidRPr="00A36550">
              <w:rPr>
                <w:b/>
                <w:color w:val="FFFFFF" w:themeColor="background1"/>
              </w:rPr>
              <w:t>Use Case &amp; Scenario</w:t>
            </w:r>
          </w:p>
        </w:tc>
        <w:tc>
          <w:tcPr>
            <w:tcW w:w="7142" w:type="dxa"/>
            <w:vAlign w:val="center"/>
          </w:tcPr>
          <w:p w14:paraId="597AA458" w14:textId="77777777" w:rsidR="00055028" w:rsidRPr="00E4499D" w:rsidRDefault="00055028" w:rsidP="00DD11A7"/>
        </w:tc>
      </w:tr>
      <w:tr w:rsidR="00055028" w:rsidRPr="00E4499D" w14:paraId="460CC57E" w14:textId="77777777" w:rsidTr="00A36550">
        <w:tc>
          <w:tcPr>
            <w:tcW w:w="1930" w:type="dxa"/>
            <w:shd w:val="clear" w:color="auto" w:fill="4F81BD" w:themeFill="accent1"/>
            <w:vAlign w:val="center"/>
          </w:tcPr>
          <w:p w14:paraId="7D974EDA" w14:textId="77777777" w:rsidR="00055028" w:rsidRPr="00A36550" w:rsidRDefault="00055028" w:rsidP="00DD11A7">
            <w:pPr>
              <w:jc w:val="left"/>
              <w:rPr>
                <w:b/>
                <w:color w:val="FFFFFF" w:themeColor="background1"/>
              </w:rPr>
            </w:pPr>
            <w:r w:rsidRPr="00A36550">
              <w:rPr>
                <w:b/>
                <w:color w:val="FFFFFF" w:themeColor="background1"/>
              </w:rPr>
              <w:t>Source Partner</w:t>
            </w:r>
          </w:p>
        </w:tc>
        <w:tc>
          <w:tcPr>
            <w:tcW w:w="7142" w:type="dxa"/>
            <w:vAlign w:val="center"/>
          </w:tcPr>
          <w:p w14:paraId="30B90BF7" w14:textId="77777777" w:rsidR="00055028" w:rsidRPr="00E4499D" w:rsidRDefault="00055028" w:rsidP="00DD11A7">
            <w:r w:rsidRPr="00E4499D">
              <w:t>IBEC</w:t>
            </w:r>
          </w:p>
        </w:tc>
      </w:tr>
      <w:tr w:rsidR="00055028" w:rsidRPr="00E4499D" w14:paraId="6D451C12" w14:textId="77777777" w:rsidTr="00A36550">
        <w:tc>
          <w:tcPr>
            <w:tcW w:w="1930" w:type="dxa"/>
            <w:shd w:val="clear" w:color="auto" w:fill="4F81BD" w:themeFill="accent1"/>
            <w:vAlign w:val="center"/>
          </w:tcPr>
          <w:p w14:paraId="7301468A" w14:textId="77777777" w:rsidR="00055028" w:rsidRPr="00A36550" w:rsidRDefault="00055028" w:rsidP="00DD11A7">
            <w:pPr>
              <w:jc w:val="left"/>
              <w:rPr>
                <w:b/>
                <w:color w:val="FFFFFF" w:themeColor="background1"/>
              </w:rPr>
            </w:pPr>
            <w:r w:rsidRPr="00A36550">
              <w:rPr>
                <w:b/>
                <w:color w:val="FFFFFF" w:themeColor="background1"/>
              </w:rPr>
              <w:t>Last Update</w:t>
            </w:r>
          </w:p>
        </w:tc>
        <w:tc>
          <w:tcPr>
            <w:tcW w:w="7142" w:type="dxa"/>
            <w:vAlign w:val="center"/>
          </w:tcPr>
          <w:p w14:paraId="12FC1F2F" w14:textId="77777777" w:rsidR="00055028" w:rsidRPr="00E4499D" w:rsidRDefault="00055028" w:rsidP="00DD11A7">
            <w:pPr>
              <w:keepNext/>
            </w:pPr>
            <w:r w:rsidRPr="00E4499D">
              <w:t>30/11/2018</w:t>
            </w:r>
          </w:p>
        </w:tc>
      </w:tr>
    </w:tbl>
    <w:p w14:paraId="0F52E21E" w14:textId="77777777" w:rsidR="00055028" w:rsidRPr="00E4499D" w:rsidRDefault="00055028" w:rsidP="00055028">
      <w:pPr>
        <w:rPr>
          <w:rFonts w:cstheme="majorHAnsi"/>
          <w:lang w:eastAsia="it-IT"/>
        </w:rPr>
      </w:pPr>
    </w:p>
    <w:p w14:paraId="11907401" w14:textId="77777777" w:rsidR="00055028" w:rsidRPr="00E4499D" w:rsidRDefault="00055028" w:rsidP="003C1B8F">
      <w:pPr>
        <w:rPr>
          <w:rFonts w:cstheme="majorHAnsi"/>
          <w:lang w:eastAsia="it-IT"/>
        </w:rPr>
      </w:pPr>
    </w:p>
    <w:p w14:paraId="72357344" w14:textId="77777777" w:rsidR="003C1B8F" w:rsidRPr="00E4499D" w:rsidRDefault="003C1B8F" w:rsidP="003C1B8F">
      <w:pPr>
        <w:pStyle w:val="Heading3"/>
      </w:pPr>
      <w:bookmarkStart w:id="125" w:name="_Toc532247315"/>
      <w:r w:rsidRPr="00E4499D">
        <w:t>Incorporation of conscious and subconscious user feedback in deep learning representations (</w:t>
      </w:r>
      <w:r w:rsidRPr="00E4499D">
        <w:rPr>
          <w:b w:val="0"/>
          <w:highlight w:val="yellow"/>
        </w:rPr>
        <w:t>CERTH, EXPSYS, IBEC, SYSTRAN</w:t>
      </w:r>
      <w:r w:rsidRPr="00E4499D">
        <w:t>)</w:t>
      </w:r>
      <w:bookmarkEnd w:id="125"/>
    </w:p>
    <w:p w14:paraId="0793FE5A" w14:textId="77777777" w:rsidR="003C1B8F" w:rsidRPr="00E4499D" w:rsidRDefault="003C1B8F" w:rsidP="003C1B8F">
      <w:pPr>
        <w:rPr>
          <w:lang w:eastAsia="it-IT"/>
        </w:rPr>
      </w:pPr>
      <w:r w:rsidRPr="00E4499D">
        <w:rPr>
          <w:highlight w:val="yellow"/>
          <w:lang w:eastAsia="it-IT"/>
        </w:rPr>
        <w:t>@</w:t>
      </w:r>
      <w:r w:rsidRPr="00E4499D">
        <w:rPr>
          <w:b/>
          <w:highlight w:val="yellow"/>
        </w:rPr>
        <w:t xml:space="preserve"> </w:t>
      </w:r>
      <w:r w:rsidRPr="00E4499D">
        <w:rPr>
          <w:b/>
          <w:highlight w:val="yellow"/>
          <w:lang w:eastAsia="it-IT"/>
        </w:rPr>
        <w:t>CERTH, EXPSYS, IBEC, SYSTRAN</w:t>
      </w:r>
      <w:r w:rsidRPr="00E4499D">
        <w:rPr>
          <w:highlight w:val="yellow"/>
          <w:lang w:eastAsia="it-IT"/>
        </w:rPr>
        <w:t>: define T8.3 modules and requirements</w:t>
      </w:r>
    </w:p>
    <w:p w14:paraId="539185E8" w14:textId="28C83F41" w:rsidR="003C1B8F" w:rsidRPr="00E4499D" w:rsidRDefault="00466E69" w:rsidP="003C1B8F">
      <w:pPr>
        <w:pStyle w:val="Heading4"/>
        <w:tabs>
          <w:tab w:val="clear" w:pos="907"/>
        </w:tabs>
        <w:spacing w:line="276" w:lineRule="auto"/>
        <w:ind w:left="864" w:hanging="864"/>
        <w:rPr>
          <w:rFonts w:cstheme="majorHAnsi"/>
        </w:rPr>
      </w:pPr>
      <w:r w:rsidRPr="00E4499D">
        <w:rPr>
          <w:rFonts w:cstheme="majorHAnsi"/>
          <w:highlight w:val="yellow"/>
        </w:rPr>
        <w:t>Conscious and subconscious user feedback</w:t>
      </w:r>
      <w:r w:rsidR="003C1B8F" w:rsidRPr="00E4499D">
        <w:rPr>
          <w:rFonts w:cstheme="majorHAnsi"/>
          <w:highlight w:val="yellow"/>
        </w:rPr>
        <w:t xml:space="preserve"> </w:t>
      </w:r>
      <w:r w:rsidR="003C1B8F" w:rsidRPr="00E4499D">
        <w:rPr>
          <w:rFonts w:cstheme="majorHAnsi"/>
        </w:rPr>
        <w:t xml:space="preserve"> </w:t>
      </w:r>
    </w:p>
    <w:p w14:paraId="10CAEC80" w14:textId="5B8AF33F" w:rsidR="003C1B8F" w:rsidRPr="00E4499D" w:rsidRDefault="003C1B8F" w:rsidP="003C1B8F">
      <w:pPr>
        <w:rPr>
          <w:rFonts w:cstheme="majorHAnsi"/>
          <w:lang w:eastAsia="it-IT"/>
        </w:rPr>
      </w:pPr>
    </w:p>
    <w:p w14:paraId="7CA299D1" w14:textId="27316257" w:rsidR="00466E69" w:rsidRPr="00E4499D" w:rsidRDefault="00466E69" w:rsidP="003C1B8F">
      <w:pPr>
        <w:rPr>
          <w:rFonts w:cstheme="majorHAnsi"/>
          <w:b/>
          <w:i/>
          <w:lang w:eastAsia="it-IT"/>
        </w:rPr>
      </w:pPr>
      <w:r w:rsidRPr="00E4499D">
        <w:rPr>
          <w:rFonts w:cstheme="majorHAnsi"/>
          <w:b/>
          <w:i/>
          <w:highlight w:val="yellow"/>
        </w:rPr>
        <w:t>Conscious and subconscious user feedback - Security</w:t>
      </w:r>
    </w:p>
    <w:tbl>
      <w:tblPr>
        <w:tblStyle w:val="TableGrid"/>
        <w:tblW w:w="9072" w:type="dxa"/>
        <w:tblInd w:w="108" w:type="dxa"/>
        <w:tblLayout w:type="fixed"/>
        <w:tblLook w:val="04A0" w:firstRow="1" w:lastRow="0" w:firstColumn="1" w:lastColumn="0" w:noHBand="0" w:noVBand="1"/>
      </w:tblPr>
      <w:tblGrid>
        <w:gridCol w:w="1960"/>
        <w:gridCol w:w="7112"/>
      </w:tblGrid>
      <w:tr w:rsidR="00466E69" w:rsidRPr="00E4499D" w14:paraId="187324EB" w14:textId="77777777" w:rsidTr="00A36550">
        <w:tc>
          <w:tcPr>
            <w:tcW w:w="1960" w:type="dxa"/>
            <w:shd w:val="clear" w:color="auto" w:fill="4F81BD" w:themeFill="accent1"/>
            <w:vAlign w:val="center"/>
          </w:tcPr>
          <w:p w14:paraId="68CD7F85" w14:textId="77777777" w:rsidR="00466E69" w:rsidRPr="00A36550" w:rsidRDefault="00466E69" w:rsidP="00044B6A">
            <w:pPr>
              <w:jc w:val="left"/>
              <w:rPr>
                <w:b/>
                <w:color w:val="FFFFFF" w:themeColor="background1"/>
              </w:rPr>
            </w:pPr>
            <w:r w:rsidRPr="00A36550">
              <w:rPr>
                <w:b/>
                <w:bCs/>
                <w:color w:val="FFFFFF" w:themeColor="background1"/>
              </w:rPr>
              <w:t>Requirement No</w:t>
            </w:r>
          </w:p>
        </w:tc>
        <w:tc>
          <w:tcPr>
            <w:tcW w:w="7112" w:type="dxa"/>
            <w:vAlign w:val="center"/>
          </w:tcPr>
          <w:p w14:paraId="2EA203A9" w14:textId="77777777" w:rsidR="00466E69" w:rsidRPr="00E4499D" w:rsidRDefault="00466E69" w:rsidP="00044B6A"/>
        </w:tc>
      </w:tr>
      <w:tr w:rsidR="00466E69" w:rsidRPr="00E4499D" w14:paraId="08957C05" w14:textId="77777777" w:rsidTr="00A36550">
        <w:tc>
          <w:tcPr>
            <w:tcW w:w="1960" w:type="dxa"/>
            <w:shd w:val="clear" w:color="auto" w:fill="4F81BD" w:themeFill="accent1"/>
            <w:vAlign w:val="center"/>
          </w:tcPr>
          <w:p w14:paraId="145BF988" w14:textId="77777777" w:rsidR="00466E69" w:rsidRPr="00A36550" w:rsidRDefault="00466E69" w:rsidP="00044B6A">
            <w:pPr>
              <w:jc w:val="left"/>
              <w:rPr>
                <w:b/>
                <w:color w:val="FFFFFF" w:themeColor="background1"/>
              </w:rPr>
            </w:pPr>
            <w:r w:rsidRPr="00A36550">
              <w:rPr>
                <w:b/>
                <w:bCs/>
                <w:color w:val="FFFFFF" w:themeColor="background1"/>
              </w:rPr>
              <w:t>Requirement Id</w:t>
            </w:r>
          </w:p>
        </w:tc>
        <w:tc>
          <w:tcPr>
            <w:tcW w:w="7112" w:type="dxa"/>
            <w:vAlign w:val="center"/>
          </w:tcPr>
          <w:p w14:paraId="278085B0" w14:textId="77777777" w:rsidR="00466E69" w:rsidRPr="00E4499D" w:rsidRDefault="00466E69" w:rsidP="00044B6A"/>
        </w:tc>
      </w:tr>
      <w:tr w:rsidR="00466E69" w:rsidRPr="00E4499D" w14:paraId="01CFB18C" w14:textId="77777777" w:rsidTr="00A36550">
        <w:tc>
          <w:tcPr>
            <w:tcW w:w="1960" w:type="dxa"/>
            <w:shd w:val="clear" w:color="auto" w:fill="4F81BD" w:themeFill="accent1"/>
            <w:vAlign w:val="center"/>
          </w:tcPr>
          <w:p w14:paraId="69C37F71" w14:textId="77777777" w:rsidR="00466E69" w:rsidRPr="00A36550" w:rsidRDefault="00466E69" w:rsidP="00044B6A">
            <w:pPr>
              <w:jc w:val="left"/>
              <w:rPr>
                <w:b/>
                <w:color w:val="FFFFFF" w:themeColor="background1"/>
              </w:rPr>
            </w:pPr>
            <w:r w:rsidRPr="00A36550">
              <w:rPr>
                <w:b/>
                <w:color w:val="FFFFFF" w:themeColor="background1"/>
              </w:rPr>
              <w:t>Description</w:t>
            </w:r>
          </w:p>
        </w:tc>
        <w:tc>
          <w:tcPr>
            <w:tcW w:w="7112" w:type="dxa"/>
            <w:vAlign w:val="center"/>
          </w:tcPr>
          <w:p w14:paraId="0BFCF1AA" w14:textId="77777777" w:rsidR="00466E69" w:rsidRPr="00E4499D" w:rsidRDefault="00466E69" w:rsidP="00044B6A">
            <w:r w:rsidRPr="00E4499D">
              <w:t>Security of personal data.</w:t>
            </w:r>
          </w:p>
        </w:tc>
      </w:tr>
      <w:tr w:rsidR="00466E69" w:rsidRPr="00E4499D" w14:paraId="799A7E40" w14:textId="77777777" w:rsidTr="00A36550">
        <w:tc>
          <w:tcPr>
            <w:tcW w:w="1960" w:type="dxa"/>
            <w:shd w:val="clear" w:color="auto" w:fill="4F81BD" w:themeFill="accent1"/>
            <w:vAlign w:val="center"/>
          </w:tcPr>
          <w:p w14:paraId="17DAF079" w14:textId="77777777" w:rsidR="00466E69" w:rsidRPr="00A36550" w:rsidRDefault="00466E69" w:rsidP="00044B6A">
            <w:pPr>
              <w:jc w:val="left"/>
              <w:rPr>
                <w:b/>
                <w:color w:val="FFFFFF" w:themeColor="background1"/>
              </w:rPr>
            </w:pPr>
            <w:r w:rsidRPr="00A36550">
              <w:rPr>
                <w:b/>
                <w:color w:val="FFFFFF" w:themeColor="background1"/>
              </w:rPr>
              <w:t>Type</w:t>
            </w:r>
          </w:p>
        </w:tc>
        <w:tc>
          <w:tcPr>
            <w:tcW w:w="7112" w:type="dxa"/>
            <w:vAlign w:val="center"/>
          </w:tcPr>
          <w:p w14:paraId="454816AB" w14:textId="77777777" w:rsidR="00466E69" w:rsidRPr="00E4499D" w:rsidRDefault="00466E69" w:rsidP="00044B6A">
            <w:r w:rsidRPr="00E4499D">
              <w:t>Non-Functional</w:t>
            </w:r>
          </w:p>
        </w:tc>
      </w:tr>
      <w:tr w:rsidR="00466E69" w:rsidRPr="00E4499D" w14:paraId="60BBD42D" w14:textId="77777777" w:rsidTr="00A36550">
        <w:tc>
          <w:tcPr>
            <w:tcW w:w="1960" w:type="dxa"/>
            <w:shd w:val="clear" w:color="auto" w:fill="4F81BD" w:themeFill="accent1"/>
            <w:vAlign w:val="center"/>
          </w:tcPr>
          <w:p w14:paraId="36EA5F2D" w14:textId="77777777" w:rsidR="00466E69" w:rsidRPr="00A36550" w:rsidRDefault="00466E69" w:rsidP="00044B6A">
            <w:pPr>
              <w:jc w:val="left"/>
              <w:rPr>
                <w:b/>
                <w:color w:val="FFFFFF" w:themeColor="background1"/>
              </w:rPr>
            </w:pPr>
            <w:r w:rsidRPr="00A36550">
              <w:rPr>
                <w:b/>
                <w:color w:val="FFFFFF" w:themeColor="background1"/>
              </w:rPr>
              <w:t>Fit Criterion</w:t>
            </w:r>
          </w:p>
        </w:tc>
        <w:tc>
          <w:tcPr>
            <w:tcW w:w="7112" w:type="dxa"/>
            <w:vAlign w:val="center"/>
          </w:tcPr>
          <w:p w14:paraId="585219FD" w14:textId="77777777" w:rsidR="00466E69" w:rsidRPr="00E4499D" w:rsidRDefault="00466E69" w:rsidP="00044B6A">
            <w:r w:rsidRPr="00E4499D">
              <w:t xml:space="preserve">The requirement shall be met if the module does not store personal data such as name. </w:t>
            </w:r>
          </w:p>
        </w:tc>
      </w:tr>
      <w:tr w:rsidR="00466E69" w:rsidRPr="00E4499D" w14:paraId="583F5AFB" w14:textId="77777777" w:rsidTr="00A36550">
        <w:tc>
          <w:tcPr>
            <w:tcW w:w="1960" w:type="dxa"/>
            <w:shd w:val="clear" w:color="auto" w:fill="4F81BD" w:themeFill="accent1"/>
            <w:vAlign w:val="center"/>
          </w:tcPr>
          <w:p w14:paraId="20C7B750" w14:textId="77777777" w:rsidR="00466E69" w:rsidRPr="00A36550" w:rsidRDefault="00466E69" w:rsidP="00044B6A">
            <w:pPr>
              <w:jc w:val="left"/>
              <w:rPr>
                <w:b/>
                <w:color w:val="FFFFFF" w:themeColor="background1"/>
              </w:rPr>
            </w:pPr>
            <w:r w:rsidRPr="00A36550">
              <w:rPr>
                <w:b/>
                <w:color w:val="FFFFFF" w:themeColor="background1"/>
              </w:rPr>
              <w:t>Use Case &amp; Scenario</w:t>
            </w:r>
          </w:p>
        </w:tc>
        <w:tc>
          <w:tcPr>
            <w:tcW w:w="7112" w:type="dxa"/>
            <w:vAlign w:val="center"/>
          </w:tcPr>
          <w:p w14:paraId="28D0404C" w14:textId="77777777" w:rsidR="00466E69" w:rsidRPr="00E4499D" w:rsidRDefault="00466E69" w:rsidP="00044B6A"/>
        </w:tc>
      </w:tr>
      <w:tr w:rsidR="00466E69" w:rsidRPr="00E4499D" w14:paraId="06156994" w14:textId="77777777" w:rsidTr="00A36550">
        <w:tc>
          <w:tcPr>
            <w:tcW w:w="1960" w:type="dxa"/>
            <w:shd w:val="clear" w:color="auto" w:fill="4F81BD" w:themeFill="accent1"/>
            <w:vAlign w:val="center"/>
          </w:tcPr>
          <w:p w14:paraId="119231F1" w14:textId="77777777" w:rsidR="00466E69" w:rsidRPr="00A36550" w:rsidRDefault="00466E69" w:rsidP="00044B6A">
            <w:pPr>
              <w:jc w:val="left"/>
              <w:rPr>
                <w:b/>
                <w:color w:val="FFFFFF" w:themeColor="background1"/>
              </w:rPr>
            </w:pPr>
            <w:r w:rsidRPr="00A36550">
              <w:rPr>
                <w:b/>
                <w:color w:val="FFFFFF" w:themeColor="background1"/>
              </w:rPr>
              <w:t>Source Partner</w:t>
            </w:r>
          </w:p>
        </w:tc>
        <w:tc>
          <w:tcPr>
            <w:tcW w:w="7112" w:type="dxa"/>
            <w:vAlign w:val="center"/>
          </w:tcPr>
          <w:p w14:paraId="3092AD77" w14:textId="77777777" w:rsidR="00466E69" w:rsidRPr="00E4499D" w:rsidRDefault="00466E69" w:rsidP="00044B6A">
            <w:r w:rsidRPr="00E4499D">
              <w:t>CERTH</w:t>
            </w:r>
          </w:p>
        </w:tc>
      </w:tr>
      <w:tr w:rsidR="00466E69" w:rsidRPr="00E4499D" w14:paraId="07697194" w14:textId="77777777" w:rsidTr="00A36550">
        <w:tc>
          <w:tcPr>
            <w:tcW w:w="1960" w:type="dxa"/>
            <w:shd w:val="clear" w:color="auto" w:fill="4F81BD" w:themeFill="accent1"/>
            <w:vAlign w:val="center"/>
          </w:tcPr>
          <w:p w14:paraId="7E8000D8" w14:textId="77777777" w:rsidR="00466E69" w:rsidRPr="00A36550" w:rsidRDefault="00466E69" w:rsidP="00044B6A">
            <w:pPr>
              <w:jc w:val="left"/>
              <w:rPr>
                <w:b/>
                <w:color w:val="FFFFFF" w:themeColor="background1"/>
              </w:rPr>
            </w:pPr>
            <w:r w:rsidRPr="00A36550">
              <w:rPr>
                <w:b/>
                <w:color w:val="FFFFFF" w:themeColor="background1"/>
              </w:rPr>
              <w:t>Last Update</w:t>
            </w:r>
          </w:p>
        </w:tc>
        <w:tc>
          <w:tcPr>
            <w:tcW w:w="7112" w:type="dxa"/>
            <w:vAlign w:val="center"/>
          </w:tcPr>
          <w:p w14:paraId="0FAD5383" w14:textId="77777777" w:rsidR="00466E69" w:rsidRPr="00E4499D" w:rsidRDefault="00466E69" w:rsidP="00044B6A">
            <w:pPr>
              <w:keepNext/>
            </w:pPr>
            <w:r w:rsidRPr="00E4499D">
              <w:t>30/11/2018</w:t>
            </w:r>
          </w:p>
        </w:tc>
      </w:tr>
    </w:tbl>
    <w:p w14:paraId="1889F642" w14:textId="7B0A5093" w:rsidR="00466E69" w:rsidRPr="00E4499D" w:rsidRDefault="00466E69" w:rsidP="003C1B8F">
      <w:pPr>
        <w:rPr>
          <w:rFonts w:cstheme="majorHAnsi"/>
          <w:lang w:eastAsia="it-IT"/>
        </w:rPr>
      </w:pPr>
    </w:p>
    <w:p w14:paraId="55C202C6" w14:textId="4BEB9FC9" w:rsidR="00466E69" w:rsidRPr="00E4499D" w:rsidRDefault="00466E69" w:rsidP="003C1B8F">
      <w:pPr>
        <w:rPr>
          <w:rFonts w:cstheme="majorHAnsi"/>
          <w:lang w:eastAsia="it-IT"/>
        </w:rPr>
      </w:pPr>
      <w:r w:rsidRPr="00E4499D">
        <w:rPr>
          <w:rFonts w:cstheme="majorHAnsi"/>
          <w:b/>
          <w:i/>
          <w:highlight w:val="yellow"/>
        </w:rPr>
        <w:t>Conscious and subconscious user feedback - Reliability</w:t>
      </w:r>
    </w:p>
    <w:tbl>
      <w:tblPr>
        <w:tblStyle w:val="TableGrid"/>
        <w:tblW w:w="9072" w:type="dxa"/>
        <w:tblInd w:w="108" w:type="dxa"/>
        <w:tblLayout w:type="fixed"/>
        <w:tblLook w:val="04A0" w:firstRow="1" w:lastRow="0" w:firstColumn="1" w:lastColumn="0" w:noHBand="0" w:noVBand="1"/>
      </w:tblPr>
      <w:tblGrid>
        <w:gridCol w:w="1930"/>
        <w:gridCol w:w="7142"/>
      </w:tblGrid>
      <w:tr w:rsidR="00466E69" w:rsidRPr="00E4499D" w14:paraId="586CB8B3" w14:textId="77777777" w:rsidTr="00A36550">
        <w:tc>
          <w:tcPr>
            <w:tcW w:w="1930" w:type="dxa"/>
            <w:shd w:val="clear" w:color="auto" w:fill="4F81BD" w:themeFill="accent1"/>
            <w:vAlign w:val="center"/>
          </w:tcPr>
          <w:p w14:paraId="09875F4D" w14:textId="77777777" w:rsidR="00466E69" w:rsidRPr="00A36550" w:rsidRDefault="00466E69" w:rsidP="00044B6A">
            <w:pPr>
              <w:jc w:val="left"/>
              <w:rPr>
                <w:b/>
                <w:color w:val="FFFFFF" w:themeColor="background1"/>
              </w:rPr>
            </w:pPr>
            <w:r w:rsidRPr="00A36550">
              <w:rPr>
                <w:b/>
                <w:bCs/>
                <w:color w:val="FFFFFF" w:themeColor="background1"/>
              </w:rPr>
              <w:t>Requirement No</w:t>
            </w:r>
          </w:p>
        </w:tc>
        <w:tc>
          <w:tcPr>
            <w:tcW w:w="7142" w:type="dxa"/>
            <w:vAlign w:val="center"/>
          </w:tcPr>
          <w:p w14:paraId="295FB9EE" w14:textId="77777777" w:rsidR="00466E69" w:rsidRPr="00E4499D" w:rsidRDefault="00466E69" w:rsidP="00044B6A"/>
        </w:tc>
      </w:tr>
      <w:tr w:rsidR="00466E69" w:rsidRPr="00E4499D" w14:paraId="3D25807B" w14:textId="77777777" w:rsidTr="00A36550">
        <w:tc>
          <w:tcPr>
            <w:tcW w:w="1930" w:type="dxa"/>
            <w:shd w:val="clear" w:color="auto" w:fill="4F81BD" w:themeFill="accent1"/>
            <w:vAlign w:val="center"/>
          </w:tcPr>
          <w:p w14:paraId="5DF691AD" w14:textId="77777777" w:rsidR="00466E69" w:rsidRPr="00A36550" w:rsidRDefault="00466E69" w:rsidP="00044B6A">
            <w:pPr>
              <w:jc w:val="left"/>
              <w:rPr>
                <w:b/>
                <w:color w:val="FFFFFF" w:themeColor="background1"/>
              </w:rPr>
            </w:pPr>
            <w:r w:rsidRPr="00A36550">
              <w:rPr>
                <w:b/>
                <w:bCs/>
                <w:color w:val="FFFFFF" w:themeColor="background1"/>
              </w:rPr>
              <w:t>Requirement Id</w:t>
            </w:r>
          </w:p>
        </w:tc>
        <w:tc>
          <w:tcPr>
            <w:tcW w:w="7142" w:type="dxa"/>
            <w:vAlign w:val="center"/>
          </w:tcPr>
          <w:p w14:paraId="573F9434" w14:textId="77777777" w:rsidR="00466E69" w:rsidRPr="00E4499D" w:rsidRDefault="00466E69" w:rsidP="00044B6A"/>
        </w:tc>
      </w:tr>
      <w:tr w:rsidR="00466E69" w:rsidRPr="00E4499D" w14:paraId="6D5AAF87" w14:textId="77777777" w:rsidTr="00A36550">
        <w:tc>
          <w:tcPr>
            <w:tcW w:w="1930" w:type="dxa"/>
            <w:shd w:val="clear" w:color="auto" w:fill="4F81BD" w:themeFill="accent1"/>
            <w:vAlign w:val="center"/>
          </w:tcPr>
          <w:p w14:paraId="62BED69B" w14:textId="77777777" w:rsidR="00466E69" w:rsidRPr="00A36550" w:rsidRDefault="00466E69" w:rsidP="00044B6A">
            <w:pPr>
              <w:jc w:val="left"/>
              <w:rPr>
                <w:b/>
                <w:color w:val="FFFFFF" w:themeColor="background1"/>
              </w:rPr>
            </w:pPr>
            <w:r w:rsidRPr="00A36550">
              <w:rPr>
                <w:b/>
                <w:color w:val="FFFFFF" w:themeColor="background1"/>
              </w:rPr>
              <w:t>Description</w:t>
            </w:r>
          </w:p>
        </w:tc>
        <w:tc>
          <w:tcPr>
            <w:tcW w:w="7142" w:type="dxa"/>
            <w:vAlign w:val="center"/>
          </w:tcPr>
          <w:p w14:paraId="4E3BF60A" w14:textId="77777777" w:rsidR="00466E69" w:rsidRPr="00E4499D" w:rsidRDefault="00466E69" w:rsidP="00044B6A">
            <w:r w:rsidRPr="00E4499D">
              <w:t xml:space="preserve">Reliability of the methods. </w:t>
            </w:r>
          </w:p>
        </w:tc>
      </w:tr>
      <w:tr w:rsidR="00466E69" w:rsidRPr="00E4499D" w14:paraId="5F6B2378" w14:textId="77777777" w:rsidTr="00A36550">
        <w:tc>
          <w:tcPr>
            <w:tcW w:w="1930" w:type="dxa"/>
            <w:shd w:val="clear" w:color="auto" w:fill="4F81BD" w:themeFill="accent1"/>
            <w:vAlign w:val="center"/>
          </w:tcPr>
          <w:p w14:paraId="4B0CBC56" w14:textId="77777777" w:rsidR="00466E69" w:rsidRPr="00A36550" w:rsidRDefault="00466E69" w:rsidP="00044B6A">
            <w:pPr>
              <w:jc w:val="left"/>
              <w:rPr>
                <w:b/>
                <w:color w:val="FFFFFF" w:themeColor="background1"/>
              </w:rPr>
            </w:pPr>
            <w:r w:rsidRPr="00A36550">
              <w:rPr>
                <w:b/>
                <w:color w:val="FFFFFF" w:themeColor="background1"/>
              </w:rPr>
              <w:t>Type</w:t>
            </w:r>
          </w:p>
        </w:tc>
        <w:tc>
          <w:tcPr>
            <w:tcW w:w="7142" w:type="dxa"/>
            <w:vAlign w:val="center"/>
          </w:tcPr>
          <w:p w14:paraId="42A21778" w14:textId="77777777" w:rsidR="00466E69" w:rsidRPr="00E4499D" w:rsidRDefault="00466E69" w:rsidP="00044B6A">
            <w:r w:rsidRPr="00E4499D">
              <w:t>Non-Functional</w:t>
            </w:r>
          </w:p>
        </w:tc>
      </w:tr>
      <w:tr w:rsidR="00466E69" w:rsidRPr="00E4499D" w14:paraId="5606B2B0" w14:textId="77777777" w:rsidTr="00A36550">
        <w:tc>
          <w:tcPr>
            <w:tcW w:w="1930" w:type="dxa"/>
            <w:shd w:val="clear" w:color="auto" w:fill="4F81BD" w:themeFill="accent1"/>
            <w:vAlign w:val="center"/>
          </w:tcPr>
          <w:p w14:paraId="2C3C9A5F" w14:textId="77777777" w:rsidR="00466E69" w:rsidRPr="00A36550" w:rsidRDefault="00466E69" w:rsidP="00044B6A">
            <w:pPr>
              <w:jc w:val="left"/>
              <w:rPr>
                <w:b/>
                <w:color w:val="FFFFFF" w:themeColor="background1"/>
              </w:rPr>
            </w:pPr>
            <w:r w:rsidRPr="00A36550">
              <w:rPr>
                <w:b/>
                <w:color w:val="FFFFFF" w:themeColor="background1"/>
              </w:rPr>
              <w:lastRenderedPageBreak/>
              <w:t>Fit Criterion</w:t>
            </w:r>
          </w:p>
        </w:tc>
        <w:tc>
          <w:tcPr>
            <w:tcW w:w="7142" w:type="dxa"/>
            <w:vAlign w:val="center"/>
          </w:tcPr>
          <w:p w14:paraId="2BFAF7F1" w14:textId="77777777" w:rsidR="00466E69" w:rsidRPr="00E4499D" w:rsidRDefault="00466E69" w:rsidP="00044B6A">
            <w:r w:rsidRPr="00E4499D">
              <w:t xml:space="preserve">The requirement shall be met if the proposed methods of the module perform reliably without causing operational malfunctions. </w:t>
            </w:r>
          </w:p>
        </w:tc>
      </w:tr>
      <w:tr w:rsidR="00466E69" w:rsidRPr="00E4499D" w14:paraId="054A185E" w14:textId="77777777" w:rsidTr="00A36550">
        <w:tc>
          <w:tcPr>
            <w:tcW w:w="1930" w:type="dxa"/>
            <w:shd w:val="clear" w:color="auto" w:fill="4F81BD" w:themeFill="accent1"/>
            <w:vAlign w:val="center"/>
          </w:tcPr>
          <w:p w14:paraId="5A01F77B" w14:textId="77777777" w:rsidR="00466E69" w:rsidRPr="00A36550" w:rsidRDefault="00466E69" w:rsidP="00044B6A">
            <w:pPr>
              <w:jc w:val="left"/>
              <w:rPr>
                <w:b/>
                <w:color w:val="FFFFFF" w:themeColor="background1"/>
              </w:rPr>
            </w:pPr>
            <w:r w:rsidRPr="00A36550">
              <w:rPr>
                <w:b/>
                <w:color w:val="FFFFFF" w:themeColor="background1"/>
              </w:rPr>
              <w:t>Use Case &amp; Scenario</w:t>
            </w:r>
          </w:p>
        </w:tc>
        <w:tc>
          <w:tcPr>
            <w:tcW w:w="7142" w:type="dxa"/>
            <w:vAlign w:val="center"/>
          </w:tcPr>
          <w:p w14:paraId="188018F4" w14:textId="77777777" w:rsidR="00466E69" w:rsidRPr="00E4499D" w:rsidRDefault="00466E69" w:rsidP="00044B6A"/>
        </w:tc>
      </w:tr>
      <w:tr w:rsidR="00466E69" w:rsidRPr="00E4499D" w14:paraId="4DB2B4A1" w14:textId="77777777" w:rsidTr="00A36550">
        <w:tc>
          <w:tcPr>
            <w:tcW w:w="1930" w:type="dxa"/>
            <w:shd w:val="clear" w:color="auto" w:fill="4F81BD" w:themeFill="accent1"/>
            <w:vAlign w:val="center"/>
          </w:tcPr>
          <w:p w14:paraId="06958BD1" w14:textId="77777777" w:rsidR="00466E69" w:rsidRPr="00A36550" w:rsidRDefault="00466E69" w:rsidP="00044B6A">
            <w:pPr>
              <w:jc w:val="left"/>
              <w:rPr>
                <w:b/>
                <w:color w:val="FFFFFF" w:themeColor="background1"/>
              </w:rPr>
            </w:pPr>
            <w:r w:rsidRPr="00A36550">
              <w:rPr>
                <w:b/>
                <w:color w:val="FFFFFF" w:themeColor="background1"/>
              </w:rPr>
              <w:t>Source Partner</w:t>
            </w:r>
          </w:p>
        </w:tc>
        <w:tc>
          <w:tcPr>
            <w:tcW w:w="7142" w:type="dxa"/>
            <w:vAlign w:val="center"/>
          </w:tcPr>
          <w:p w14:paraId="32219736" w14:textId="77777777" w:rsidR="00466E69" w:rsidRPr="00E4499D" w:rsidRDefault="00466E69" w:rsidP="00044B6A">
            <w:r w:rsidRPr="00E4499D">
              <w:t>CERTH</w:t>
            </w:r>
          </w:p>
        </w:tc>
      </w:tr>
      <w:tr w:rsidR="00466E69" w:rsidRPr="00E4499D" w14:paraId="720A0167" w14:textId="77777777" w:rsidTr="00A36550">
        <w:tc>
          <w:tcPr>
            <w:tcW w:w="1930" w:type="dxa"/>
            <w:shd w:val="clear" w:color="auto" w:fill="4F81BD" w:themeFill="accent1"/>
            <w:vAlign w:val="center"/>
          </w:tcPr>
          <w:p w14:paraId="5BC85F4D" w14:textId="77777777" w:rsidR="00466E69" w:rsidRPr="00A36550" w:rsidRDefault="00466E69" w:rsidP="00044B6A">
            <w:pPr>
              <w:jc w:val="left"/>
              <w:rPr>
                <w:b/>
                <w:color w:val="FFFFFF" w:themeColor="background1"/>
              </w:rPr>
            </w:pPr>
            <w:r w:rsidRPr="00A36550">
              <w:rPr>
                <w:b/>
                <w:color w:val="FFFFFF" w:themeColor="background1"/>
              </w:rPr>
              <w:t>Last Update</w:t>
            </w:r>
          </w:p>
        </w:tc>
        <w:tc>
          <w:tcPr>
            <w:tcW w:w="7142" w:type="dxa"/>
            <w:vAlign w:val="center"/>
          </w:tcPr>
          <w:p w14:paraId="30FCEC82" w14:textId="77777777" w:rsidR="00466E69" w:rsidRPr="00E4499D" w:rsidRDefault="00466E69" w:rsidP="00044B6A">
            <w:pPr>
              <w:keepNext/>
            </w:pPr>
            <w:r w:rsidRPr="00E4499D">
              <w:t>30/11/2018</w:t>
            </w:r>
          </w:p>
        </w:tc>
      </w:tr>
    </w:tbl>
    <w:p w14:paraId="40E76E83" w14:textId="6D2AF7A1" w:rsidR="00466E69" w:rsidRPr="00E4499D" w:rsidRDefault="00466E69" w:rsidP="003C1B8F">
      <w:pPr>
        <w:rPr>
          <w:rFonts w:cstheme="majorHAnsi"/>
          <w:lang w:eastAsia="it-IT"/>
        </w:rPr>
      </w:pPr>
    </w:p>
    <w:p w14:paraId="246AD15A" w14:textId="32ED5A1B" w:rsidR="00466E69" w:rsidRPr="00E4499D" w:rsidRDefault="00466E69" w:rsidP="003C1B8F">
      <w:pPr>
        <w:rPr>
          <w:rFonts w:cstheme="majorHAnsi"/>
          <w:lang w:eastAsia="it-IT"/>
        </w:rPr>
      </w:pPr>
      <w:r w:rsidRPr="00E4499D">
        <w:rPr>
          <w:rFonts w:cstheme="majorHAnsi"/>
          <w:b/>
          <w:i/>
          <w:highlight w:val="yellow"/>
        </w:rPr>
        <w:t>Conscious and subconscious user feedback – Time efficiency</w:t>
      </w:r>
    </w:p>
    <w:tbl>
      <w:tblPr>
        <w:tblStyle w:val="TableGrid"/>
        <w:tblW w:w="9072" w:type="dxa"/>
        <w:tblInd w:w="108" w:type="dxa"/>
        <w:tblLayout w:type="fixed"/>
        <w:tblLook w:val="04A0" w:firstRow="1" w:lastRow="0" w:firstColumn="1" w:lastColumn="0" w:noHBand="0" w:noVBand="1"/>
      </w:tblPr>
      <w:tblGrid>
        <w:gridCol w:w="1936"/>
        <w:gridCol w:w="7136"/>
      </w:tblGrid>
      <w:tr w:rsidR="00466E69" w:rsidRPr="00E4499D" w14:paraId="506E1A26" w14:textId="77777777" w:rsidTr="00A36550">
        <w:tc>
          <w:tcPr>
            <w:tcW w:w="1936" w:type="dxa"/>
            <w:shd w:val="clear" w:color="auto" w:fill="4F81BD" w:themeFill="accent1"/>
            <w:vAlign w:val="center"/>
          </w:tcPr>
          <w:p w14:paraId="0DEBFBF8" w14:textId="77777777" w:rsidR="00466E69" w:rsidRPr="00A36550" w:rsidRDefault="00466E69" w:rsidP="00044B6A">
            <w:pPr>
              <w:jc w:val="left"/>
              <w:rPr>
                <w:b/>
                <w:color w:val="FFFFFF" w:themeColor="background1"/>
              </w:rPr>
            </w:pPr>
            <w:r w:rsidRPr="00A36550">
              <w:rPr>
                <w:b/>
                <w:bCs/>
                <w:color w:val="FFFFFF" w:themeColor="background1"/>
              </w:rPr>
              <w:t>Requirement No</w:t>
            </w:r>
          </w:p>
        </w:tc>
        <w:tc>
          <w:tcPr>
            <w:tcW w:w="7136" w:type="dxa"/>
            <w:vAlign w:val="center"/>
          </w:tcPr>
          <w:p w14:paraId="312E187C" w14:textId="77777777" w:rsidR="00466E69" w:rsidRPr="00E4499D" w:rsidRDefault="00466E69" w:rsidP="00044B6A"/>
        </w:tc>
      </w:tr>
      <w:tr w:rsidR="00466E69" w:rsidRPr="00E4499D" w14:paraId="7721138F" w14:textId="77777777" w:rsidTr="00A36550">
        <w:tc>
          <w:tcPr>
            <w:tcW w:w="1936" w:type="dxa"/>
            <w:shd w:val="clear" w:color="auto" w:fill="4F81BD" w:themeFill="accent1"/>
            <w:vAlign w:val="center"/>
          </w:tcPr>
          <w:p w14:paraId="2AEDFA20" w14:textId="77777777" w:rsidR="00466E69" w:rsidRPr="00A36550" w:rsidRDefault="00466E69" w:rsidP="00044B6A">
            <w:pPr>
              <w:jc w:val="left"/>
              <w:rPr>
                <w:b/>
                <w:color w:val="FFFFFF" w:themeColor="background1"/>
              </w:rPr>
            </w:pPr>
            <w:r w:rsidRPr="00A36550">
              <w:rPr>
                <w:b/>
                <w:bCs/>
                <w:color w:val="FFFFFF" w:themeColor="background1"/>
              </w:rPr>
              <w:t>Requirement Id</w:t>
            </w:r>
          </w:p>
        </w:tc>
        <w:tc>
          <w:tcPr>
            <w:tcW w:w="7136" w:type="dxa"/>
            <w:vAlign w:val="center"/>
          </w:tcPr>
          <w:p w14:paraId="06A15AB2" w14:textId="77777777" w:rsidR="00466E69" w:rsidRPr="00E4499D" w:rsidRDefault="00466E69" w:rsidP="00044B6A"/>
        </w:tc>
      </w:tr>
      <w:tr w:rsidR="00466E69" w:rsidRPr="00E4499D" w14:paraId="62578A06" w14:textId="77777777" w:rsidTr="00A36550">
        <w:tc>
          <w:tcPr>
            <w:tcW w:w="1936" w:type="dxa"/>
            <w:shd w:val="clear" w:color="auto" w:fill="4F81BD" w:themeFill="accent1"/>
            <w:vAlign w:val="center"/>
          </w:tcPr>
          <w:p w14:paraId="4AF85E4B" w14:textId="77777777" w:rsidR="00466E69" w:rsidRPr="00A36550" w:rsidRDefault="00466E69" w:rsidP="00044B6A">
            <w:pPr>
              <w:jc w:val="left"/>
              <w:rPr>
                <w:b/>
                <w:color w:val="FFFFFF" w:themeColor="background1"/>
              </w:rPr>
            </w:pPr>
            <w:r w:rsidRPr="00A36550">
              <w:rPr>
                <w:b/>
                <w:color w:val="FFFFFF" w:themeColor="background1"/>
              </w:rPr>
              <w:t>Description</w:t>
            </w:r>
          </w:p>
        </w:tc>
        <w:tc>
          <w:tcPr>
            <w:tcW w:w="7136" w:type="dxa"/>
            <w:vAlign w:val="center"/>
          </w:tcPr>
          <w:p w14:paraId="35463B23" w14:textId="77777777" w:rsidR="00466E69" w:rsidRPr="00E4499D" w:rsidRDefault="00466E69" w:rsidP="00044B6A">
            <w:r w:rsidRPr="00E4499D">
              <w:t>Time-efficient operations.</w:t>
            </w:r>
          </w:p>
        </w:tc>
      </w:tr>
      <w:tr w:rsidR="00466E69" w:rsidRPr="00E4499D" w14:paraId="72AA2810" w14:textId="77777777" w:rsidTr="00A36550">
        <w:tc>
          <w:tcPr>
            <w:tcW w:w="1936" w:type="dxa"/>
            <w:shd w:val="clear" w:color="auto" w:fill="4F81BD" w:themeFill="accent1"/>
            <w:vAlign w:val="center"/>
          </w:tcPr>
          <w:p w14:paraId="5356FFFD" w14:textId="77777777" w:rsidR="00466E69" w:rsidRPr="00A36550" w:rsidRDefault="00466E69" w:rsidP="00044B6A">
            <w:pPr>
              <w:jc w:val="left"/>
              <w:rPr>
                <w:b/>
                <w:color w:val="FFFFFF" w:themeColor="background1"/>
              </w:rPr>
            </w:pPr>
            <w:r w:rsidRPr="00A36550">
              <w:rPr>
                <w:b/>
                <w:color w:val="FFFFFF" w:themeColor="background1"/>
              </w:rPr>
              <w:t>Type</w:t>
            </w:r>
          </w:p>
        </w:tc>
        <w:tc>
          <w:tcPr>
            <w:tcW w:w="7136" w:type="dxa"/>
            <w:vAlign w:val="center"/>
          </w:tcPr>
          <w:p w14:paraId="4BA777C2" w14:textId="77777777" w:rsidR="00466E69" w:rsidRPr="00E4499D" w:rsidRDefault="00466E69" w:rsidP="00044B6A">
            <w:r w:rsidRPr="00E4499D">
              <w:t>Non-Functional</w:t>
            </w:r>
          </w:p>
        </w:tc>
      </w:tr>
      <w:tr w:rsidR="00466E69" w:rsidRPr="00E4499D" w14:paraId="56F56A35" w14:textId="77777777" w:rsidTr="00A36550">
        <w:tc>
          <w:tcPr>
            <w:tcW w:w="1936" w:type="dxa"/>
            <w:shd w:val="clear" w:color="auto" w:fill="4F81BD" w:themeFill="accent1"/>
            <w:vAlign w:val="center"/>
          </w:tcPr>
          <w:p w14:paraId="04CFDECF" w14:textId="77777777" w:rsidR="00466E69" w:rsidRPr="00A36550" w:rsidRDefault="00466E69" w:rsidP="00044B6A">
            <w:pPr>
              <w:jc w:val="left"/>
              <w:rPr>
                <w:b/>
                <w:color w:val="FFFFFF" w:themeColor="background1"/>
              </w:rPr>
            </w:pPr>
            <w:r w:rsidRPr="00A36550">
              <w:rPr>
                <w:b/>
                <w:color w:val="FFFFFF" w:themeColor="background1"/>
              </w:rPr>
              <w:t>Fit Criterion</w:t>
            </w:r>
          </w:p>
        </w:tc>
        <w:tc>
          <w:tcPr>
            <w:tcW w:w="7136" w:type="dxa"/>
            <w:vAlign w:val="center"/>
          </w:tcPr>
          <w:p w14:paraId="35A35B61" w14:textId="77777777" w:rsidR="00466E69" w:rsidRPr="00E4499D" w:rsidRDefault="00466E69" w:rsidP="00044B6A">
            <w:r w:rsidRPr="00E4499D">
              <w:t>The requirement shall be met if the module’s operations perform time-efficiently without causing delays to the user.</w:t>
            </w:r>
          </w:p>
        </w:tc>
      </w:tr>
      <w:tr w:rsidR="00466E69" w:rsidRPr="00E4499D" w14:paraId="664730B3" w14:textId="77777777" w:rsidTr="00A36550">
        <w:tc>
          <w:tcPr>
            <w:tcW w:w="1936" w:type="dxa"/>
            <w:shd w:val="clear" w:color="auto" w:fill="4F81BD" w:themeFill="accent1"/>
            <w:vAlign w:val="center"/>
          </w:tcPr>
          <w:p w14:paraId="1FF86885" w14:textId="77777777" w:rsidR="00466E69" w:rsidRPr="00A36550" w:rsidRDefault="00466E69" w:rsidP="00044B6A">
            <w:pPr>
              <w:jc w:val="left"/>
              <w:rPr>
                <w:b/>
                <w:color w:val="FFFFFF" w:themeColor="background1"/>
              </w:rPr>
            </w:pPr>
            <w:r w:rsidRPr="00A36550">
              <w:rPr>
                <w:b/>
                <w:color w:val="FFFFFF" w:themeColor="background1"/>
              </w:rPr>
              <w:t>Use Case &amp; Scenario</w:t>
            </w:r>
          </w:p>
        </w:tc>
        <w:tc>
          <w:tcPr>
            <w:tcW w:w="7136" w:type="dxa"/>
            <w:vAlign w:val="center"/>
          </w:tcPr>
          <w:p w14:paraId="17CE740F" w14:textId="77777777" w:rsidR="00466E69" w:rsidRPr="00E4499D" w:rsidRDefault="00466E69" w:rsidP="00044B6A"/>
        </w:tc>
      </w:tr>
      <w:tr w:rsidR="00466E69" w:rsidRPr="00E4499D" w14:paraId="4F5C9BFB" w14:textId="77777777" w:rsidTr="00A36550">
        <w:tc>
          <w:tcPr>
            <w:tcW w:w="1936" w:type="dxa"/>
            <w:shd w:val="clear" w:color="auto" w:fill="4F81BD" w:themeFill="accent1"/>
            <w:vAlign w:val="center"/>
          </w:tcPr>
          <w:p w14:paraId="54242748" w14:textId="77777777" w:rsidR="00466E69" w:rsidRPr="00A36550" w:rsidRDefault="00466E69" w:rsidP="00044B6A">
            <w:pPr>
              <w:jc w:val="left"/>
              <w:rPr>
                <w:b/>
                <w:color w:val="FFFFFF" w:themeColor="background1"/>
              </w:rPr>
            </w:pPr>
            <w:r w:rsidRPr="00A36550">
              <w:rPr>
                <w:b/>
                <w:color w:val="FFFFFF" w:themeColor="background1"/>
              </w:rPr>
              <w:t>Source Partner</w:t>
            </w:r>
          </w:p>
        </w:tc>
        <w:tc>
          <w:tcPr>
            <w:tcW w:w="7136" w:type="dxa"/>
            <w:vAlign w:val="center"/>
          </w:tcPr>
          <w:p w14:paraId="0A03D059" w14:textId="77777777" w:rsidR="00466E69" w:rsidRPr="00E4499D" w:rsidRDefault="00466E69" w:rsidP="00044B6A">
            <w:r w:rsidRPr="00E4499D">
              <w:t>CERTH</w:t>
            </w:r>
          </w:p>
        </w:tc>
      </w:tr>
      <w:tr w:rsidR="00466E69" w:rsidRPr="00E4499D" w14:paraId="14680A87" w14:textId="77777777" w:rsidTr="00A36550">
        <w:tc>
          <w:tcPr>
            <w:tcW w:w="1936" w:type="dxa"/>
            <w:shd w:val="clear" w:color="auto" w:fill="4F81BD" w:themeFill="accent1"/>
            <w:vAlign w:val="center"/>
          </w:tcPr>
          <w:p w14:paraId="2ED8C81F" w14:textId="77777777" w:rsidR="00466E69" w:rsidRPr="00A36550" w:rsidRDefault="00466E69" w:rsidP="00044B6A">
            <w:pPr>
              <w:jc w:val="left"/>
              <w:rPr>
                <w:b/>
                <w:color w:val="FFFFFF" w:themeColor="background1"/>
              </w:rPr>
            </w:pPr>
            <w:r w:rsidRPr="00A36550">
              <w:rPr>
                <w:b/>
                <w:color w:val="FFFFFF" w:themeColor="background1"/>
              </w:rPr>
              <w:t>Last Update</w:t>
            </w:r>
          </w:p>
        </w:tc>
        <w:tc>
          <w:tcPr>
            <w:tcW w:w="7136" w:type="dxa"/>
            <w:vAlign w:val="center"/>
          </w:tcPr>
          <w:p w14:paraId="4D82223B" w14:textId="77777777" w:rsidR="00466E69" w:rsidRPr="00E4499D" w:rsidRDefault="00466E69" w:rsidP="00044B6A">
            <w:pPr>
              <w:keepNext/>
            </w:pPr>
            <w:r w:rsidRPr="00E4499D">
              <w:t>30/11/2018</w:t>
            </w:r>
          </w:p>
        </w:tc>
      </w:tr>
    </w:tbl>
    <w:p w14:paraId="3E0982CE" w14:textId="6A07C0F6" w:rsidR="00466E69" w:rsidRPr="00E4499D" w:rsidRDefault="00466E69" w:rsidP="003C1B8F">
      <w:pPr>
        <w:rPr>
          <w:rFonts w:cstheme="majorHAnsi"/>
          <w:lang w:eastAsia="it-IT"/>
        </w:rPr>
      </w:pPr>
    </w:p>
    <w:p w14:paraId="46828C09" w14:textId="4B43C182" w:rsidR="00466E69" w:rsidRPr="00E4499D" w:rsidRDefault="00466E69" w:rsidP="003C1B8F">
      <w:pPr>
        <w:rPr>
          <w:rFonts w:cstheme="majorHAnsi"/>
          <w:lang w:eastAsia="it-IT"/>
        </w:rPr>
      </w:pPr>
      <w:r w:rsidRPr="00E4499D">
        <w:rPr>
          <w:rFonts w:cstheme="majorHAnsi"/>
          <w:b/>
          <w:i/>
          <w:highlight w:val="yellow"/>
        </w:rPr>
        <w:t>Conscious and subconscious user feedback – Usability</w:t>
      </w:r>
    </w:p>
    <w:tbl>
      <w:tblPr>
        <w:tblStyle w:val="TableGrid"/>
        <w:tblW w:w="9072" w:type="dxa"/>
        <w:tblInd w:w="108" w:type="dxa"/>
        <w:tblLayout w:type="fixed"/>
        <w:tblLook w:val="04A0" w:firstRow="1" w:lastRow="0" w:firstColumn="1" w:lastColumn="0" w:noHBand="0" w:noVBand="1"/>
      </w:tblPr>
      <w:tblGrid>
        <w:gridCol w:w="1936"/>
        <w:gridCol w:w="7136"/>
      </w:tblGrid>
      <w:tr w:rsidR="00466E69" w:rsidRPr="00E4499D" w14:paraId="0DC1E524" w14:textId="77777777" w:rsidTr="00A36550">
        <w:tc>
          <w:tcPr>
            <w:tcW w:w="1936" w:type="dxa"/>
            <w:shd w:val="clear" w:color="auto" w:fill="4F81BD" w:themeFill="accent1"/>
            <w:vAlign w:val="center"/>
          </w:tcPr>
          <w:p w14:paraId="75691000" w14:textId="77777777" w:rsidR="00466E69" w:rsidRPr="00A36550" w:rsidRDefault="00466E69" w:rsidP="00044B6A">
            <w:pPr>
              <w:jc w:val="left"/>
              <w:rPr>
                <w:b/>
                <w:color w:val="FFFFFF" w:themeColor="background1"/>
              </w:rPr>
            </w:pPr>
            <w:r w:rsidRPr="00A36550">
              <w:rPr>
                <w:b/>
                <w:bCs/>
                <w:color w:val="FFFFFF" w:themeColor="background1"/>
              </w:rPr>
              <w:t>Requirement No</w:t>
            </w:r>
          </w:p>
        </w:tc>
        <w:tc>
          <w:tcPr>
            <w:tcW w:w="7136" w:type="dxa"/>
            <w:vAlign w:val="center"/>
          </w:tcPr>
          <w:p w14:paraId="5A97D48C" w14:textId="77777777" w:rsidR="00466E69" w:rsidRPr="00E4499D" w:rsidRDefault="00466E69" w:rsidP="00044B6A"/>
        </w:tc>
      </w:tr>
      <w:tr w:rsidR="00466E69" w:rsidRPr="00E4499D" w14:paraId="2F4750C2" w14:textId="77777777" w:rsidTr="00A36550">
        <w:tc>
          <w:tcPr>
            <w:tcW w:w="1936" w:type="dxa"/>
            <w:shd w:val="clear" w:color="auto" w:fill="4F81BD" w:themeFill="accent1"/>
            <w:vAlign w:val="center"/>
          </w:tcPr>
          <w:p w14:paraId="6280473B" w14:textId="77777777" w:rsidR="00466E69" w:rsidRPr="00A36550" w:rsidRDefault="00466E69" w:rsidP="00044B6A">
            <w:pPr>
              <w:jc w:val="left"/>
              <w:rPr>
                <w:b/>
                <w:color w:val="FFFFFF" w:themeColor="background1"/>
              </w:rPr>
            </w:pPr>
            <w:r w:rsidRPr="00A36550">
              <w:rPr>
                <w:b/>
                <w:bCs/>
                <w:color w:val="FFFFFF" w:themeColor="background1"/>
              </w:rPr>
              <w:t>Requirement Id</w:t>
            </w:r>
          </w:p>
        </w:tc>
        <w:tc>
          <w:tcPr>
            <w:tcW w:w="7136" w:type="dxa"/>
            <w:vAlign w:val="center"/>
          </w:tcPr>
          <w:p w14:paraId="6E398244" w14:textId="77777777" w:rsidR="00466E69" w:rsidRPr="00E4499D" w:rsidRDefault="00466E69" w:rsidP="00044B6A"/>
        </w:tc>
      </w:tr>
      <w:tr w:rsidR="00466E69" w:rsidRPr="00E4499D" w14:paraId="68D30F25" w14:textId="77777777" w:rsidTr="00A36550">
        <w:tc>
          <w:tcPr>
            <w:tcW w:w="1936" w:type="dxa"/>
            <w:shd w:val="clear" w:color="auto" w:fill="4F81BD" w:themeFill="accent1"/>
            <w:vAlign w:val="center"/>
          </w:tcPr>
          <w:p w14:paraId="5DF1E53C" w14:textId="77777777" w:rsidR="00466E69" w:rsidRPr="00A36550" w:rsidRDefault="00466E69" w:rsidP="00044B6A">
            <w:pPr>
              <w:jc w:val="left"/>
              <w:rPr>
                <w:b/>
                <w:color w:val="FFFFFF" w:themeColor="background1"/>
              </w:rPr>
            </w:pPr>
            <w:r w:rsidRPr="00A36550">
              <w:rPr>
                <w:b/>
                <w:color w:val="FFFFFF" w:themeColor="background1"/>
              </w:rPr>
              <w:t>Description</w:t>
            </w:r>
          </w:p>
        </w:tc>
        <w:tc>
          <w:tcPr>
            <w:tcW w:w="7136" w:type="dxa"/>
            <w:vAlign w:val="center"/>
          </w:tcPr>
          <w:p w14:paraId="23F428EF" w14:textId="77777777" w:rsidR="00466E69" w:rsidRPr="00E4499D" w:rsidRDefault="00466E69" w:rsidP="00044B6A">
            <w:r w:rsidRPr="00E4499D">
              <w:t>Usable user interface.</w:t>
            </w:r>
          </w:p>
        </w:tc>
      </w:tr>
      <w:tr w:rsidR="00466E69" w:rsidRPr="00E4499D" w14:paraId="00B388D0" w14:textId="77777777" w:rsidTr="00A36550">
        <w:tc>
          <w:tcPr>
            <w:tcW w:w="1936" w:type="dxa"/>
            <w:shd w:val="clear" w:color="auto" w:fill="4F81BD" w:themeFill="accent1"/>
            <w:vAlign w:val="center"/>
          </w:tcPr>
          <w:p w14:paraId="03F8F2BC" w14:textId="77777777" w:rsidR="00466E69" w:rsidRPr="00A36550" w:rsidRDefault="00466E69" w:rsidP="00044B6A">
            <w:pPr>
              <w:jc w:val="left"/>
              <w:rPr>
                <w:b/>
                <w:color w:val="FFFFFF" w:themeColor="background1"/>
              </w:rPr>
            </w:pPr>
            <w:r w:rsidRPr="00A36550">
              <w:rPr>
                <w:b/>
                <w:color w:val="FFFFFF" w:themeColor="background1"/>
              </w:rPr>
              <w:t>Type</w:t>
            </w:r>
          </w:p>
        </w:tc>
        <w:tc>
          <w:tcPr>
            <w:tcW w:w="7136" w:type="dxa"/>
            <w:vAlign w:val="center"/>
          </w:tcPr>
          <w:p w14:paraId="0084C62E" w14:textId="77777777" w:rsidR="00466E69" w:rsidRPr="00E4499D" w:rsidRDefault="00466E69" w:rsidP="00044B6A">
            <w:r w:rsidRPr="00E4499D">
              <w:t>Non-Functional</w:t>
            </w:r>
          </w:p>
        </w:tc>
      </w:tr>
      <w:tr w:rsidR="00466E69" w:rsidRPr="00E4499D" w14:paraId="693C76CA" w14:textId="77777777" w:rsidTr="00A36550">
        <w:tc>
          <w:tcPr>
            <w:tcW w:w="1936" w:type="dxa"/>
            <w:shd w:val="clear" w:color="auto" w:fill="4F81BD" w:themeFill="accent1"/>
            <w:vAlign w:val="center"/>
          </w:tcPr>
          <w:p w14:paraId="02944C97" w14:textId="77777777" w:rsidR="00466E69" w:rsidRPr="00A36550" w:rsidRDefault="00466E69" w:rsidP="00044B6A">
            <w:pPr>
              <w:jc w:val="left"/>
              <w:rPr>
                <w:b/>
                <w:color w:val="FFFFFF" w:themeColor="background1"/>
              </w:rPr>
            </w:pPr>
            <w:r w:rsidRPr="00A36550">
              <w:rPr>
                <w:b/>
                <w:color w:val="FFFFFF" w:themeColor="background1"/>
              </w:rPr>
              <w:t>Fit Criterion</w:t>
            </w:r>
          </w:p>
        </w:tc>
        <w:tc>
          <w:tcPr>
            <w:tcW w:w="7136" w:type="dxa"/>
            <w:vAlign w:val="center"/>
          </w:tcPr>
          <w:p w14:paraId="0E4ADE3D" w14:textId="77777777" w:rsidR="00466E69" w:rsidRPr="00E4499D" w:rsidRDefault="00466E69" w:rsidP="00044B6A">
            <w:r w:rsidRPr="00E4499D">
              <w:t xml:space="preserve">The requirement shall be met if the end users can become familiar with the user interface and can easily achieve image retrieval in the loop and object detection. </w:t>
            </w:r>
          </w:p>
        </w:tc>
      </w:tr>
      <w:tr w:rsidR="00466E69" w:rsidRPr="00E4499D" w14:paraId="2CB61A05" w14:textId="77777777" w:rsidTr="00A36550">
        <w:tc>
          <w:tcPr>
            <w:tcW w:w="1936" w:type="dxa"/>
            <w:shd w:val="clear" w:color="auto" w:fill="4F81BD" w:themeFill="accent1"/>
            <w:vAlign w:val="center"/>
          </w:tcPr>
          <w:p w14:paraId="4FA5FFB2" w14:textId="77777777" w:rsidR="00466E69" w:rsidRPr="00A36550" w:rsidRDefault="00466E69" w:rsidP="00044B6A">
            <w:pPr>
              <w:jc w:val="left"/>
              <w:rPr>
                <w:b/>
                <w:color w:val="FFFFFF" w:themeColor="background1"/>
              </w:rPr>
            </w:pPr>
            <w:r w:rsidRPr="00A36550">
              <w:rPr>
                <w:b/>
                <w:color w:val="FFFFFF" w:themeColor="background1"/>
              </w:rPr>
              <w:t>Use Case &amp; Scenario</w:t>
            </w:r>
          </w:p>
        </w:tc>
        <w:tc>
          <w:tcPr>
            <w:tcW w:w="7136" w:type="dxa"/>
            <w:vAlign w:val="center"/>
          </w:tcPr>
          <w:p w14:paraId="2E4F211D" w14:textId="77777777" w:rsidR="00466E69" w:rsidRPr="00E4499D" w:rsidRDefault="00466E69" w:rsidP="00044B6A"/>
        </w:tc>
      </w:tr>
      <w:tr w:rsidR="00466E69" w:rsidRPr="00E4499D" w14:paraId="6AE9DEAF" w14:textId="77777777" w:rsidTr="00A36550">
        <w:tc>
          <w:tcPr>
            <w:tcW w:w="1936" w:type="dxa"/>
            <w:shd w:val="clear" w:color="auto" w:fill="4F81BD" w:themeFill="accent1"/>
            <w:vAlign w:val="center"/>
          </w:tcPr>
          <w:p w14:paraId="61110C67" w14:textId="77777777" w:rsidR="00466E69" w:rsidRPr="00A36550" w:rsidRDefault="00466E69" w:rsidP="00044B6A">
            <w:pPr>
              <w:jc w:val="left"/>
              <w:rPr>
                <w:b/>
                <w:color w:val="FFFFFF" w:themeColor="background1"/>
              </w:rPr>
            </w:pPr>
            <w:r w:rsidRPr="00A36550">
              <w:rPr>
                <w:b/>
                <w:color w:val="FFFFFF" w:themeColor="background1"/>
              </w:rPr>
              <w:t>Source Partner</w:t>
            </w:r>
          </w:p>
        </w:tc>
        <w:tc>
          <w:tcPr>
            <w:tcW w:w="7136" w:type="dxa"/>
            <w:vAlign w:val="center"/>
          </w:tcPr>
          <w:p w14:paraId="6615BC68" w14:textId="77777777" w:rsidR="00466E69" w:rsidRPr="00E4499D" w:rsidRDefault="00466E69" w:rsidP="00044B6A">
            <w:r w:rsidRPr="00E4499D">
              <w:t>CERTH</w:t>
            </w:r>
          </w:p>
        </w:tc>
      </w:tr>
      <w:tr w:rsidR="00466E69" w:rsidRPr="00E4499D" w14:paraId="26E77C58" w14:textId="77777777" w:rsidTr="00A36550">
        <w:tc>
          <w:tcPr>
            <w:tcW w:w="1936" w:type="dxa"/>
            <w:shd w:val="clear" w:color="auto" w:fill="4F81BD" w:themeFill="accent1"/>
            <w:vAlign w:val="center"/>
          </w:tcPr>
          <w:p w14:paraId="2910D7E9" w14:textId="77777777" w:rsidR="00466E69" w:rsidRPr="00A36550" w:rsidRDefault="00466E69" w:rsidP="00044B6A">
            <w:pPr>
              <w:jc w:val="left"/>
              <w:rPr>
                <w:b/>
                <w:color w:val="FFFFFF" w:themeColor="background1"/>
              </w:rPr>
            </w:pPr>
            <w:r w:rsidRPr="00A36550">
              <w:rPr>
                <w:b/>
                <w:color w:val="FFFFFF" w:themeColor="background1"/>
              </w:rPr>
              <w:t>Last Update</w:t>
            </w:r>
          </w:p>
        </w:tc>
        <w:tc>
          <w:tcPr>
            <w:tcW w:w="7136" w:type="dxa"/>
            <w:vAlign w:val="center"/>
          </w:tcPr>
          <w:p w14:paraId="0637D4B3" w14:textId="77777777" w:rsidR="00466E69" w:rsidRPr="00E4499D" w:rsidRDefault="00466E69" w:rsidP="00044B6A">
            <w:pPr>
              <w:keepNext/>
            </w:pPr>
            <w:r w:rsidRPr="00E4499D">
              <w:t>30/11/2018</w:t>
            </w:r>
          </w:p>
        </w:tc>
      </w:tr>
    </w:tbl>
    <w:p w14:paraId="3E484418" w14:textId="77777777" w:rsidR="00466E69" w:rsidRPr="00E4499D" w:rsidRDefault="00466E69" w:rsidP="003C1B8F">
      <w:pPr>
        <w:rPr>
          <w:rFonts w:cstheme="majorHAnsi"/>
          <w:lang w:eastAsia="it-IT"/>
        </w:rPr>
      </w:pPr>
    </w:p>
    <w:p w14:paraId="0F00AA5A" w14:textId="77777777" w:rsidR="00466E69" w:rsidRPr="00E4499D" w:rsidRDefault="00466E69" w:rsidP="003C1B8F">
      <w:pPr>
        <w:rPr>
          <w:rFonts w:cstheme="majorHAnsi"/>
          <w:lang w:eastAsia="it-IT"/>
        </w:rPr>
      </w:pPr>
    </w:p>
    <w:p w14:paraId="53DFAE76" w14:textId="77777777" w:rsidR="003C1B8F" w:rsidRPr="00E4499D" w:rsidRDefault="003C1B8F" w:rsidP="003C1B8F">
      <w:pPr>
        <w:pStyle w:val="Heading3"/>
      </w:pPr>
      <w:bookmarkStart w:id="126" w:name="_Toc532247316"/>
      <w:r w:rsidRPr="00E4499D">
        <w:lastRenderedPageBreak/>
        <w:t>Knowledge transfer to new officers (</w:t>
      </w:r>
      <w:r w:rsidRPr="00E4499D">
        <w:rPr>
          <w:b w:val="0"/>
          <w:highlight w:val="yellow"/>
        </w:rPr>
        <w:t>IBEC, CERTH</w:t>
      </w:r>
      <w:r w:rsidRPr="00E4499D">
        <w:t>)</w:t>
      </w:r>
      <w:bookmarkEnd w:id="126"/>
    </w:p>
    <w:p w14:paraId="4734B50A" w14:textId="77777777" w:rsidR="003C1B8F" w:rsidRPr="00E4499D" w:rsidRDefault="003C1B8F" w:rsidP="003C1B8F">
      <w:pPr>
        <w:rPr>
          <w:lang w:eastAsia="it-IT"/>
        </w:rPr>
      </w:pPr>
      <w:r w:rsidRPr="00E4499D">
        <w:rPr>
          <w:highlight w:val="yellow"/>
          <w:lang w:eastAsia="it-IT"/>
        </w:rPr>
        <w:t>@</w:t>
      </w:r>
      <w:r w:rsidRPr="00E4499D">
        <w:rPr>
          <w:b/>
          <w:highlight w:val="yellow"/>
        </w:rPr>
        <w:t xml:space="preserve"> </w:t>
      </w:r>
      <w:r w:rsidRPr="00E4499D">
        <w:rPr>
          <w:b/>
          <w:highlight w:val="yellow"/>
          <w:lang w:eastAsia="it-IT"/>
        </w:rPr>
        <w:t>IBEC, CERTH</w:t>
      </w:r>
      <w:r w:rsidRPr="00E4499D">
        <w:rPr>
          <w:highlight w:val="yellow"/>
          <w:lang w:eastAsia="it-IT"/>
        </w:rPr>
        <w:t>: define T8.4 modules and requirements</w:t>
      </w:r>
    </w:p>
    <w:p w14:paraId="4C12281C" w14:textId="77777777" w:rsidR="003C1B8F" w:rsidRPr="00E4499D" w:rsidRDefault="003C1B8F" w:rsidP="003C1B8F">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6F998E17" w14:textId="2D569254" w:rsidR="003C1B8F" w:rsidRPr="00E4499D" w:rsidRDefault="003C1B8F" w:rsidP="003C1B8F">
      <w:pPr>
        <w:rPr>
          <w:rFonts w:cstheme="majorHAnsi"/>
          <w:lang w:eastAsia="it-IT"/>
        </w:rPr>
      </w:pPr>
    </w:p>
    <w:tbl>
      <w:tblPr>
        <w:tblStyle w:val="TableGrid"/>
        <w:tblW w:w="9072" w:type="dxa"/>
        <w:tblInd w:w="108" w:type="dxa"/>
        <w:tblLayout w:type="fixed"/>
        <w:tblLook w:val="04A0" w:firstRow="1" w:lastRow="0" w:firstColumn="1" w:lastColumn="0" w:noHBand="0" w:noVBand="1"/>
      </w:tblPr>
      <w:tblGrid>
        <w:gridCol w:w="1960"/>
        <w:gridCol w:w="7112"/>
      </w:tblGrid>
      <w:tr w:rsidR="00055028" w:rsidRPr="00E4499D" w14:paraId="521F49B3" w14:textId="77777777" w:rsidTr="00A36550">
        <w:tc>
          <w:tcPr>
            <w:tcW w:w="1960" w:type="dxa"/>
            <w:shd w:val="clear" w:color="auto" w:fill="4F81BD" w:themeFill="accent1"/>
            <w:vAlign w:val="center"/>
          </w:tcPr>
          <w:p w14:paraId="2836E3B4" w14:textId="77777777" w:rsidR="00055028" w:rsidRPr="00A36550" w:rsidRDefault="00055028" w:rsidP="00DD11A7">
            <w:pPr>
              <w:jc w:val="left"/>
              <w:rPr>
                <w:b/>
                <w:color w:val="FFFFFF" w:themeColor="background1"/>
              </w:rPr>
            </w:pPr>
            <w:r w:rsidRPr="00A36550">
              <w:rPr>
                <w:b/>
                <w:bCs/>
                <w:color w:val="FFFFFF" w:themeColor="background1"/>
              </w:rPr>
              <w:t>Requirement No</w:t>
            </w:r>
          </w:p>
        </w:tc>
        <w:tc>
          <w:tcPr>
            <w:tcW w:w="7112" w:type="dxa"/>
            <w:vAlign w:val="center"/>
          </w:tcPr>
          <w:p w14:paraId="5CCA25F7" w14:textId="77777777" w:rsidR="00055028" w:rsidRPr="00E4499D" w:rsidRDefault="00055028" w:rsidP="00DD11A7"/>
        </w:tc>
      </w:tr>
      <w:tr w:rsidR="00055028" w:rsidRPr="00E4499D" w14:paraId="2A217746" w14:textId="77777777" w:rsidTr="00A36550">
        <w:tc>
          <w:tcPr>
            <w:tcW w:w="1960" w:type="dxa"/>
            <w:shd w:val="clear" w:color="auto" w:fill="4F81BD" w:themeFill="accent1"/>
            <w:vAlign w:val="center"/>
          </w:tcPr>
          <w:p w14:paraId="155B311F" w14:textId="77777777" w:rsidR="00055028" w:rsidRPr="00A36550" w:rsidRDefault="00055028" w:rsidP="00DD11A7">
            <w:pPr>
              <w:jc w:val="left"/>
              <w:rPr>
                <w:b/>
                <w:color w:val="FFFFFF" w:themeColor="background1"/>
              </w:rPr>
            </w:pPr>
            <w:r w:rsidRPr="00A36550">
              <w:rPr>
                <w:b/>
                <w:bCs/>
                <w:color w:val="FFFFFF" w:themeColor="background1"/>
              </w:rPr>
              <w:t>Requirement Id</w:t>
            </w:r>
          </w:p>
        </w:tc>
        <w:tc>
          <w:tcPr>
            <w:tcW w:w="7112" w:type="dxa"/>
            <w:vAlign w:val="center"/>
          </w:tcPr>
          <w:p w14:paraId="6678249D" w14:textId="77777777" w:rsidR="00055028" w:rsidRPr="00E4499D" w:rsidRDefault="00055028" w:rsidP="00DD11A7"/>
        </w:tc>
      </w:tr>
      <w:tr w:rsidR="00055028" w:rsidRPr="00E4499D" w14:paraId="0A4D8A78" w14:textId="77777777" w:rsidTr="00A36550">
        <w:tc>
          <w:tcPr>
            <w:tcW w:w="1960" w:type="dxa"/>
            <w:shd w:val="clear" w:color="auto" w:fill="4F81BD" w:themeFill="accent1"/>
            <w:vAlign w:val="center"/>
          </w:tcPr>
          <w:p w14:paraId="60E982E8" w14:textId="77777777" w:rsidR="00055028" w:rsidRPr="00A36550" w:rsidRDefault="00055028" w:rsidP="00DD11A7">
            <w:pPr>
              <w:jc w:val="left"/>
              <w:rPr>
                <w:b/>
                <w:color w:val="FFFFFF" w:themeColor="background1"/>
              </w:rPr>
            </w:pPr>
            <w:r w:rsidRPr="00A36550">
              <w:rPr>
                <w:b/>
                <w:color w:val="FFFFFF" w:themeColor="background1"/>
              </w:rPr>
              <w:t>Description</w:t>
            </w:r>
          </w:p>
        </w:tc>
        <w:tc>
          <w:tcPr>
            <w:tcW w:w="7112" w:type="dxa"/>
            <w:vAlign w:val="center"/>
          </w:tcPr>
          <w:p w14:paraId="794FED3F" w14:textId="77777777" w:rsidR="00055028" w:rsidRPr="00E4499D" w:rsidRDefault="00055028" w:rsidP="00DD11A7">
            <w:r w:rsidRPr="00E4499D">
              <w:t>Security of personal data.</w:t>
            </w:r>
          </w:p>
        </w:tc>
      </w:tr>
      <w:tr w:rsidR="00055028" w:rsidRPr="00E4499D" w14:paraId="13057711" w14:textId="77777777" w:rsidTr="00A36550">
        <w:tc>
          <w:tcPr>
            <w:tcW w:w="1960" w:type="dxa"/>
            <w:shd w:val="clear" w:color="auto" w:fill="4F81BD" w:themeFill="accent1"/>
            <w:vAlign w:val="center"/>
          </w:tcPr>
          <w:p w14:paraId="5BC5C561" w14:textId="77777777" w:rsidR="00055028" w:rsidRPr="00A36550" w:rsidRDefault="00055028" w:rsidP="00DD11A7">
            <w:pPr>
              <w:jc w:val="left"/>
              <w:rPr>
                <w:b/>
                <w:color w:val="FFFFFF" w:themeColor="background1"/>
              </w:rPr>
            </w:pPr>
            <w:r w:rsidRPr="00A36550">
              <w:rPr>
                <w:b/>
                <w:color w:val="FFFFFF" w:themeColor="background1"/>
              </w:rPr>
              <w:t>Type</w:t>
            </w:r>
          </w:p>
        </w:tc>
        <w:tc>
          <w:tcPr>
            <w:tcW w:w="7112" w:type="dxa"/>
            <w:vAlign w:val="center"/>
          </w:tcPr>
          <w:p w14:paraId="4D320563" w14:textId="77777777" w:rsidR="00055028" w:rsidRPr="00E4499D" w:rsidRDefault="00055028" w:rsidP="00DD11A7">
            <w:r w:rsidRPr="00E4499D">
              <w:t>Non-Functional</w:t>
            </w:r>
          </w:p>
        </w:tc>
      </w:tr>
      <w:tr w:rsidR="00055028" w:rsidRPr="00E4499D" w14:paraId="26F2F544" w14:textId="77777777" w:rsidTr="00A36550">
        <w:tc>
          <w:tcPr>
            <w:tcW w:w="1960" w:type="dxa"/>
            <w:shd w:val="clear" w:color="auto" w:fill="4F81BD" w:themeFill="accent1"/>
            <w:vAlign w:val="center"/>
          </w:tcPr>
          <w:p w14:paraId="53B58152" w14:textId="77777777" w:rsidR="00055028" w:rsidRPr="00A36550" w:rsidRDefault="00055028" w:rsidP="00DD11A7">
            <w:pPr>
              <w:jc w:val="left"/>
              <w:rPr>
                <w:b/>
                <w:color w:val="FFFFFF" w:themeColor="background1"/>
              </w:rPr>
            </w:pPr>
            <w:r w:rsidRPr="00A36550">
              <w:rPr>
                <w:b/>
                <w:color w:val="FFFFFF" w:themeColor="background1"/>
              </w:rPr>
              <w:t>Fit Criterion</w:t>
            </w:r>
          </w:p>
        </w:tc>
        <w:tc>
          <w:tcPr>
            <w:tcW w:w="7112" w:type="dxa"/>
            <w:vAlign w:val="center"/>
          </w:tcPr>
          <w:p w14:paraId="752EFED4" w14:textId="77777777" w:rsidR="00055028" w:rsidRPr="00E4499D" w:rsidRDefault="00055028" w:rsidP="00DD11A7">
            <w:r w:rsidRPr="00E4499D">
              <w:t xml:space="preserve">The requirement shall be met if the module does not store sensitive personal data </w:t>
            </w:r>
          </w:p>
        </w:tc>
      </w:tr>
      <w:tr w:rsidR="00055028" w:rsidRPr="00E4499D" w14:paraId="6F0D3C10" w14:textId="77777777" w:rsidTr="00A36550">
        <w:tc>
          <w:tcPr>
            <w:tcW w:w="1960" w:type="dxa"/>
            <w:shd w:val="clear" w:color="auto" w:fill="4F81BD" w:themeFill="accent1"/>
            <w:vAlign w:val="center"/>
          </w:tcPr>
          <w:p w14:paraId="51B7FB0F" w14:textId="77777777" w:rsidR="00055028" w:rsidRPr="00A36550" w:rsidRDefault="00055028" w:rsidP="00DD11A7">
            <w:pPr>
              <w:jc w:val="left"/>
              <w:rPr>
                <w:b/>
                <w:color w:val="FFFFFF" w:themeColor="background1"/>
              </w:rPr>
            </w:pPr>
            <w:r w:rsidRPr="00A36550">
              <w:rPr>
                <w:b/>
                <w:color w:val="FFFFFF" w:themeColor="background1"/>
              </w:rPr>
              <w:t>Use Case &amp; Scenario</w:t>
            </w:r>
          </w:p>
        </w:tc>
        <w:tc>
          <w:tcPr>
            <w:tcW w:w="7112" w:type="dxa"/>
            <w:vAlign w:val="center"/>
          </w:tcPr>
          <w:p w14:paraId="1A27419F" w14:textId="77777777" w:rsidR="00055028" w:rsidRPr="00E4499D" w:rsidRDefault="00055028" w:rsidP="00DD11A7"/>
        </w:tc>
      </w:tr>
      <w:tr w:rsidR="00055028" w:rsidRPr="00E4499D" w14:paraId="18D13946" w14:textId="77777777" w:rsidTr="00A36550">
        <w:tc>
          <w:tcPr>
            <w:tcW w:w="1960" w:type="dxa"/>
            <w:shd w:val="clear" w:color="auto" w:fill="4F81BD" w:themeFill="accent1"/>
            <w:vAlign w:val="center"/>
          </w:tcPr>
          <w:p w14:paraId="69C620B4" w14:textId="77777777" w:rsidR="00055028" w:rsidRPr="00A36550" w:rsidRDefault="00055028" w:rsidP="00DD11A7">
            <w:pPr>
              <w:jc w:val="left"/>
              <w:rPr>
                <w:b/>
                <w:color w:val="FFFFFF" w:themeColor="background1"/>
              </w:rPr>
            </w:pPr>
            <w:r w:rsidRPr="00A36550">
              <w:rPr>
                <w:b/>
                <w:color w:val="FFFFFF" w:themeColor="background1"/>
              </w:rPr>
              <w:t>Source Partner</w:t>
            </w:r>
          </w:p>
        </w:tc>
        <w:tc>
          <w:tcPr>
            <w:tcW w:w="7112" w:type="dxa"/>
            <w:vAlign w:val="center"/>
          </w:tcPr>
          <w:p w14:paraId="70E192FF" w14:textId="77777777" w:rsidR="00055028" w:rsidRPr="00E4499D" w:rsidRDefault="00055028" w:rsidP="00DD11A7">
            <w:r w:rsidRPr="00E4499D">
              <w:t>IBEC</w:t>
            </w:r>
          </w:p>
        </w:tc>
      </w:tr>
      <w:tr w:rsidR="00055028" w:rsidRPr="00E4499D" w14:paraId="6191A719" w14:textId="77777777" w:rsidTr="00A36550">
        <w:tc>
          <w:tcPr>
            <w:tcW w:w="1960" w:type="dxa"/>
            <w:shd w:val="clear" w:color="auto" w:fill="4F81BD" w:themeFill="accent1"/>
            <w:vAlign w:val="center"/>
          </w:tcPr>
          <w:p w14:paraId="2D8EF6FE" w14:textId="77777777" w:rsidR="00055028" w:rsidRPr="00A36550" w:rsidRDefault="00055028" w:rsidP="00DD11A7">
            <w:pPr>
              <w:jc w:val="left"/>
              <w:rPr>
                <w:b/>
                <w:color w:val="FFFFFF" w:themeColor="background1"/>
              </w:rPr>
            </w:pPr>
            <w:r w:rsidRPr="00A36550">
              <w:rPr>
                <w:b/>
                <w:color w:val="FFFFFF" w:themeColor="background1"/>
              </w:rPr>
              <w:t>Last Update</w:t>
            </w:r>
          </w:p>
        </w:tc>
        <w:tc>
          <w:tcPr>
            <w:tcW w:w="7112" w:type="dxa"/>
            <w:vAlign w:val="center"/>
          </w:tcPr>
          <w:p w14:paraId="60A62977" w14:textId="77777777" w:rsidR="00055028" w:rsidRPr="00E4499D" w:rsidRDefault="00055028" w:rsidP="00DD11A7">
            <w:pPr>
              <w:keepNext/>
            </w:pPr>
            <w:r w:rsidRPr="00E4499D">
              <w:t>30/11/2018</w:t>
            </w:r>
          </w:p>
        </w:tc>
      </w:tr>
    </w:tbl>
    <w:p w14:paraId="2BC4675D" w14:textId="77777777" w:rsidR="00055028" w:rsidRPr="00E4499D" w:rsidRDefault="00055028" w:rsidP="00055028"/>
    <w:p w14:paraId="28BE293D" w14:textId="77777777" w:rsidR="00055028" w:rsidRPr="00E4499D" w:rsidRDefault="00055028" w:rsidP="00055028"/>
    <w:tbl>
      <w:tblPr>
        <w:tblStyle w:val="TableGrid"/>
        <w:tblW w:w="9072" w:type="dxa"/>
        <w:tblInd w:w="108" w:type="dxa"/>
        <w:tblLayout w:type="fixed"/>
        <w:tblLook w:val="04A0" w:firstRow="1" w:lastRow="0" w:firstColumn="1" w:lastColumn="0" w:noHBand="0" w:noVBand="1"/>
      </w:tblPr>
      <w:tblGrid>
        <w:gridCol w:w="1936"/>
        <w:gridCol w:w="7136"/>
      </w:tblGrid>
      <w:tr w:rsidR="00055028" w:rsidRPr="00E4499D" w14:paraId="2591A3E8" w14:textId="77777777" w:rsidTr="00A36550">
        <w:tc>
          <w:tcPr>
            <w:tcW w:w="1936" w:type="dxa"/>
            <w:shd w:val="clear" w:color="auto" w:fill="4F81BD" w:themeFill="accent1"/>
            <w:vAlign w:val="center"/>
          </w:tcPr>
          <w:p w14:paraId="2240C375" w14:textId="77777777" w:rsidR="00055028" w:rsidRPr="00A36550" w:rsidRDefault="00055028" w:rsidP="00DD11A7">
            <w:pPr>
              <w:jc w:val="left"/>
              <w:rPr>
                <w:b/>
                <w:color w:val="FFFFFF" w:themeColor="background1"/>
              </w:rPr>
            </w:pPr>
            <w:r w:rsidRPr="00A36550">
              <w:rPr>
                <w:b/>
                <w:bCs/>
                <w:color w:val="FFFFFF" w:themeColor="background1"/>
              </w:rPr>
              <w:t>Requirement No</w:t>
            </w:r>
          </w:p>
        </w:tc>
        <w:tc>
          <w:tcPr>
            <w:tcW w:w="7136" w:type="dxa"/>
            <w:vAlign w:val="center"/>
          </w:tcPr>
          <w:p w14:paraId="29971F1F" w14:textId="77777777" w:rsidR="00055028" w:rsidRPr="00E4499D" w:rsidRDefault="00055028" w:rsidP="00DD11A7"/>
        </w:tc>
      </w:tr>
      <w:tr w:rsidR="00055028" w:rsidRPr="00E4499D" w14:paraId="73F61464" w14:textId="77777777" w:rsidTr="00A36550">
        <w:tc>
          <w:tcPr>
            <w:tcW w:w="1936" w:type="dxa"/>
            <w:shd w:val="clear" w:color="auto" w:fill="4F81BD" w:themeFill="accent1"/>
            <w:vAlign w:val="center"/>
          </w:tcPr>
          <w:p w14:paraId="5F49C53C" w14:textId="77777777" w:rsidR="00055028" w:rsidRPr="00A36550" w:rsidRDefault="00055028" w:rsidP="00DD11A7">
            <w:pPr>
              <w:jc w:val="left"/>
              <w:rPr>
                <w:b/>
                <w:color w:val="FFFFFF" w:themeColor="background1"/>
              </w:rPr>
            </w:pPr>
            <w:r w:rsidRPr="00A36550">
              <w:rPr>
                <w:b/>
                <w:bCs/>
                <w:color w:val="FFFFFF" w:themeColor="background1"/>
              </w:rPr>
              <w:t>Requirement Id</w:t>
            </w:r>
          </w:p>
        </w:tc>
        <w:tc>
          <w:tcPr>
            <w:tcW w:w="7136" w:type="dxa"/>
            <w:vAlign w:val="center"/>
          </w:tcPr>
          <w:p w14:paraId="2C20735A" w14:textId="77777777" w:rsidR="00055028" w:rsidRPr="00E4499D" w:rsidRDefault="00055028" w:rsidP="00DD11A7"/>
        </w:tc>
      </w:tr>
      <w:tr w:rsidR="00055028" w:rsidRPr="00E4499D" w14:paraId="129B9E8B" w14:textId="77777777" w:rsidTr="00A36550">
        <w:tc>
          <w:tcPr>
            <w:tcW w:w="1936" w:type="dxa"/>
            <w:shd w:val="clear" w:color="auto" w:fill="4F81BD" w:themeFill="accent1"/>
            <w:vAlign w:val="center"/>
          </w:tcPr>
          <w:p w14:paraId="42793238" w14:textId="77777777" w:rsidR="00055028" w:rsidRPr="00A36550" w:rsidRDefault="00055028" w:rsidP="00DD11A7">
            <w:pPr>
              <w:jc w:val="left"/>
              <w:rPr>
                <w:b/>
                <w:color w:val="FFFFFF" w:themeColor="background1"/>
              </w:rPr>
            </w:pPr>
            <w:r w:rsidRPr="00A36550">
              <w:rPr>
                <w:b/>
                <w:color w:val="FFFFFF" w:themeColor="background1"/>
              </w:rPr>
              <w:t>Description</w:t>
            </w:r>
          </w:p>
        </w:tc>
        <w:tc>
          <w:tcPr>
            <w:tcW w:w="7136" w:type="dxa"/>
            <w:vAlign w:val="center"/>
          </w:tcPr>
          <w:p w14:paraId="3E886BC8" w14:textId="77777777" w:rsidR="00055028" w:rsidRPr="00E4499D" w:rsidRDefault="00055028" w:rsidP="00DD11A7">
            <w:r w:rsidRPr="00E4499D">
              <w:t>Usable user interface.</w:t>
            </w:r>
          </w:p>
        </w:tc>
      </w:tr>
      <w:tr w:rsidR="00055028" w:rsidRPr="00E4499D" w14:paraId="5324A7C8" w14:textId="77777777" w:rsidTr="00A36550">
        <w:tc>
          <w:tcPr>
            <w:tcW w:w="1936" w:type="dxa"/>
            <w:shd w:val="clear" w:color="auto" w:fill="4F81BD" w:themeFill="accent1"/>
            <w:vAlign w:val="center"/>
          </w:tcPr>
          <w:p w14:paraId="771DE786" w14:textId="77777777" w:rsidR="00055028" w:rsidRPr="00A36550" w:rsidRDefault="00055028" w:rsidP="00DD11A7">
            <w:pPr>
              <w:jc w:val="left"/>
              <w:rPr>
                <w:b/>
                <w:color w:val="FFFFFF" w:themeColor="background1"/>
              </w:rPr>
            </w:pPr>
            <w:r w:rsidRPr="00A36550">
              <w:rPr>
                <w:b/>
                <w:color w:val="FFFFFF" w:themeColor="background1"/>
              </w:rPr>
              <w:t>Type</w:t>
            </w:r>
          </w:p>
        </w:tc>
        <w:tc>
          <w:tcPr>
            <w:tcW w:w="7136" w:type="dxa"/>
            <w:vAlign w:val="center"/>
          </w:tcPr>
          <w:p w14:paraId="51480640" w14:textId="77777777" w:rsidR="00055028" w:rsidRPr="00E4499D" w:rsidRDefault="00055028" w:rsidP="00DD11A7">
            <w:r w:rsidRPr="00E4499D">
              <w:t>Non-Functional</w:t>
            </w:r>
          </w:p>
        </w:tc>
      </w:tr>
      <w:tr w:rsidR="00055028" w:rsidRPr="00E4499D" w14:paraId="44B7A692" w14:textId="77777777" w:rsidTr="00A36550">
        <w:tc>
          <w:tcPr>
            <w:tcW w:w="1936" w:type="dxa"/>
            <w:shd w:val="clear" w:color="auto" w:fill="4F81BD" w:themeFill="accent1"/>
            <w:vAlign w:val="center"/>
          </w:tcPr>
          <w:p w14:paraId="40457807" w14:textId="77777777" w:rsidR="00055028" w:rsidRPr="00A36550" w:rsidRDefault="00055028" w:rsidP="00DD11A7">
            <w:pPr>
              <w:jc w:val="left"/>
              <w:rPr>
                <w:b/>
                <w:color w:val="FFFFFF" w:themeColor="background1"/>
              </w:rPr>
            </w:pPr>
            <w:r w:rsidRPr="00A36550">
              <w:rPr>
                <w:b/>
                <w:color w:val="FFFFFF" w:themeColor="background1"/>
              </w:rPr>
              <w:t>Fit Criterion</w:t>
            </w:r>
          </w:p>
        </w:tc>
        <w:tc>
          <w:tcPr>
            <w:tcW w:w="7136" w:type="dxa"/>
            <w:vAlign w:val="center"/>
          </w:tcPr>
          <w:p w14:paraId="441A6C40" w14:textId="77777777" w:rsidR="00055028" w:rsidRPr="00E4499D" w:rsidRDefault="00055028" w:rsidP="00DD11A7">
            <w:r w:rsidRPr="00E4499D">
              <w:t xml:space="preserve">The requirement shall be met if the end users can become familiar with the user interface and can easily interact with the proposed tutoring scenarios. </w:t>
            </w:r>
          </w:p>
        </w:tc>
      </w:tr>
      <w:tr w:rsidR="00055028" w:rsidRPr="00E4499D" w14:paraId="4C035369" w14:textId="77777777" w:rsidTr="00A36550">
        <w:tc>
          <w:tcPr>
            <w:tcW w:w="1936" w:type="dxa"/>
            <w:shd w:val="clear" w:color="auto" w:fill="4F81BD" w:themeFill="accent1"/>
            <w:vAlign w:val="center"/>
          </w:tcPr>
          <w:p w14:paraId="547E0847" w14:textId="77777777" w:rsidR="00055028" w:rsidRPr="00A36550" w:rsidRDefault="00055028" w:rsidP="00DD11A7">
            <w:pPr>
              <w:jc w:val="left"/>
              <w:rPr>
                <w:b/>
                <w:color w:val="FFFFFF" w:themeColor="background1"/>
              </w:rPr>
            </w:pPr>
            <w:r w:rsidRPr="00A36550">
              <w:rPr>
                <w:b/>
                <w:color w:val="FFFFFF" w:themeColor="background1"/>
              </w:rPr>
              <w:t>Use Case &amp; Scenario</w:t>
            </w:r>
          </w:p>
        </w:tc>
        <w:tc>
          <w:tcPr>
            <w:tcW w:w="7136" w:type="dxa"/>
            <w:vAlign w:val="center"/>
          </w:tcPr>
          <w:p w14:paraId="02107273" w14:textId="77777777" w:rsidR="00055028" w:rsidRPr="00E4499D" w:rsidRDefault="00055028" w:rsidP="00DD11A7"/>
        </w:tc>
      </w:tr>
      <w:tr w:rsidR="00055028" w:rsidRPr="00E4499D" w14:paraId="0EBDCA5B" w14:textId="77777777" w:rsidTr="00A36550">
        <w:tc>
          <w:tcPr>
            <w:tcW w:w="1936" w:type="dxa"/>
            <w:shd w:val="clear" w:color="auto" w:fill="4F81BD" w:themeFill="accent1"/>
            <w:vAlign w:val="center"/>
          </w:tcPr>
          <w:p w14:paraId="36A3AE60" w14:textId="77777777" w:rsidR="00055028" w:rsidRPr="00A36550" w:rsidRDefault="00055028" w:rsidP="00DD11A7">
            <w:pPr>
              <w:jc w:val="left"/>
              <w:rPr>
                <w:b/>
                <w:color w:val="FFFFFF" w:themeColor="background1"/>
              </w:rPr>
            </w:pPr>
            <w:r w:rsidRPr="00A36550">
              <w:rPr>
                <w:b/>
                <w:color w:val="FFFFFF" w:themeColor="background1"/>
              </w:rPr>
              <w:t>Source Partner</w:t>
            </w:r>
          </w:p>
        </w:tc>
        <w:tc>
          <w:tcPr>
            <w:tcW w:w="7136" w:type="dxa"/>
            <w:vAlign w:val="center"/>
          </w:tcPr>
          <w:p w14:paraId="40657171" w14:textId="77777777" w:rsidR="00055028" w:rsidRPr="00E4499D" w:rsidRDefault="00055028" w:rsidP="00DD11A7">
            <w:r w:rsidRPr="00E4499D">
              <w:t>IBEC</w:t>
            </w:r>
          </w:p>
        </w:tc>
      </w:tr>
      <w:tr w:rsidR="00055028" w:rsidRPr="00E4499D" w14:paraId="6E0049D3" w14:textId="77777777" w:rsidTr="00A36550">
        <w:tc>
          <w:tcPr>
            <w:tcW w:w="1936" w:type="dxa"/>
            <w:shd w:val="clear" w:color="auto" w:fill="4F81BD" w:themeFill="accent1"/>
            <w:vAlign w:val="center"/>
          </w:tcPr>
          <w:p w14:paraId="2208B16B" w14:textId="77777777" w:rsidR="00055028" w:rsidRPr="00A36550" w:rsidRDefault="00055028" w:rsidP="00DD11A7">
            <w:pPr>
              <w:jc w:val="left"/>
              <w:rPr>
                <w:b/>
                <w:color w:val="FFFFFF" w:themeColor="background1"/>
              </w:rPr>
            </w:pPr>
            <w:r w:rsidRPr="00A36550">
              <w:rPr>
                <w:b/>
                <w:color w:val="FFFFFF" w:themeColor="background1"/>
              </w:rPr>
              <w:t>Last Update</w:t>
            </w:r>
          </w:p>
        </w:tc>
        <w:tc>
          <w:tcPr>
            <w:tcW w:w="7136" w:type="dxa"/>
            <w:vAlign w:val="center"/>
          </w:tcPr>
          <w:p w14:paraId="428B1DBA" w14:textId="77777777" w:rsidR="00055028" w:rsidRPr="00E4499D" w:rsidRDefault="00055028" w:rsidP="00DD11A7">
            <w:pPr>
              <w:keepNext/>
            </w:pPr>
            <w:r w:rsidRPr="00E4499D">
              <w:t>30/11/2018</w:t>
            </w:r>
          </w:p>
        </w:tc>
      </w:tr>
    </w:tbl>
    <w:p w14:paraId="1C1D1B04" w14:textId="77777777" w:rsidR="00055028" w:rsidRPr="00E4499D" w:rsidRDefault="00055028" w:rsidP="00055028">
      <w:pPr>
        <w:rPr>
          <w:rFonts w:cstheme="majorHAnsi"/>
          <w:lang w:eastAsia="it-IT"/>
        </w:rPr>
      </w:pPr>
    </w:p>
    <w:tbl>
      <w:tblPr>
        <w:tblStyle w:val="TableGrid"/>
        <w:tblW w:w="9072" w:type="dxa"/>
        <w:tblInd w:w="108" w:type="dxa"/>
        <w:tblLayout w:type="fixed"/>
        <w:tblLook w:val="04A0" w:firstRow="1" w:lastRow="0" w:firstColumn="1" w:lastColumn="0" w:noHBand="0" w:noVBand="1"/>
      </w:tblPr>
      <w:tblGrid>
        <w:gridCol w:w="1930"/>
        <w:gridCol w:w="7142"/>
      </w:tblGrid>
      <w:tr w:rsidR="00055028" w:rsidRPr="00E4499D" w14:paraId="615C78D7" w14:textId="77777777" w:rsidTr="00A36550">
        <w:tc>
          <w:tcPr>
            <w:tcW w:w="1930" w:type="dxa"/>
            <w:shd w:val="clear" w:color="auto" w:fill="4F81BD" w:themeFill="accent1"/>
            <w:vAlign w:val="center"/>
          </w:tcPr>
          <w:p w14:paraId="23A22991" w14:textId="77777777" w:rsidR="00055028" w:rsidRPr="00A36550" w:rsidRDefault="00055028" w:rsidP="00DD11A7">
            <w:pPr>
              <w:jc w:val="left"/>
              <w:rPr>
                <w:b/>
                <w:color w:val="FFFFFF" w:themeColor="background1"/>
              </w:rPr>
            </w:pPr>
            <w:r w:rsidRPr="00A36550">
              <w:rPr>
                <w:b/>
                <w:bCs/>
                <w:color w:val="FFFFFF" w:themeColor="background1"/>
              </w:rPr>
              <w:t>Requirement No</w:t>
            </w:r>
          </w:p>
        </w:tc>
        <w:tc>
          <w:tcPr>
            <w:tcW w:w="7142" w:type="dxa"/>
            <w:vAlign w:val="center"/>
          </w:tcPr>
          <w:p w14:paraId="1F217399" w14:textId="77777777" w:rsidR="00055028" w:rsidRPr="00E4499D" w:rsidRDefault="00055028" w:rsidP="00DD11A7"/>
        </w:tc>
      </w:tr>
      <w:tr w:rsidR="00055028" w:rsidRPr="00E4499D" w14:paraId="496A2950" w14:textId="77777777" w:rsidTr="00A36550">
        <w:tc>
          <w:tcPr>
            <w:tcW w:w="1930" w:type="dxa"/>
            <w:shd w:val="clear" w:color="auto" w:fill="4F81BD" w:themeFill="accent1"/>
            <w:vAlign w:val="center"/>
          </w:tcPr>
          <w:p w14:paraId="3394BC27" w14:textId="77777777" w:rsidR="00055028" w:rsidRPr="00A36550" w:rsidRDefault="00055028" w:rsidP="00DD11A7">
            <w:pPr>
              <w:jc w:val="left"/>
              <w:rPr>
                <w:b/>
                <w:color w:val="FFFFFF" w:themeColor="background1"/>
              </w:rPr>
            </w:pPr>
            <w:r w:rsidRPr="00A36550">
              <w:rPr>
                <w:b/>
                <w:bCs/>
                <w:color w:val="FFFFFF" w:themeColor="background1"/>
              </w:rPr>
              <w:t>Requirement Id</w:t>
            </w:r>
          </w:p>
        </w:tc>
        <w:tc>
          <w:tcPr>
            <w:tcW w:w="7142" w:type="dxa"/>
            <w:vAlign w:val="center"/>
          </w:tcPr>
          <w:p w14:paraId="6C02FB28" w14:textId="77777777" w:rsidR="00055028" w:rsidRPr="00E4499D" w:rsidRDefault="00055028" w:rsidP="00DD11A7"/>
        </w:tc>
      </w:tr>
      <w:tr w:rsidR="00055028" w:rsidRPr="00E4499D" w14:paraId="7858844E" w14:textId="77777777" w:rsidTr="00A36550">
        <w:tc>
          <w:tcPr>
            <w:tcW w:w="1930" w:type="dxa"/>
            <w:shd w:val="clear" w:color="auto" w:fill="4F81BD" w:themeFill="accent1"/>
            <w:vAlign w:val="center"/>
          </w:tcPr>
          <w:p w14:paraId="08BFBE9A" w14:textId="77777777" w:rsidR="00055028" w:rsidRPr="00A36550" w:rsidRDefault="00055028" w:rsidP="00DD11A7">
            <w:pPr>
              <w:jc w:val="left"/>
              <w:rPr>
                <w:b/>
                <w:color w:val="FFFFFF" w:themeColor="background1"/>
              </w:rPr>
            </w:pPr>
            <w:r w:rsidRPr="00A36550">
              <w:rPr>
                <w:b/>
                <w:color w:val="FFFFFF" w:themeColor="background1"/>
              </w:rPr>
              <w:t>Description</w:t>
            </w:r>
          </w:p>
        </w:tc>
        <w:tc>
          <w:tcPr>
            <w:tcW w:w="7142" w:type="dxa"/>
            <w:vAlign w:val="center"/>
          </w:tcPr>
          <w:p w14:paraId="3EFFD9EF" w14:textId="77777777" w:rsidR="00055028" w:rsidRPr="00E4499D" w:rsidRDefault="00055028" w:rsidP="00DD11A7">
            <w:r w:rsidRPr="00E4499D">
              <w:t xml:space="preserve">Reliability of the methods. </w:t>
            </w:r>
          </w:p>
        </w:tc>
      </w:tr>
      <w:tr w:rsidR="00055028" w:rsidRPr="00E4499D" w14:paraId="513DF691" w14:textId="77777777" w:rsidTr="00A36550">
        <w:tc>
          <w:tcPr>
            <w:tcW w:w="1930" w:type="dxa"/>
            <w:shd w:val="clear" w:color="auto" w:fill="4F81BD" w:themeFill="accent1"/>
            <w:vAlign w:val="center"/>
          </w:tcPr>
          <w:p w14:paraId="76D8A669" w14:textId="77777777" w:rsidR="00055028" w:rsidRPr="00A36550" w:rsidRDefault="00055028" w:rsidP="00DD11A7">
            <w:pPr>
              <w:jc w:val="left"/>
              <w:rPr>
                <w:b/>
                <w:color w:val="FFFFFF" w:themeColor="background1"/>
              </w:rPr>
            </w:pPr>
            <w:r w:rsidRPr="00A36550">
              <w:rPr>
                <w:b/>
                <w:color w:val="FFFFFF" w:themeColor="background1"/>
              </w:rPr>
              <w:t>Type</w:t>
            </w:r>
          </w:p>
        </w:tc>
        <w:tc>
          <w:tcPr>
            <w:tcW w:w="7142" w:type="dxa"/>
            <w:vAlign w:val="center"/>
          </w:tcPr>
          <w:p w14:paraId="7074F092" w14:textId="77777777" w:rsidR="00055028" w:rsidRPr="00E4499D" w:rsidRDefault="00055028" w:rsidP="00DD11A7">
            <w:r w:rsidRPr="00E4499D">
              <w:t>Non-Functional</w:t>
            </w:r>
          </w:p>
        </w:tc>
      </w:tr>
      <w:tr w:rsidR="00055028" w:rsidRPr="00E4499D" w14:paraId="601CE384" w14:textId="77777777" w:rsidTr="00A36550">
        <w:tc>
          <w:tcPr>
            <w:tcW w:w="1930" w:type="dxa"/>
            <w:shd w:val="clear" w:color="auto" w:fill="4F81BD" w:themeFill="accent1"/>
            <w:vAlign w:val="center"/>
          </w:tcPr>
          <w:p w14:paraId="5128F74F" w14:textId="77777777" w:rsidR="00055028" w:rsidRPr="00A36550" w:rsidRDefault="00055028" w:rsidP="00DD11A7">
            <w:pPr>
              <w:jc w:val="left"/>
              <w:rPr>
                <w:b/>
                <w:color w:val="FFFFFF" w:themeColor="background1"/>
              </w:rPr>
            </w:pPr>
            <w:r w:rsidRPr="00A36550">
              <w:rPr>
                <w:b/>
                <w:color w:val="FFFFFF" w:themeColor="background1"/>
              </w:rPr>
              <w:lastRenderedPageBreak/>
              <w:t>Fit Criterion</w:t>
            </w:r>
          </w:p>
        </w:tc>
        <w:tc>
          <w:tcPr>
            <w:tcW w:w="7142" w:type="dxa"/>
            <w:vAlign w:val="center"/>
          </w:tcPr>
          <w:p w14:paraId="2BA47B5A" w14:textId="77777777" w:rsidR="00055028" w:rsidRPr="00E4499D" w:rsidRDefault="00055028" w:rsidP="00DD11A7">
            <w:r w:rsidRPr="00E4499D">
              <w:t xml:space="preserve">The requirement shall be met if the proposed methods of the module perform reliably without causing operational malfunctions. </w:t>
            </w:r>
          </w:p>
        </w:tc>
      </w:tr>
      <w:tr w:rsidR="00055028" w:rsidRPr="00E4499D" w14:paraId="05A62339" w14:textId="77777777" w:rsidTr="00A36550">
        <w:tc>
          <w:tcPr>
            <w:tcW w:w="1930" w:type="dxa"/>
            <w:shd w:val="clear" w:color="auto" w:fill="4F81BD" w:themeFill="accent1"/>
            <w:vAlign w:val="center"/>
          </w:tcPr>
          <w:p w14:paraId="4F512528" w14:textId="77777777" w:rsidR="00055028" w:rsidRPr="00A36550" w:rsidRDefault="00055028" w:rsidP="00DD11A7">
            <w:pPr>
              <w:jc w:val="left"/>
              <w:rPr>
                <w:b/>
                <w:color w:val="FFFFFF" w:themeColor="background1"/>
              </w:rPr>
            </w:pPr>
            <w:r w:rsidRPr="00A36550">
              <w:rPr>
                <w:b/>
                <w:color w:val="FFFFFF" w:themeColor="background1"/>
              </w:rPr>
              <w:t>Use Case &amp; Scenario</w:t>
            </w:r>
          </w:p>
        </w:tc>
        <w:tc>
          <w:tcPr>
            <w:tcW w:w="7142" w:type="dxa"/>
            <w:vAlign w:val="center"/>
          </w:tcPr>
          <w:p w14:paraId="770B4013" w14:textId="77777777" w:rsidR="00055028" w:rsidRPr="00E4499D" w:rsidRDefault="00055028" w:rsidP="00DD11A7"/>
        </w:tc>
      </w:tr>
      <w:tr w:rsidR="00055028" w:rsidRPr="00E4499D" w14:paraId="4514F048" w14:textId="77777777" w:rsidTr="00A36550">
        <w:tc>
          <w:tcPr>
            <w:tcW w:w="1930" w:type="dxa"/>
            <w:shd w:val="clear" w:color="auto" w:fill="4F81BD" w:themeFill="accent1"/>
            <w:vAlign w:val="center"/>
          </w:tcPr>
          <w:p w14:paraId="51A2012C" w14:textId="77777777" w:rsidR="00055028" w:rsidRPr="00A36550" w:rsidRDefault="00055028" w:rsidP="00DD11A7">
            <w:pPr>
              <w:jc w:val="left"/>
              <w:rPr>
                <w:b/>
                <w:color w:val="FFFFFF" w:themeColor="background1"/>
              </w:rPr>
            </w:pPr>
            <w:r w:rsidRPr="00A36550">
              <w:rPr>
                <w:b/>
                <w:color w:val="FFFFFF" w:themeColor="background1"/>
              </w:rPr>
              <w:t>Source Partner</w:t>
            </w:r>
          </w:p>
        </w:tc>
        <w:tc>
          <w:tcPr>
            <w:tcW w:w="7142" w:type="dxa"/>
            <w:vAlign w:val="center"/>
          </w:tcPr>
          <w:p w14:paraId="4F13C90E" w14:textId="77777777" w:rsidR="00055028" w:rsidRPr="00E4499D" w:rsidRDefault="00055028" w:rsidP="00DD11A7">
            <w:r w:rsidRPr="00E4499D">
              <w:t>IBEC</w:t>
            </w:r>
          </w:p>
        </w:tc>
      </w:tr>
      <w:tr w:rsidR="00055028" w:rsidRPr="00E4499D" w14:paraId="3536468C" w14:textId="77777777" w:rsidTr="00A36550">
        <w:tc>
          <w:tcPr>
            <w:tcW w:w="1930" w:type="dxa"/>
            <w:shd w:val="clear" w:color="auto" w:fill="4F81BD" w:themeFill="accent1"/>
            <w:vAlign w:val="center"/>
          </w:tcPr>
          <w:p w14:paraId="4F52DDF6" w14:textId="77777777" w:rsidR="00055028" w:rsidRPr="00A36550" w:rsidRDefault="00055028" w:rsidP="00DD11A7">
            <w:pPr>
              <w:jc w:val="left"/>
              <w:rPr>
                <w:b/>
                <w:color w:val="FFFFFF" w:themeColor="background1"/>
              </w:rPr>
            </w:pPr>
            <w:r w:rsidRPr="00A36550">
              <w:rPr>
                <w:b/>
                <w:color w:val="FFFFFF" w:themeColor="background1"/>
              </w:rPr>
              <w:t>Last Update</w:t>
            </w:r>
          </w:p>
        </w:tc>
        <w:tc>
          <w:tcPr>
            <w:tcW w:w="7142" w:type="dxa"/>
            <w:vAlign w:val="center"/>
          </w:tcPr>
          <w:p w14:paraId="3919FE1C" w14:textId="77777777" w:rsidR="00055028" w:rsidRPr="00E4499D" w:rsidRDefault="00055028" w:rsidP="00DD11A7">
            <w:pPr>
              <w:keepNext/>
            </w:pPr>
            <w:r w:rsidRPr="00E4499D">
              <w:t>30/11/2018</w:t>
            </w:r>
          </w:p>
        </w:tc>
      </w:tr>
    </w:tbl>
    <w:p w14:paraId="7E3D428C" w14:textId="77777777" w:rsidR="00055028" w:rsidRPr="00E4499D" w:rsidRDefault="00055028" w:rsidP="00055028">
      <w:pPr>
        <w:rPr>
          <w:rFonts w:cstheme="majorHAnsi"/>
          <w:lang w:eastAsia="it-IT"/>
        </w:rPr>
      </w:pPr>
    </w:p>
    <w:p w14:paraId="6D386991" w14:textId="77777777" w:rsidR="00055028" w:rsidRPr="00E4499D" w:rsidRDefault="00055028" w:rsidP="003C1B8F">
      <w:pPr>
        <w:rPr>
          <w:rFonts w:cstheme="majorHAnsi"/>
          <w:lang w:eastAsia="it-IT"/>
        </w:rPr>
      </w:pPr>
    </w:p>
    <w:p w14:paraId="70ECF2FA" w14:textId="77777777" w:rsidR="003C1B8F" w:rsidRPr="00E4499D" w:rsidRDefault="003C1B8F" w:rsidP="003C1B8F">
      <w:pPr>
        <w:rPr>
          <w:rFonts w:cstheme="majorHAnsi"/>
          <w:lang w:eastAsia="it-IT"/>
        </w:rPr>
      </w:pPr>
    </w:p>
    <w:p w14:paraId="4D324CF1" w14:textId="77777777" w:rsidR="003C1B8F" w:rsidRPr="00E4499D" w:rsidRDefault="003C1B8F" w:rsidP="003C1B8F">
      <w:pPr>
        <w:pStyle w:val="Heading2"/>
      </w:pPr>
      <w:bookmarkStart w:id="127" w:name="_Toc532247317"/>
      <w:r w:rsidRPr="00E4499D">
        <w:t>Applications, visualisation and evidence export</w:t>
      </w:r>
      <w:bookmarkEnd w:id="127"/>
    </w:p>
    <w:p w14:paraId="1DBE9797" w14:textId="77777777" w:rsidR="003C1B8F" w:rsidRPr="00E4499D" w:rsidRDefault="003C1B8F" w:rsidP="003C1B8F">
      <w:pPr>
        <w:rPr>
          <w:rFonts w:cs="Arial"/>
          <w:szCs w:val="20"/>
        </w:rPr>
      </w:pPr>
    </w:p>
    <w:p w14:paraId="33CA2DC2" w14:textId="77777777" w:rsidR="003C1B8F" w:rsidRPr="00E4499D" w:rsidRDefault="003C1B8F" w:rsidP="003C1B8F">
      <w:pPr>
        <w:pStyle w:val="Heading3"/>
      </w:pPr>
      <w:bookmarkStart w:id="128" w:name="_Toc532247318"/>
      <w:r w:rsidRPr="00E4499D">
        <w:t>Applications for illegal trafficking (</w:t>
      </w:r>
      <w:r w:rsidRPr="00E4499D">
        <w:rPr>
          <w:b w:val="0"/>
          <w:highlight w:val="yellow"/>
        </w:rPr>
        <w:t>ENG</w:t>
      </w:r>
      <w:r w:rsidRPr="00E4499D">
        <w:t>)</w:t>
      </w:r>
      <w:bookmarkEnd w:id="128"/>
    </w:p>
    <w:p w14:paraId="6E4A4444" w14:textId="77777777" w:rsidR="003C1B8F" w:rsidRPr="00E4499D" w:rsidRDefault="003C1B8F" w:rsidP="003C1B8F">
      <w:pPr>
        <w:rPr>
          <w:lang w:eastAsia="it-IT"/>
        </w:rPr>
      </w:pPr>
      <w:r w:rsidRPr="00E4499D">
        <w:rPr>
          <w:highlight w:val="yellow"/>
          <w:lang w:eastAsia="it-IT"/>
        </w:rPr>
        <w:t>@ENG: define T9.2 modules and requirements</w:t>
      </w:r>
    </w:p>
    <w:p w14:paraId="3229C7E9" w14:textId="77777777" w:rsidR="003C1B8F" w:rsidRPr="00E4499D" w:rsidRDefault="003C1B8F" w:rsidP="003C1B8F">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07E6FC02" w14:textId="77777777" w:rsidR="003C1B8F" w:rsidRPr="00E4499D" w:rsidRDefault="003C1B8F" w:rsidP="003C1B8F">
      <w:pPr>
        <w:rPr>
          <w:rFonts w:cstheme="majorHAnsi"/>
          <w:lang w:eastAsia="it-IT"/>
        </w:rPr>
      </w:pPr>
    </w:p>
    <w:p w14:paraId="435E7B58" w14:textId="77777777" w:rsidR="003C1B8F" w:rsidRPr="00E4499D" w:rsidRDefault="003C1B8F" w:rsidP="003C1B8F">
      <w:pPr>
        <w:pStyle w:val="Heading3"/>
      </w:pPr>
      <w:bookmarkStart w:id="129" w:name="_Toc532247319"/>
      <w:r w:rsidRPr="00E4499D">
        <w:t>Big data visual analytics (</w:t>
      </w:r>
      <w:r w:rsidRPr="00E4499D">
        <w:rPr>
          <w:b w:val="0"/>
          <w:highlight w:val="yellow"/>
        </w:rPr>
        <w:t>ENG, IBEC</w:t>
      </w:r>
      <w:r w:rsidRPr="00E4499D">
        <w:t>)</w:t>
      </w:r>
      <w:bookmarkEnd w:id="129"/>
    </w:p>
    <w:p w14:paraId="1AAEB5AA" w14:textId="77777777" w:rsidR="003C1B8F" w:rsidRPr="00E4499D" w:rsidRDefault="003C1B8F" w:rsidP="003C1B8F">
      <w:pPr>
        <w:rPr>
          <w:lang w:eastAsia="it-IT"/>
        </w:rPr>
      </w:pPr>
      <w:r w:rsidRPr="00E4499D">
        <w:rPr>
          <w:highlight w:val="yellow"/>
          <w:lang w:eastAsia="it-IT"/>
        </w:rPr>
        <w:t>@ENG, UBEC: define T9.3 modules and requirements</w:t>
      </w:r>
    </w:p>
    <w:p w14:paraId="3B7BF44E" w14:textId="77777777" w:rsidR="003C1B8F" w:rsidRPr="00E4499D" w:rsidRDefault="003C1B8F" w:rsidP="003C1B8F">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1D581AFF" w14:textId="77777777" w:rsidR="003C1B8F" w:rsidRPr="00E4499D" w:rsidRDefault="003C1B8F" w:rsidP="003C1B8F">
      <w:pPr>
        <w:rPr>
          <w:rFonts w:cstheme="majorHAnsi"/>
          <w:lang w:eastAsia="it-IT"/>
        </w:rPr>
      </w:pPr>
    </w:p>
    <w:p w14:paraId="58106720" w14:textId="77777777" w:rsidR="003C1B8F" w:rsidRPr="00E4499D" w:rsidRDefault="003C1B8F" w:rsidP="003C1B8F">
      <w:pPr>
        <w:pStyle w:val="Heading3"/>
      </w:pPr>
      <w:bookmarkStart w:id="130" w:name="_Toc532247320"/>
      <w:r w:rsidRPr="00E4499D">
        <w:t>Chain of custody and evidence export (</w:t>
      </w:r>
      <w:r w:rsidRPr="00E4499D">
        <w:rPr>
          <w:b w:val="0"/>
          <w:highlight w:val="yellow"/>
        </w:rPr>
        <w:t>ENG</w:t>
      </w:r>
      <w:r w:rsidRPr="00E4499D">
        <w:t>)</w:t>
      </w:r>
      <w:bookmarkEnd w:id="130"/>
    </w:p>
    <w:p w14:paraId="08512333" w14:textId="77777777" w:rsidR="003C1B8F" w:rsidRPr="00E4499D" w:rsidRDefault="003C1B8F" w:rsidP="003C1B8F">
      <w:pPr>
        <w:rPr>
          <w:lang w:eastAsia="it-IT"/>
        </w:rPr>
      </w:pPr>
      <w:r w:rsidRPr="00E4499D">
        <w:rPr>
          <w:highlight w:val="yellow"/>
          <w:lang w:eastAsia="it-IT"/>
        </w:rPr>
        <w:t>@ENG: define T9.4 modules and requirements</w:t>
      </w:r>
    </w:p>
    <w:p w14:paraId="2BC01693" w14:textId="77777777" w:rsidR="003C1B8F" w:rsidRPr="00E4499D" w:rsidRDefault="003C1B8F" w:rsidP="003C1B8F">
      <w:pPr>
        <w:pStyle w:val="Heading4"/>
        <w:tabs>
          <w:tab w:val="clear" w:pos="907"/>
        </w:tabs>
        <w:spacing w:line="276" w:lineRule="auto"/>
        <w:ind w:left="864" w:hanging="864"/>
        <w:rPr>
          <w:rFonts w:cstheme="majorHAnsi"/>
        </w:rPr>
      </w:pPr>
      <w:r w:rsidRPr="00E4499D">
        <w:rPr>
          <w:rFonts w:cstheme="majorHAnsi"/>
          <w:highlight w:val="yellow"/>
        </w:rPr>
        <w:t>&lt;</w:t>
      </w:r>
      <w:proofErr w:type="spellStart"/>
      <w:r w:rsidRPr="00E4499D">
        <w:rPr>
          <w:rFonts w:cstheme="majorHAnsi"/>
          <w:highlight w:val="yellow"/>
        </w:rPr>
        <w:t>Module_Name</w:t>
      </w:r>
      <w:proofErr w:type="spellEnd"/>
      <w:r w:rsidRPr="00E4499D">
        <w:rPr>
          <w:rFonts w:cstheme="majorHAnsi"/>
          <w:highlight w:val="yellow"/>
        </w:rPr>
        <w:t>&gt; - &lt;</w:t>
      </w:r>
      <w:proofErr w:type="spellStart"/>
      <w:r w:rsidRPr="00E4499D">
        <w:rPr>
          <w:rFonts w:cstheme="majorHAnsi"/>
          <w:highlight w:val="yellow"/>
        </w:rPr>
        <w:t>Requirement_Name</w:t>
      </w:r>
      <w:proofErr w:type="spellEnd"/>
      <w:r w:rsidRPr="00E4499D">
        <w:rPr>
          <w:rFonts w:cstheme="majorHAnsi"/>
          <w:highlight w:val="yellow"/>
        </w:rPr>
        <w:t>&gt;</w:t>
      </w:r>
      <w:r w:rsidRPr="00E4499D">
        <w:rPr>
          <w:rFonts w:cstheme="majorHAnsi"/>
        </w:rPr>
        <w:t xml:space="preserve"> </w:t>
      </w:r>
    </w:p>
    <w:p w14:paraId="032EBDFA" w14:textId="77777777" w:rsidR="003C1B8F" w:rsidRPr="00E4499D" w:rsidRDefault="003C1B8F" w:rsidP="003C1B8F">
      <w:pPr>
        <w:rPr>
          <w:rFonts w:cstheme="majorHAnsi"/>
          <w:lang w:eastAsia="it-IT"/>
        </w:rPr>
      </w:pPr>
    </w:p>
    <w:p w14:paraId="0A50DBBE" w14:textId="48B71E60" w:rsidR="00A0586E" w:rsidRPr="00E4499D" w:rsidRDefault="00A0586E" w:rsidP="007948AB">
      <w:pPr>
        <w:pStyle w:val="Heading3"/>
        <w:numPr>
          <w:ilvl w:val="0"/>
          <w:numId w:val="0"/>
        </w:numPr>
      </w:pPr>
    </w:p>
    <w:p w14:paraId="36206642" w14:textId="77777777" w:rsidR="005050AD" w:rsidRPr="00E4499D" w:rsidRDefault="005050AD" w:rsidP="00586820"/>
    <w:p w14:paraId="2EFD77DD" w14:textId="258B2DC0" w:rsidR="00EB0B96" w:rsidRPr="00E4499D" w:rsidRDefault="00EB0B96">
      <w:pPr>
        <w:spacing w:after="0"/>
        <w:jc w:val="left"/>
        <w:rPr>
          <w:rFonts w:cs="Arial"/>
        </w:rPr>
      </w:pPr>
    </w:p>
    <w:p w14:paraId="38F80DDD" w14:textId="05C32A74" w:rsidR="00EB0B96" w:rsidRPr="00E4499D" w:rsidRDefault="00A0586E" w:rsidP="00EB0B96">
      <w:pPr>
        <w:pStyle w:val="Heading1"/>
        <w:rPr>
          <w:lang w:eastAsia="it-IT"/>
        </w:rPr>
      </w:pPr>
      <w:bookmarkStart w:id="131" w:name="_Toc532247321"/>
      <w:r w:rsidRPr="00E4499D">
        <w:rPr>
          <w:lang w:eastAsia="it-IT"/>
        </w:rPr>
        <w:lastRenderedPageBreak/>
        <w:t>System Validation</w:t>
      </w:r>
      <w:bookmarkEnd w:id="131"/>
    </w:p>
    <w:p w14:paraId="4BC3E60B" w14:textId="015A8FD1" w:rsidR="00B45BAD" w:rsidRPr="00E4499D" w:rsidRDefault="001C5EC6" w:rsidP="005B6DBF">
      <w:pPr>
        <w:rPr>
          <w:lang w:eastAsia="it-IT"/>
        </w:rPr>
      </w:pPr>
      <w:r w:rsidRPr="00E4499D">
        <w:rPr>
          <w:lang w:eastAsia="it-IT"/>
        </w:rPr>
        <w:t>The goal of system validation is</w:t>
      </w:r>
      <w:r w:rsidR="00B45BAD" w:rsidRPr="00E4499D">
        <w:rPr>
          <w:lang w:eastAsia="it-IT"/>
        </w:rPr>
        <w:t xml:space="preserve"> to explore how the implemented framework will be validated against the defined requirements. The first subsection presents the validation process that has been selected to achieve the aforementioned goal. </w:t>
      </w:r>
      <w:r w:rsidRPr="00E4499D">
        <w:rPr>
          <w:lang w:eastAsia="it-IT"/>
        </w:rPr>
        <w:t xml:space="preserve">Then, </w:t>
      </w:r>
      <w:r w:rsidR="00B45BAD" w:rsidRPr="00E4499D">
        <w:rPr>
          <w:lang w:eastAsia="it-IT"/>
        </w:rPr>
        <w:t>a description of the applicable Validation Indicators, which will be attached to each requirement</w:t>
      </w:r>
      <w:r w:rsidRPr="00E4499D">
        <w:rPr>
          <w:lang w:eastAsia="it-IT"/>
        </w:rPr>
        <w:t>, follows</w:t>
      </w:r>
      <w:r w:rsidR="00B45BAD" w:rsidRPr="00E4499D">
        <w:rPr>
          <w:lang w:eastAsia="it-IT"/>
        </w:rPr>
        <w:t>. The section concludes by providing the list of identified Validation Indicators in relation to the requirements that they complement.</w:t>
      </w:r>
    </w:p>
    <w:p w14:paraId="119C0AAD" w14:textId="060EF7E0" w:rsidR="00474669" w:rsidRPr="00E4499D" w:rsidRDefault="00474669" w:rsidP="00474669">
      <w:pPr>
        <w:pStyle w:val="Heading2"/>
      </w:pPr>
      <w:r w:rsidRPr="00E4499D">
        <w:t>Validation Process</w:t>
      </w:r>
    </w:p>
    <w:p w14:paraId="704BDE92" w14:textId="2C97BB22" w:rsidR="00474669" w:rsidRPr="00E4499D" w:rsidRDefault="006F7331" w:rsidP="00474669">
      <w:pPr>
        <w:rPr>
          <w:rFonts w:cs="Arial"/>
          <w:szCs w:val="20"/>
        </w:rPr>
      </w:pPr>
      <w:r w:rsidRPr="00E4499D">
        <w:rPr>
          <w:rFonts w:cs="Arial"/>
          <w:szCs w:val="20"/>
        </w:rPr>
        <w:t xml:space="preserve">A role of </w:t>
      </w:r>
      <w:commentRangeStart w:id="132"/>
      <w:commentRangeStart w:id="133"/>
      <w:r w:rsidRPr="00E4499D">
        <w:rPr>
          <w:rFonts w:cs="Arial"/>
          <w:szCs w:val="20"/>
        </w:rPr>
        <w:t>scenarios</w:t>
      </w:r>
      <w:commentRangeEnd w:id="132"/>
      <w:r w:rsidR="00D46206">
        <w:rPr>
          <w:rStyle w:val="CommentReference"/>
          <w:rFonts w:ascii="Calibri" w:eastAsia="Calibri" w:hAnsi="Calibri" w:cs="Times New Roman"/>
          <w:lang w:val="it-IT" w:eastAsia="en-US"/>
        </w:rPr>
        <w:commentReference w:id="132"/>
      </w:r>
      <w:commentRangeEnd w:id="133"/>
      <w:r w:rsidR="00D46206">
        <w:rPr>
          <w:rStyle w:val="CommentReference"/>
          <w:rFonts w:ascii="Calibri" w:eastAsia="Calibri" w:hAnsi="Calibri" w:cs="Times New Roman"/>
          <w:lang w:val="it-IT" w:eastAsia="en-US"/>
        </w:rPr>
        <w:commentReference w:id="133"/>
      </w:r>
      <w:r w:rsidRPr="00E4499D">
        <w:rPr>
          <w:rFonts w:cs="Arial"/>
          <w:szCs w:val="20"/>
        </w:rPr>
        <w:t xml:space="preserve"> is to explore the impact of changes to </w:t>
      </w:r>
      <w:r w:rsidR="00ED1574" w:rsidRPr="00E4499D">
        <w:rPr>
          <w:rFonts w:cs="Arial"/>
          <w:szCs w:val="20"/>
        </w:rPr>
        <w:t>ANITA</w:t>
      </w:r>
      <w:r w:rsidRPr="00E4499D">
        <w:rPr>
          <w:rFonts w:cs="Arial"/>
          <w:szCs w:val="20"/>
        </w:rPr>
        <w:t xml:space="preserve">. These can be considered as impact scenarios, </w:t>
      </w:r>
      <w:r w:rsidR="00ED1574" w:rsidRPr="00E4499D">
        <w:rPr>
          <w:rFonts w:cs="Arial"/>
          <w:szCs w:val="20"/>
        </w:rPr>
        <w:t>where e</w:t>
      </w:r>
      <w:r w:rsidRPr="00E4499D">
        <w:rPr>
          <w:rFonts w:cs="Arial"/>
          <w:szCs w:val="20"/>
        </w:rPr>
        <w:t xml:space="preserve">ach scenario is a projection of how </w:t>
      </w:r>
      <w:r w:rsidR="00ED1574" w:rsidRPr="00E4499D">
        <w:rPr>
          <w:rFonts w:cs="Arial"/>
          <w:szCs w:val="20"/>
        </w:rPr>
        <w:t xml:space="preserve">ANITA </w:t>
      </w:r>
      <w:r w:rsidRPr="00E4499D">
        <w:rPr>
          <w:rFonts w:cs="Arial"/>
          <w:szCs w:val="20"/>
        </w:rPr>
        <w:t xml:space="preserve">will operate in and impact on the environment in which it will be applied. The scenario provides a starting point for a simple impact analysis, which takes place by using a set of predefined questions to ask about different actors and actions in the environment. This way, unforeseen negative impacts in the environment or behaviour can be explored. </w:t>
      </w:r>
      <w:r w:rsidR="00ED1574" w:rsidRPr="00E4499D">
        <w:rPr>
          <w:rFonts w:cs="Arial"/>
          <w:szCs w:val="20"/>
        </w:rPr>
        <w:t>T</w:t>
      </w:r>
      <w:r w:rsidRPr="00E4499D">
        <w:rPr>
          <w:rFonts w:cs="Arial"/>
          <w:szCs w:val="20"/>
        </w:rPr>
        <w:t xml:space="preserve">he impact analysis </w:t>
      </w:r>
      <w:r w:rsidR="00ED1574" w:rsidRPr="00E4499D">
        <w:rPr>
          <w:rFonts w:cs="Arial"/>
          <w:szCs w:val="20"/>
        </w:rPr>
        <w:t>shall</w:t>
      </w:r>
      <w:r w:rsidRPr="00E4499D">
        <w:rPr>
          <w:rFonts w:cs="Arial"/>
          <w:szCs w:val="20"/>
        </w:rPr>
        <w:t xml:space="preserve"> be </w:t>
      </w:r>
      <w:r w:rsidR="00ED1574" w:rsidRPr="00E4499D">
        <w:rPr>
          <w:rFonts w:cs="Arial"/>
          <w:szCs w:val="20"/>
        </w:rPr>
        <w:t>performed</w:t>
      </w:r>
      <w:r w:rsidRPr="00E4499D">
        <w:rPr>
          <w:rFonts w:cs="Arial"/>
          <w:szCs w:val="20"/>
        </w:rPr>
        <w:t xml:space="preserve"> </w:t>
      </w:r>
      <w:r w:rsidR="00ED1574" w:rsidRPr="00E4499D">
        <w:rPr>
          <w:rFonts w:cs="Arial"/>
          <w:szCs w:val="20"/>
        </w:rPr>
        <w:t>as soon as</w:t>
      </w:r>
      <w:r w:rsidRPr="00E4499D">
        <w:rPr>
          <w:rFonts w:cs="Arial"/>
          <w:szCs w:val="20"/>
        </w:rPr>
        <w:t xml:space="preserve"> the requirement acquisition phase is relatively complete, so that accurate projections about </w:t>
      </w:r>
      <w:r w:rsidR="00ED1574" w:rsidRPr="00E4499D">
        <w:rPr>
          <w:rFonts w:cs="Arial"/>
          <w:szCs w:val="20"/>
        </w:rPr>
        <w:t>ANITA</w:t>
      </w:r>
      <w:r w:rsidRPr="00E4499D">
        <w:rPr>
          <w:rFonts w:cs="Arial"/>
          <w:szCs w:val="20"/>
        </w:rPr>
        <w:t xml:space="preserve">’s impact on the environment can be made. Therefore, such impact analysis will take place only after the application of Use Cases to check that the requirements are complete with respect to the events that they are going to handle. It is important to maintain some trace between changes in the environment resulting from implementation of certain requirements. As a result, during subsequent scenario analysis, if there is a likely negative impact, it is possible to trace the impact back to the original requirement.  </w:t>
      </w:r>
    </w:p>
    <w:p w14:paraId="4790233D" w14:textId="02A91FBE" w:rsidR="006F7331" w:rsidRPr="00E4499D" w:rsidRDefault="006F7331" w:rsidP="00474669">
      <w:pPr>
        <w:rPr>
          <w:rFonts w:cs="Arial"/>
          <w:szCs w:val="20"/>
        </w:rPr>
      </w:pPr>
    </w:p>
    <w:p w14:paraId="7831318E" w14:textId="096CFA98" w:rsidR="00BA1FE0" w:rsidRPr="00E4499D" w:rsidRDefault="0029635A" w:rsidP="00474669">
      <w:pPr>
        <w:rPr>
          <w:rFonts w:cs="Arial"/>
          <w:szCs w:val="20"/>
        </w:rPr>
      </w:pPr>
      <w:r w:rsidRPr="00E4499D">
        <w:rPr>
          <w:rFonts w:cs="Arial"/>
          <w:szCs w:val="20"/>
        </w:rPr>
        <w:t>Within ANITA, the approach selected to validate the requirements and the development system is by examining the produced prototype in realistic test conditions</w:t>
      </w:r>
      <w:ins w:id="134" w:author="Peter Crommert" w:date="2019-01-21T00:57:00Z">
        <w:r w:rsidR="00D46206">
          <w:rPr>
            <w:rFonts w:cs="Arial"/>
            <w:szCs w:val="20"/>
          </w:rPr>
          <w:t xml:space="preserve"> (WP10 Pilots/demonstration in relevant environments)</w:t>
        </w:r>
      </w:ins>
      <w:r w:rsidR="00732E0B" w:rsidRPr="00E4499D">
        <w:rPr>
          <w:rFonts w:cs="Arial"/>
          <w:szCs w:val="20"/>
        </w:rPr>
        <w:t>.</w:t>
      </w:r>
      <w:r w:rsidR="000C470A" w:rsidRPr="00E4499D">
        <w:rPr>
          <w:rFonts w:cs="Arial"/>
          <w:szCs w:val="20"/>
        </w:rPr>
        <w:t xml:space="preserve"> </w:t>
      </w:r>
      <w:r w:rsidRPr="00E4499D">
        <w:rPr>
          <w:rFonts w:cs="Arial"/>
          <w:szCs w:val="20"/>
        </w:rPr>
        <w:t>There are two basic approaches to prototyping</w:t>
      </w:r>
      <w:r w:rsidR="000C470A" w:rsidRPr="00E4499D">
        <w:rPr>
          <w:rFonts w:cs="Arial"/>
          <w:szCs w:val="20"/>
        </w:rPr>
        <w:t>:</w:t>
      </w:r>
      <w:r w:rsidRPr="00E4499D">
        <w:rPr>
          <w:rFonts w:cs="Arial"/>
          <w:szCs w:val="20"/>
        </w:rPr>
        <w:t xml:space="preserve"> </w:t>
      </w:r>
      <w:r w:rsidR="000C470A" w:rsidRPr="00E4499D">
        <w:rPr>
          <w:rFonts w:cs="Arial"/>
          <w:szCs w:val="20"/>
        </w:rPr>
        <w:t xml:space="preserve">i) </w:t>
      </w:r>
      <w:r w:rsidRPr="00E4499D">
        <w:rPr>
          <w:rFonts w:cs="Arial"/>
          <w:i/>
          <w:szCs w:val="20"/>
        </w:rPr>
        <w:t>Throwaway</w:t>
      </w:r>
      <w:r w:rsidRPr="00E4499D">
        <w:rPr>
          <w:rFonts w:cs="Arial"/>
          <w:szCs w:val="20"/>
        </w:rPr>
        <w:t xml:space="preserve"> prototyping and </w:t>
      </w:r>
      <w:r w:rsidR="000C470A" w:rsidRPr="00E4499D">
        <w:rPr>
          <w:rFonts w:cs="Arial"/>
          <w:szCs w:val="20"/>
        </w:rPr>
        <w:t>ii)</w:t>
      </w:r>
      <w:r w:rsidRPr="00E4499D">
        <w:rPr>
          <w:rFonts w:cs="Arial"/>
          <w:szCs w:val="20"/>
        </w:rPr>
        <w:t xml:space="preserve"> </w:t>
      </w:r>
      <w:r w:rsidRPr="00E4499D">
        <w:rPr>
          <w:rFonts w:cs="Arial"/>
          <w:i/>
          <w:szCs w:val="20"/>
        </w:rPr>
        <w:t>Evolutionary</w:t>
      </w:r>
      <w:r w:rsidRPr="00E4499D">
        <w:rPr>
          <w:rFonts w:cs="Arial"/>
          <w:szCs w:val="20"/>
        </w:rPr>
        <w:t xml:space="preserve"> prototyping. </w:t>
      </w:r>
      <w:r w:rsidR="00AC7D46" w:rsidRPr="00E4499D">
        <w:rPr>
          <w:rFonts w:cs="Arial"/>
          <w:szCs w:val="20"/>
        </w:rPr>
        <w:t xml:space="preserve">In the former approach, after validating the prototype, </w:t>
      </w:r>
      <w:r w:rsidR="00D65432" w:rsidRPr="00E4499D">
        <w:rPr>
          <w:rFonts w:cs="Arial"/>
          <w:szCs w:val="20"/>
        </w:rPr>
        <w:t xml:space="preserve">it is discarded and the system is developed using other implementation methods. On the contrary, evolutionary prototyping takes place after more considered and careful investigation. </w:t>
      </w:r>
      <w:r w:rsidRPr="00E4499D">
        <w:rPr>
          <w:rFonts w:cs="Arial"/>
          <w:szCs w:val="20"/>
        </w:rPr>
        <w:t xml:space="preserve">In </w:t>
      </w:r>
      <w:r w:rsidR="00D65432" w:rsidRPr="00E4499D">
        <w:rPr>
          <w:rFonts w:cs="Arial"/>
          <w:szCs w:val="20"/>
        </w:rPr>
        <w:t>ANITA</w:t>
      </w:r>
      <w:r w:rsidRPr="00E4499D">
        <w:rPr>
          <w:rFonts w:cs="Arial"/>
          <w:szCs w:val="20"/>
        </w:rPr>
        <w:t xml:space="preserve">, more structured ways are used to build the module and system prototypes. The reason for this is that the resulting system, rather than been discarded, forms the heart of the final </w:t>
      </w:r>
      <w:r w:rsidR="00D65432" w:rsidRPr="00E4499D">
        <w:rPr>
          <w:rFonts w:cs="Arial"/>
          <w:szCs w:val="20"/>
        </w:rPr>
        <w:t>ANITA</w:t>
      </w:r>
      <w:r w:rsidRPr="00E4499D">
        <w:rPr>
          <w:rFonts w:cs="Arial"/>
          <w:szCs w:val="20"/>
        </w:rPr>
        <w:t xml:space="preserve"> framework. Additional requirements and functionality extensions may be added to the system.</w:t>
      </w:r>
    </w:p>
    <w:p w14:paraId="2BDAD949" w14:textId="5B99A881" w:rsidR="0063353E" w:rsidRPr="00E4499D" w:rsidRDefault="0063353E" w:rsidP="00474669">
      <w:pPr>
        <w:rPr>
          <w:rFonts w:cs="Arial"/>
          <w:szCs w:val="20"/>
        </w:rPr>
      </w:pPr>
    </w:p>
    <w:p w14:paraId="30E247B6" w14:textId="009FC8DD" w:rsidR="00EA2AE2" w:rsidRPr="00E4499D" w:rsidRDefault="006F0E8C" w:rsidP="00474669">
      <w:pPr>
        <w:rPr>
          <w:rFonts w:cs="Arial"/>
          <w:szCs w:val="20"/>
        </w:rPr>
      </w:pPr>
      <w:r w:rsidRPr="00E4499D">
        <w:rPr>
          <w:rFonts w:cs="Arial"/>
          <w:szCs w:val="20"/>
        </w:rPr>
        <w:t>In general</w:t>
      </w:r>
      <w:r w:rsidR="00EA2AE2" w:rsidRPr="00E4499D">
        <w:rPr>
          <w:rFonts w:cs="Arial"/>
          <w:szCs w:val="20"/>
        </w:rPr>
        <w:t xml:space="preserve">, scenario generation and usage </w:t>
      </w:r>
      <w:proofErr w:type="gramStart"/>
      <w:r w:rsidR="00EA2AE2" w:rsidRPr="00E4499D">
        <w:rPr>
          <w:rFonts w:cs="Arial"/>
          <w:szCs w:val="20"/>
        </w:rPr>
        <w:t>is</w:t>
      </w:r>
      <w:proofErr w:type="gramEnd"/>
      <w:r w:rsidR="00EA2AE2" w:rsidRPr="00E4499D">
        <w:rPr>
          <w:rFonts w:cs="Arial"/>
          <w:szCs w:val="20"/>
        </w:rPr>
        <w:t xml:space="preserve"> interrelated with evolutionary prototyping, which produces working versions of the framework. Combining scenarios and prototyping produces symbiotic effects. That is, without such evolutionary developments, the value of using scenarios would drop significantly and vice versa. Such combination was essential for producing </w:t>
      </w:r>
      <w:r w:rsidRPr="00E4499D">
        <w:rPr>
          <w:rFonts w:cs="Arial"/>
          <w:szCs w:val="20"/>
        </w:rPr>
        <w:t xml:space="preserve">ANITA </w:t>
      </w:r>
      <w:r w:rsidR="00EA2AE2" w:rsidRPr="00E4499D">
        <w:rPr>
          <w:rFonts w:cs="Arial"/>
          <w:szCs w:val="20"/>
        </w:rPr>
        <w:t>in a way that can satisfy the end-user needs. The validation process is presented at this point.</w:t>
      </w:r>
      <w:r w:rsidR="00043A67" w:rsidRPr="00E4499D">
        <w:rPr>
          <w:rFonts w:cs="Arial"/>
          <w:szCs w:val="20"/>
        </w:rPr>
        <w:t xml:space="preserve"> </w:t>
      </w:r>
      <w:r w:rsidR="00EA2AE2" w:rsidRPr="00E4499D">
        <w:rPr>
          <w:rFonts w:cs="Arial"/>
          <w:szCs w:val="20"/>
        </w:rPr>
        <w:t xml:space="preserve">In this phase of the project, the domain experts (i.e. </w:t>
      </w:r>
      <w:proofErr w:type="spellStart"/>
      <w:r w:rsidRPr="00E4499D">
        <w:rPr>
          <w:rFonts w:cs="Arial"/>
          <w:szCs w:val="20"/>
        </w:rPr>
        <w:t>AoC</w:t>
      </w:r>
      <w:proofErr w:type="spellEnd"/>
      <w:r w:rsidR="007F0171" w:rsidRPr="00E4499D">
        <w:rPr>
          <w:rFonts w:cs="Arial"/>
          <w:szCs w:val="20"/>
        </w:rPr>
        <w:t>, KWPG</w:t>
      </w:r>
      <w:r w:rsidR="009767F5" w:rsidRPr="00E4499D">
        <w:rPr>
          <w:rFonts w:cs="Arial"/>
          <w:szCs w:val="20"/>
        </w:rPr>
        <w:t>, NPN</w:t>
      </w:r>
      <w:r w:rsidRPr="00E4499D">
        <w:rPr>
          <w:rFonts w:cs="Arial"/>
          <w:szCs w:val="20"/>
        </w:rPr>
        <w:t xml:space="preserve">, GDCOC, </w:t>
      </w:r>
      <w:r w:rsidR="009767F5" w:rsidRPr="00E4499D">
        <w:rPr>
          <w:rFonts w:cs="Arial"/>
          <w:szCs w:val="20"/>
        </w:rPr>
        <w:t>LPV and DSTL</w:t>
      </w:r>
      <w:r w:rsidR="00EA2AE2" w:rsidRPr="00E4499D">
        <w:rPr>
          <w:rFonts w:cs="Arial"/>
          <w:szCs w:val="20"/>
        </w:rPr>
        <w:t xml:space="preserve">) of the project have produced a set of scenarios to communicate application knowledge and their system vision to system engineers. Based on these, we developed a requirements specification with which </w:t>
      </w:r>
      <w:r w:rsidR="00043A67" w:rsidRPr="00E4499D">
        <w:rPr>
          <w:rFonts w:cs="Arial"/>
          <w:szCs w:val="20"/>
        </w:rPr>
        <w:t>ANITA</w:t>
      </w:r>
      <w:r w:rsidR="00EA2AE2" w:rsidRPr="00E4499D">
        <w:rPr>
          <w:rFonts w:cs="Arial"/>
          <w:szCs w:val="20"/>
        </w:rPr>
        <w:t xml:space="preserve">’s implementation is going to be developed. The proposed scenarios will assist the validation of the module/system implementation and, indirectly the requirements specification. </w:t>
      </w:r>
      <w:commentRangeStart w:id="135"/>
      <w:r w:rsidR="00EA2AE2" w:rsidRPr="00E4499D">
        <w:rPr>
          <w:rFonts w:cs="Arial"/>
          <w:szCs w:val="20"/>
        </w:rPr>
        <w:t xml:space="preserve">Evaluating versions of the implementation will lead to the detection of misunderstandings between the domain experts and the system functionalities. </w:t>
      </w:r>
      <w:commentRangeEnd w:id="135"/>
      <w:r w:rsidR="00D46206">
        <w:rPr>
          <w:rStyle w:val="CommentReference"/>
          <w:rFonts w:ascii="Calibri" w:eastAsia="Calibri" w:hAnsi="Calibri" w:cs="Times New Roman"/>
          <w:lang w:val="it-IT" w:eastAsia="en-US"/>
        </w:rPr>
        <w:commentReference w:id="135"/>
      </w:r>
      <w:r w:rsidR="00EA2AE2" w:rsidRPr="00E4499D">
        <w:rPr>
          <w:rFonts w:cs="Arial"/>
          <w:szCs w:val="20"/>
        </w:rPr>
        <w:t xml:space="preserve">Equally important, validating the implementation against the initial scenarios will enable the domain experts to validate the scenarios themselves so that missing functionality, over-specifications, errors and even unintended side effects are detected. Revealing such gaps </w:t>
      </w:r>
      <w:r w:rsidR="00EA2AE2" w:rsidRPr="00E4499D">
        <w:rPr>
          <w:rFonts w:cs="Arial"/>
          <w:szCs w:val="20"/>
        </w:rPr>
        <w:lastRenderedPageBreak/>
        <w:t xml:space="preserve">will assist the development process to improve the scenarios or adapt the implementations or specifications to the new detected requirements. This way, an evolutionary systems development process is established and applied to the project development phases. </w:t>
      </w:r>
      <w:commentRangeStart w:id="136"/>
      <w:r w:rsidR="00A722E3" w:rsidRPr="00E4499D">
        <w:rPr>
          <w:rFonts w:cs="Arial"/>
          <w:szCs w:val="20"/>
        </w:rPr>
        <w:t>ANITA</w:t>
      </w:r>
      <w:r w:rsidR="00EA2AE2" w:rsidRPr="00E4499D">
        <w:rPr>
          <w:rFonts w:cs="Arial"/>
          <w:szCs w:val="20"/>
        </w:rPr>
        <w:t>’s Task 9.</w:t>
      </w:r>
      <w:r w:rsidR="004B7FF5" w:rsidRPr="00E4499D">
        <w:rPr>
          <w:rFonts w:cs="Arial"/>
          <w:szCs w:val="20"/>
        </w:rPr>
        <w:t>6</w:t>
      </w:r>
      <w:r w:rsidR="00EA2AE2" w:rsidRPr="00E4499D">
        <w:rPr>
          <w:rFonts w:cs="Arial"/>
          <w:szCs w:val="20"/>
        </w:rPr>
        <w:t xml:space="preserve"> </w:t>
      </w:r>
      <w:r w:rsidR="004B7FF5" w:rsidRPr="00E4499D">
        <w:rPr>
          <w:rFonts w:cs="Arial"/>
          <w:szCs w:val="20"/>
        </w:rPr>
        <w:t>–</w:t>
      </w:r>
      <w:r w:rsidR="00EA2AE2" w:rsidRPr="00E4499D">
        <w:rPr>
          <w:rFonts w:cs="Arial"/>
          <w:szCs w:val="20"/>
        </w:rPr>
        <w:t xml:space="preserve"> </w:t>
      </w:r>
      <w:r w:rsidR="004B7FF5" w:rsidRPr="00E4499D">
        <w:rPr>
          <w:rFonts w:cs="Arial"/>
          <w:szCs w:val="20"/>
        </w:rPr>
        <w:t xml:space="preserve">System </w:t>
      </w:r>
      <w:r w:rsidR="00EA2AE2" w:rsidRPr="00E4499D">
        <w:rPr>
          <w:rFonts w:cs="Arial"/>
          <w:szCs w:val="20"/>
        </w:rPr>
        <w:t>Validation is intended to support this activity.</w:t>
      </w:r>
      <w:commentRangeEnd w:id="136"/>
      <w:r w:rsidR="00D46206">
        <w:rPr>
          <w:rStyle w:val="CommentReference"/>
          <w:rFonts w:ascii="Calibri" w:eastAsia="Calibri" w:hAnsi="Calibri" w:cs="Times New Roman"/>
          <w:lang w:val="it-IT" w:eastAsia="en-US"/>
        </w:rPr>
        <w:commentReference w:id="136"/>
      </w:r>
    </w:p>
    <w:p w14:paraId="4B20A4B3" w14:textId="2B1AD859" w:rsidR="00BA1FE0" w:rsidRPr="00E4499D" w:rsidRDefault="00BA1FE0" w:rsidP="00474669">
      <w:pPr>
        <w:rPr>
          <w:rFonts w:cs="Arial"/>
          <w:szCs w:val="20"/>
        </w:rPr>
      </w:pPr>
    </w:p>
    <w:p w14:paraId="481B53E8" w14:textId="1A8C2C76" w:rsidR="00C06C08" w:rsidRPr="00E4499D" w:rsidRDefault="0089288E" w:rsidP="00474669">
      <w:pPr>
        <w:rPr>
          <w:rFonts w:cs="Arial"/>
          <w:szCs w:val="20"/>
        </w:rPr>
      </w:pPr>
      <w:r w:rsidRPr="00E4499D">
        <w:rPr>
          <w:rFonts w:cs="Arial"/>
          <w:szCs w:val="20"/>
        </w:rPr>
        <w:t xml:space="preserve">The ANITA system will be tested by various stakeholders involved in the project – end-users, developers and legal entities. Testing will focus on the validation indicators that are presented in the following sub-section. In essence, the agreement of the produced functionality will be validated against the user needs. ANITA pilots will be established under realistic conditions. As a result, the system and its modules will be validated regarding their utility and usability features because this type of evaluation will be accomplished by real users. Work Package 10 – </w:t>
      </w:r>
      <w:r w:rsidRPr="00E4499D">
        <w:rPr>
          <w:rFonts w:cs="Arial"/>
          <w:i/>
          <w:szCs w:val="20"/>
        </w:rPr>
        <w:t>Demonstration in relevant environment</w:t>
      </w:r>
      <w:r w:rsidRPr="00E4499D">
        <w:rPr>
          <w:rFonts w:cs="Arial"/>
          <w:szCs w:val="20"/>
        </w:rPr>
        <w:t xml:space="preserve"> is intended to support this activity.</w:t>
      </w:r>
    </w:p>
    <w:p w14:paraId="6BFB8493" w14:textId="04FA0303" w:rsidR="00C23C7C" w:rsidRPr="00E4499D" w:rsidRDefault="00C23C7C" w:rsidP="00C23C7C">
      <w:pPr>
        <w:pStyle w:val="Heading2"/>
      </w:pPr>
      <w:r w:rsidRPr="00E4499D">
        <w:t>Validation Indicators</w:t>
      </w:r>
    </w:p>
    <w:p w14:paraId="2DA43280" w14:textId="77777777" w:rsidR="00D632A1" w:rsidRPr="00E4499D" w:rsidRDefault="00D632A1" w:rsidP="00C23C7C">
      <w:pPr>
        <w:rPr>
          <w:rFonts w:cs="Arial"/>
          <w:szCs w:val="20"/>
        </w:rPr>
      </w:pPr>
    </w:p>
    <w:p w14:paraId="2B19DEFC" w14:textId="3AEFA845" w:rsidR="00C23C7C" w:rsidRPr="00E4499D" w:rsidRDefault="00D632A1" w:rsidP="00C23C7C">
      <w:pPr>
        <w:rPr>
          <w:rFonts w:cs="Arial"/>
          <w:szCs w:val="20"/>
        </w:rPr>
      </w:pPr>
      <w:r w:rsidRPr="00E4499D">
        <w:rPr>
          <w:rFonts w:cs="Arial"/>
          <w:szCs w:val="20"/>
        </w:rPr>
        <w:t xml:space="preserve">The last phase of Requirements Engineering in a project is the validation of the acquired requirements. </w:t>
      </w:r>
      <w:r w:rsidRPr="00E4499D">
        <w:rPr>
          <w:rFonts w:cs="Arial"/>
          <w:szCs w:val="20"/>
          <w:highlight w:val="yellow"/>
        </w:rPr>
        <w:t xml:space="preserve">Sommerville and </w:t>
      </w:r>
      <w:proofErr w:type="spellStart"/>
      <w:r w:rsidRPr="00E4499D">
        <w:rPr>
          <w:rFonts w:cs="Arial"/>
          <w:szCs w:val="20"/>
          <w:highlight w:val="yellow"/>
        </w:rPr>
        <w:t>Kotonya</w:t>
      </w:r>
      <w:proofErr w:type="spellEnd"/>
      <w:r w:rsidRPr="00E4499D">
        <w:rPr>
          <w:rFonts w:cs="Arial"/>
          <w:szCs w:val="20"/>
        </w:rPr>
        <w:t xml:space="preserve"> mention that “(…) the aim of requirements validation is to ‘validate’ the requirements, i.e. check the requirements to certify that they represent an acceptable description of the system which is to be implemented. The process involves system stakeholders, requirements engineers and system designers who analyse requirements for problems, omissions and ambiguities” (</w:t>
      </w:r>
      <w:r w:rsidRPr="00E4499D">
        <w:rPr>
          <w:rFonts w:cs="Arial"/>
          <w:szCs w:val="20"/>
          <w:highlight w:val="yellow"/>
        </w:rPr>
        <w:t xml:space="preserve">Sommerville and </w:t>
      </w:r>
      <w:proofErr w:type="spellStart"/>
      <w:r w:rsidRPr="00E4499D">
        <w:rPr>
          <w:rFonts w:cs="Arial"/>
          <w:szCs w:val="20"/>
          <w:highlight w:val="yellow"/>
        </w:rPr>
        <w:t>Kotonya</w:t>
      </w:r>
      <w:proofErr w:type="spellEnd"/>
      <w:r w:rsidRPr="00E4499D">
        <w:rPr>
          <w:rFonts w:cs="Arial"/>
          <w:szCs w:val="20"/>
          <w:highlight w:val="yellow"/>
        </w:rPr>
        <w:t>, 1998</w:t>
      </w:r>
      <w:r w:rsidRPr="00E4499D">
        <w:rPr>
          <w:rFonts w:cs="Arial"/>
          <w:szCs w:val="20"/>
        </w:rPr>
        <w:t xml:space="preserve">). In </w:t>
      </w:r>
      <w:r w:rsidR="00FE0188" w:rsidRPr="00E4499D">
        <w:rPr>
          <w:rFonts w:cs="Arial"/>
          <w:szCs w:val="20"/>
        </w:rPr>
        <w:t>ANITA</w:t>
      </w:r>
      <w:r w:rsidRPr="00E4499D">
        <w:rPr>
          <w:rFonts w:cs="Arial"/>
          <w:szCs w:val="20"/>
        </w:rPr>
        <w:t xml:space="preserve">, we utilise a set of Validation Indicators that are capable of assessing each requirement that has been produced in the context of this deliverable. </w:t>
      </w:r>
      <w:r w:rsidRPr="00E4499D">
        <w:rPr>
          <w:rFonts w:cs="Arial"/>
          <w:szCs w:val="20"/>
          <w:highlight w:val="yellow"/>
        </w:rPr>
        <w:t>Table 15</w:t>
      </w:r>
      <w:r w:rsidRPr="00E4499D">
        <w:rPr>
          <w:rFonts w:cs="Arial"/>
          <w:szCs w:val="20"/>
        </w:rPr>
        <w:t xml:space="preserve"> presents the available Validation Indicator types. Each requirement that has been defined was attached with a certain Validation Indicator. This way, when testing the requirements, in </w:t>
      </w:r>
      <w:r w:rsidRPr="00E4499D">
        <w:rPr>
          <w:rFonts w:cs="Arial"/>
          <w:i/>
          <w:szCs w:val="20"/>
        </w:rPr>
        <w:t>Task 9.</w:t>
      </w:r>
      <w:r w:rsidR="00FE0188" w:rsidRPr="00E4499D">
        <w:rPr>
          <w:rFonts w:cs="Arial"/>
          <w:i/>
          <w:szCs w:val="20"/>
        </w:rPr>
        <w:t>6</w:t>
      </w:r>
      <w:r w:rsidRPr="00E4499D">
        <w:rPr>
          <w:rFonts w:cs="Arial"/>
          <w:i/>
          <w:szCs w:val="20"/>
        </w:rPr>
        <w:t xml:space="preserve"> </w:t>
      </w:r>
      <w:r w:rsidR="00FE0188" w:rsidRPr="00E4499D">
        <w:rPr>
          <w:rFonts w:cs="Arial"/>
          <w:i/>
          <w:szCs w:val="20"/>
        </w:rPr>
        <w:t>–</w:t>
      </w:r>
      <w:r w:rsidRPr="00E4499D">
        <w:rPr>
          <w:rFonts w:cs="Arial"/>
          <w:i/>
          <w:szCs w:val="20"/>
        </w:rPr>
        <w:t xml:space="preserve"> </w:t>
      </w:r>
      <w:r w:rsidR="00FE0188" w:rsidRPr="00E4499D">
        <w:rPr>
          <w:rFonts w:cs="Arial"/>
          <w:i/>
          <w:szCs w:val="20"/>
        </w:rPr>
        <w:t xml:space="preserve">System </w:t>
      </w:r>
      <w:r w:rsidRPr="00E4499D">
        <w:rPr>
          <w:rFonts w:cs="Arial"/>
          <w:i/>
          <w:szCs w:val="20"/>
        </w:rPr>
        <w:t>Validation</w:t>
      </w:r>
      <w:r w:rsidRPr="00E4499D">
        <w:rPr>
          <w:rFonts w:cs="Arial"/>
          <w:szCs w:val="20"/>
        </w:rPr>
        <w:t>, we can produce an informative outcome about the integrity, rationale and satisfaction of each requirement.</w:t>
      </w:r>
    </w:p>
    <w:p w14:paraId="5531A108" w14:textId="09942693" w:rsidR="00C23C7C" w:rsidRPr="00E4499D" w:rsidRDefault="00742208" w:rsidP="00474669">
      <w:pPr>
        <w:rPr>
          <w:rFonts w:cs="Arial"/>
          <w:szCs w:val="20"/>
        </w:rPr>
      </w:pPr>
      <w:proofErr w:type="spellStart"/>
      <w:r w:rsidRPr="00E4499D">
        <w:rPr>
          <w:rFonts w:cs="Arial"/>
          <w:szCs w:val="20"/>
          <w:highlight w:val="yellow"/>
        </w:rPr>
        <w:t>Kotonya</w:t>
      </w:r>
      <w:proofErr w:type="spellEnd"/>
      <w:r w:rsidRPr="00E4499D">
        <w:rPr>
          <w:rFonts w:cs="Arial"/>
          <w:szCs w:val="20"/>
          <w:highlight w:val="yellow"/>
        </w:rPr>
        <w:t>, Gerald, and Ian Sommerville. Requirements engineering: processes and techniques. Wiley Publishing, 1998.</w:t>
      </w:r>
    </w:p>
    <w:p w14:paraId="28DC9B0F" w14:textId="323559D5" w:rsidR="00D67070" w:rsidRPr="00E4499D" w:rsidRDefault="00D67070" w:rsidP="00474669">
      <w:pPr>
        <w:rPr>
          <w:rFonts w:cs="Arial"/>
          <w:szCs w:val="20"/>
        </w:rPr>
      </w:pPr>
    </w:p>
    <w:tbl>
      <w:tblPr>
        <w:tblStyle w:val="TableGrid"/>
        <w:tblW w:w="0" w:type="auto"/>
        <w:tblLook w:val="04A0" w:firstRow="1" w:lastRow="0" w:firstColumn="1" w:lastColumn="0" w:noHBand="0" w:noVBand="1"/>
      </w:tblPr>
      <w:tblGrid>
        <w:gridCol w:w="2093"/>
        <w:gridCol w:w="7193"/>
      </w:tblGrid>
      <w:tr w:rsidR="00D67070" w:rsidRPr="00E4499D" w14:paraId="2E660925" w14:textId="77777777" w:rsidTr="00A36550">
        <w:tc>
          <w:tcPr>
            <w:tcW w:w="2093" w:type="dxa"/>
            <w:shd w:val="clear" w:color="auto" w:fill="4F81BD" w:themeFill="accent1"/>
            <w:vAlign w:val="center"/>
          </w:tcPr>
          <w:p w14:paraId="5154B460" w14:textId="77777777" w:rsidR="00D67070" w:rsidRPr="00A36550" w:rsidRDefault="00D67070" w:rsidP="004604C5">
            <w:pPr>
              <w:tabs>
                <w:tab w:val="left" w:pos="3180"/>
              </w:tabs>
              <w:jc w:val="center"/>
              <w:rPr>
                <w:rFonts w:cs="Arial"/>
                <w:b/>
                <w:color w:val="FFFFFF" w:themeColor="background1"/>
              </w:rPr>
            </w:pPr>
            <w:r w:rsidRPr="00A36550">
              <w:rPr>
                <w:rFonts w:cs="Arial"/>
                <w:b/>
                <w:color w:val="FFFFFF" w:themeColor="background1"/>
              </w:rPr>
              <w:t>Validation Indicator</w:t>
            </w:r>
          </w:p>
        </w:tc>
        <w:tc>
          <w:tcPr>
            <w:tcW w:w="7193" w:type="dxa"/>
            <w:shd w:val="clear" w:color="auto" w:fill="4F81BD" w:themeFill="accent1"/>
            <w:vAlign w:val="center"/>
          </w:tcPr>
          <w:p w14:paraId="39989A59" w14:textId="77777777" w:rsidR="00D67070" w:rsidRPr="00A36550" w:rsidRDefault="00D67070" w:rsidP="004604C5">
            <w:pPr>
              <w:tabs>
                <w:tab w:val="left" w:pos="3180"/>
              </w:tabs>
              <w:jc w:val="center"/>
              <w:rPr>
                <w:rFonts w:cs="Arial"/>
                <w:b/>
                <w:color w:val="FFFFFF" w:themeColor="background1"/>
              </w:rPr>
            </w:pPr>
            <w:r w:rsidRPr="00A36550">
              <w:rPr>
                <w:rFonts w:cs="Arial"/>
                <w:b/>
                <w:color w:val="FFFFFF" w:themeColor="background1"/>
              </w:rPr>
              <w:t>Description</w:t>
            </w:r>
          </w:p>
        </w:tc>
      </w:tr>
      <w:tr w:rsidR="00D67070" w:rsidRPr="00E4499D" w14:paraId="7591A2BC" w14:textId="77777777" w:rsidTr="00A36550">
        <w:tc>
          <w:tcPr>
            <w:tcW w:w="2093" w:type="dxa"/>
            <w:shd w:val="clear" w:color="auto" w:fill="4F81BD" w:themeFill="accent1"/>
            <w:vAlign w:val="center"/>
          </w:tcPr>
          <w:p w14:paraId="1B79AEDB" w14:textId="77777777" w:rsidR="00D67070" w:rsidRPr="00A36550" w:rsidRDefault="00D67070" w:rsidP="004604C5">
            <w:pPr>
              <w:tabs>
                <w:tab w:val="left" w:pos="3180"/>
              </w:tabs>
              <w:jc w:val="center"/>
              <w:rPr>
                <w:rFonts w:cs="Arial"/>
                <w:b/>
                <w:color w:val="FFFFFF" w:themeColor="background1"/>
              </w:rPr>
            </w:pPr>
            <w:r w:rsidRPr="00A36550">
              <w:rPr>
                <w:rFonts w:cs="Arial"/>
                <w:b/>
                <w:color w:val="FFFFFF" w:themeColor="background1"/>
              </w:rPr>
              <w:t>Yes or No</w:t>
            </w:r>
          </w:p>
        </w:tc>
        <w:tc>
          <w:tcPr>
            <w:tcW w:w="7193" w:type="dxa"/>
            <w:vAlign w:val="center"/>
          </w:tcPr>
          <w:p w14:paraId="2635B5F1" w14:textId="77777777" w:rsidR="00D67070" w:rsidRPr="00E4499D" w:rsidRDefault="00D67070" w:rsidP="004604C5">
            <w:pPr>
              <w:tabs>
                <w:tab w:val="left" w:pos="3180"/>
              </w:tabs>
              <w:rPr>
                <w:rFonts w:cs="Arial"/>
              </w:rPr>
            </w:pPr>
            <w:r w:rsidRPr="00E4499D">
              <w:t>A single Boolean value that indicates the satisfaction of the requirement</w:t>
            </w:r>
          </w:p>
        </w:tc>
      </w:tr>
      <w:tr w:rsidR="00D67070" w:rsidRPr="00E4499D" w14:paraId="6B5C4AE6" w14:textId="77777777" w:rsidTr="00A36550">
        <w:tc>
          <w:tcPr>
            <w:tcW w:w="2093" w:type="dxa"/>
            <w:shd w:val="clear" w:color="auto" w:fill="4F81BD" w:themeFill="accent1"/>
            <w:vAlign w:val="center"/>
          </w:tcPr>
          <w:p w14:paraId="6F1CEB5F" w14:textId="77777777" w:rsidR="00D67070" w:rsidRPr="00A36550" w:rsidRDefault="00D67070" w:rsidP="004604C5">
            <w:pPr>
              <w:tabs>
                <w:tab w:val="left" w:pos="3180"/>
              </w:tabs>
              <w:jc w:val="center"/>
              <w:rPr>
                <w:rFonts w:cs="Arial"/>
                <w:b/>
                <w:color w:val="FFFFFF" w:themeColor="background1"/>
              </w:rPr>
            </w:pPr>
            <w:r w:rsidRPr="00A36550">
              <w:rPr>
                <w:b/>
                <w:color w:val="FFFFFF" w:themeColor="background1"/>
                <w:lang w:eastAsia="en-US"/>
              </w:rPr>
              <w:t>Short Answer</w:t>
            </w:r>
          </w:p>
        </w:tc>
        <w:tc>
          <w:tcPr>
            <w:tcW w:w="7193" w:type="dxa"/>
            <w:vAlign w:val="center"/>
          </w:tcPr>
          <w:p w14:paraId="437E9D10" w14:textId="77777777" w:rsidR="00D67070" w:rsidRPr="00E4499D" w:rsidRDefault="00D67070" w:rsidP="004604C5">
            <w:pPr>
              <w:tabs>
                <w:tab w:val="left" w:pos="3180"/>
              </w:tabs>
              <w:rPr>
                <w:rFonts w:cs="Arial"/>
              </w:rPr>
            </w:pPr>
            <w:r w:rsidRPr="00E4499D">
              <w:rPr>
                <w:rFonts w:cs="Arial"/>
              </w:rPr>
              <w:t xml:space="preserve">The validator must respond with a short answer describing the </w:t>
            </w:r>
            <w:r w:rsidRPr="00E4499D">
              <w:t>satisfaction of the requirement</w:t>
            </w:r>
          </w:p>
        </w:tc>
      </w:tr>
      <w:tr w:rsidR="00D67070" w:rsidRPr="00E4499D" w14:paraId="205384F2" w14:textId="77777777" w:rsidTr="00A36550">
        <w:tc>
          <w:tcPr>
            <w:tcW w:w="2093" w:type="dxa"/>
            <w:shd w:val="clear" w:color="auto" w:fill="4F81BD" w:themeFill="accent1"/>
            <w:vAlign w:val="center"/>
          </w:tcPr>
          <w:p w14:paraId="4EB23C76" w14:textId="77777777" w:rsidR="00D67070" w:rsidRPr="00A36550" w:rsidRDefault="00D67070" w:rsidP="004604C5">
            <w:pPr>
              <w:tabs>
                <w:tab w:val="left" w:pos="3180"/>
              </w:tabs>
              <w:jc w:val="center"/>
              <w:rPr>
                <w:rFonts w:cs="Arial"/>
                <w:b/>
                <w:color w:val="FFFFFF" w:themeColor="background1"/>
              </w:rPr>
            </w:pPr>
            <w:r w:rsidRPr="00A36550">
              <w:rPr>
                <w:b/>
                <w:color w:val="FFFFFF" w:themeColor="background1"/>
                <w:lang w:eastAsia="en-US"/>
              </w:rPr>
              <w:t>Observation</w:t>
            </w:r>
          </w:p>
        </w:tc>
        <w:tc>
          <w:tcPr>
            <w:tcW w:w="7193" w:type="dxa"/>
            <w:vAlign w:val="center"/>
          </w:tcPr>
          <w:p w14:paraId="26C64BB7" w14:textId="77777777" w:rsidR="00D67070" w:rsidRPr="00E4499D" w:rsidRDefault="00D67070" w:rsidP="004604C5">
            <w:pPr>
              <w:tabs>
                <w:tab w:val="left" w:pos="3180"/>
              </w:tabs>
              <w:rPr>
                <w:rFonts w:cs="Arial"/>
              </w:rPr>
            </w:pPr>
            <w:r w:rsidRPr="00E4499D">
              <w:rPr>
                <w:rFonts w:cs="Arial"/>
              </w:rPr>
              <w:t>The validator must confirm the satisfaction of the requirement from the behaviour of the module/system while using it</w:t>
            </w:r>
          </w:p>
        </w:tc>
      </w:tr>
      <w:tr w:rsidR="00D67070" w:rsidRPr="00E4499D" w14:paraId="620F5530" w14:textId="77777777" w:rsidTr="00A36550">
        <w:tc>
          <w:tcPr>
            <w:tcW w:w="2093" w:type="dxa"/>
            <w:shd w:val="clear" w:color="auto" w:fill="4F81BD" w:themeFill="accent1"/>
            <w:vAlign w:val="center"/>
          </w:tcPr>
          <w:p w14:paraId="3F200D1C" w14:textId="77777777" w:rsidR="00D67070" w:rsidRPr="00A36550" w:rsidRDefault="00D67070" w:rsidP="004604C5">
            <w:pPr>
              <w:tabs>
                <w:tab w:val="left" w:pos="3180"/>
              </w:tabs>
              <w:jc w:val="center"/>
              <w:rPr>
                <w:rFonts w:cs="Arial"/>
                <w:b/>
                <w:color w:val="FFFFFF" w:themeColor="background1"/>
              </w:rPr>
            </w:pPr>
            <w:r w:rsidRPr="00A36550">
              <w:rPr>
                <w:rFonts w:cs="Arial"/>
                <w:b/>
                <w:color w:val="FFFFFF" w:themeColor="background1"/>
              </w:rPr>
              <w:t>Demonstration</w:t>
            </w:r>
          </w:p>
        </w:tc>
        <w:tc>
          <w:tcPr>
            <w:tcW w:w="7193" w:type="dxa"/>
            <w:vAlign w:val="center"/>
          </w:tcPr>
          <w:p w14:paraId="4BA3B2CE" w14:textId="77777777" w:rsidR="00D67070" w:rsidRPr="00E4499D" w:rsidRDefault="00D67070" w:rsidP="004604C5">
            <w:pPr>
              <w:keepNext/>
              <w:tabs>
                <w:tab w:val="left" w:pos="3180"/>
              </w:tabs>
              <w:rPr>
                <w:rFonts w:cs="Arial"/>
              </w:rPr>
            </w:pPr>
            <w:r w:rsidRPr="00E4499D">
              <w:rPr>
                <w:rFonts w:cs="Arial"/>
              </w:rPr>
              <w:t>The system engineers must prepare and present a short demonstration of the module/system, in order to conclude whether the requirement has been satisfied</w:t>
            </w:r>
          </w:p>
        </w:tc>
      </w:tr>
    </w:tbl>
    <w:p w14:paraId="43C40085" w14:textId="77777777" w:rsidR="00D67070" w:rsidRPr="00E4499D" w:rsidRDefault="00D67070" w:rsidP="00474669">
      <w:pPr>
        <w:rPr>
          <w:rFonts w:cs="Arial"/>
          <w:szCs w:val="20"/>
        </w:rPr>
      </w:pPr>
    </w:p>
    <w:p w14:paraId="463C0906" w14:textId="6C6C52EF" w:rsidR="00C06C08" w:rsidRPr="00E4499D" w:rsidRDefault="002F219D" w:rsidP="00474669">
      <w:pPr>
        <w:rPr>
          <w:rFonts w:cs="Arial"/>
          <w:szCs w:val="20"/>
        </w:rPr>
      </w:pPr>
      <w:r w:rsidRPr="00E4499D">
        <w:rPr>
          <w:rFonts w:cs="Arial"/>
          <w:szCs w:val="20"/>
        </w:rPr>
        <w:t>This section concludes with the Table below, which presents the assessment method that was selected to test each requirement.</w:t>
      </w:r>
    </w:p>
    <w:p w14:paraId="12B67DA8" w14:textId="17543A11" w:rsidR="002F219D" w:rsidRPr="00E4499D" w:rsidRDefault="002F219D" w:rsidP="00474669">
      <w:pPr>
        <w:rPr>
          <w:rFonts w:cs="Arial"/>
          <w:szCs w:val="20"/>
        </w:rPr>
      </w:pPr>
    </w:p>
    <w:tbl>
      <w:tblPr>
        <w:tblStyle w:val="TableGrid"/>
        <w:tblW w:w="9279" w:type="dxa"/>
        <w:tblLayout w:type="fixed"/>
        <w:tblLook w:val="04A0" w:firstRow="1" w:lastRow="0" w:firstColumn="1" w:lastColumn="0" w:noHBand="0" w:noVBand="1"/>
      </w:tblPr>
      <w:tblGrid>
        <w:gridCol w:w="675"/>
        <w:gridCol w:w="1560"/>
        <w:gridCol w:w="4139"/>
        <w:gridCol w:w="1418"/>
        <w:gridCol w:w="1487"/>
      </w:tblGrid>
      <w:tr w:rsidR="002F219D" w:rsidRPr="00E4499D" w14:paraId="205E6C44" w14:textId="77777777" w:rsidTr="007C1EB4">
        <w:tc>
          <w:tcPr>
            <w:tcW w:w="675" w:type="dxa"/>
            <w:shd w:val="clear" w:color="auto" w:fill="4F81BD" w:themeFill="accent1"/>
            <w:tcMar>
              <w:left w:w="28" w:type="dxa"/>
              <w:right w:w="28" w:type="dxa"/>
            </w:tcMar>
            <w:vAlign w:val="center"/>
          </w:tcPr>
          <w:p w14:paraId="7B5EA9EB" w14:textId="77777777" w:rsidR="002F219D" w:rsidRPr="00A36550" w:rsidRDefault="002F219D" w:rsidP="009E0E12">
            <w:pPr>
              <w:spacing w:after="0"/>
              <w:jc w:val="center"/>
              <w:rPr>
                <w:rFonts w:cs="Arial"/>
                <w:b/>
                <w:color w:val="FFFFFF" w:themeColor="background1"/>
              </w:rPr>
            </w:pPr>
            <w:r w:rsidRPr="00A36550">
              <w:rPr>
                <w:rFonts w:cs="Arial"/>
                <w:b/>
                <w:color w:val="FFFFFF" w:themeColor="background1"/>
              </w:rPr>
              <w:lastRenderedPageBreak/>
              <w:t>VI No</w:t>
            </w:r>
          </w:p>
        </w:tc>
        <w:tc>
          <w:tcPr>
            <w:tcW w:w="1560" w:type="dxa"/>
            <w:shd w:val="clear" w:color="auto" w:fill="4F81BD" w:themeFill="accent1"/>
            <w:tcMar>
              <w:left w:w="28" w:type="dxa"/>
              <w:right w:w="28" w:type="dxa"/>
            </w:tcMar>
            <w:vAlign w:val="center"/>
          </w:tcPr>
          <w:p w14:paraId="79A9A4D0" w14:textId="77777777" w:rsidR="002F219D" w:rsidRPr="00A36550" w:rsidRDefault="002F219D" w:rsidP="009E0E12">
            <w:pPr>
              <w:spacing w:after="0"/>
              <w:jc w:val="center"/>
              <w:rPr>
                <w:rFonts w:cs="Arial"/>
                <w:b/>
                <w:color w:val="FFFFFF" w:themeColor="background1"/>
              </w:rPr>
            </w:pPr>
            <w:r w:rsidRPr="00A36550">
              <w:rPr>
                <w:rFonts w:cs="Arial"/>
                <w:b/>
                <w:color w:val="FFFFFF" w:themeColor="background1"/>
              </w:rPr>
              <w:t>Requirement ID</w:t>
            </w:r>
          </w:p>
        </w:tc>
        <w:tc>
          <w:tcPr>
            <w:tcW w:w="4139" w:type="dxa"/>
            <w:shd w:val="clear" w:color="auto" w:fill="4F81BD" w:themeFill="accent1"/>
            <w:tcMar>
              <w:left w:w="28" w:type="dxa"/>
              <w:right w:w="28" w:type="dxa"/>
            </w:tcMar>
            <w:vAlign w:val="center"/>
          </w:tcPr>
          <w:p w14:paraId="7C24B6EC" w14:textId="77777777" w:rsidR="002F219D" w:rsidRPr="00A36550" w:rsidRDefault="002F219D" w:rsidP="009E0E12">
            <w:pPr>
              <w:spacing w:after="0"/>
              <w:jc w:val="center"/>
              <w:rPr>
                <w:rFonts w:cs="Arial"/>
                <w:b/>
                <w:color w:val="FFFFFF" w:themeColor="background1"/>
              </w:rPr>
            </w:pPr>
            <w:r w:rsidRPr="00A36550">
              <w:rPr>
                <w:rFonts w:cs="Arial"/>
                <w:b/>
                <w:color w:val="FFFFFF" w:themeColor="background1"/>
              </w:rPr>
              <w:t>Description</w:t>
            </w:r>
          </w:p>
        </w:tc>
        <w:tc>
          <w:tcPr>
            <w:tcW w:w="1418" w:type="dxa"/>
            <w:shd w:val="clear" w:color="auto" w:fill="4F81BD" w:themeFill="accent1"/>
            <w:tcMar>
              <w:left w:w="28" w:type="dxa"/>
              <w:right w:w="28" w:type="dxa"/>
            </w:tcMar>
            <w:vAlign w:val="center"/>
          </w:tcPr>
          <w:p w14:paraId="278A6336" w14:textId="77777777" w:rsidR="002F219D" w:rsidRPr="00A36550" w:rsidRDefault="002F219D" w:rsidP="009E0E12">
            <w:pPr>
              <w:spacing w:after="0"/>
              <w:jc w:val="center"/>
              <w:rPr>
                <w:rFonts w:cs="Arial"/>
                <w:b/>
                <w:color w:val="FFFFFF" w:themeColor="background1"/>
              </w:rPr>
            </w:pPr>
            <w:r w:rsidRPr="00A36550">
              <w:rPr>
                <w:rFonts w:cs="Arial"/>
                <w:b/>
                <w:color w:val="FFFFFF" w:themeColor="background1"/>
              </w:rPr>
              <w:t>Type</w:t>
            </w:r>
          </w:p>
        </w:tc>
        <w:tc>
          <w:tcPr>
            <w:tcW w:w="1487" w:type="dxa"/>
            <w:shd w:val="clear" w:color="auto" w:fill="4F81BD" w:themeFill="accent1"/>
            <w:tcMar>
              <w:left w:w="28" w:type="dxa"/>
              <w:right w:w="28" w:type="dxa"/>
            </w:tcMar>
            <w:vAlign w:val="center"/>
          </w:tcPr>
          <w:p w14:paraId="030CE29E" w14:textId="77777777" w:rsidR="002F219D" w:rsidRPr="00A36550" w:rsidRDefault="002F219D" w:rsidP="009E0E12">
            <w:pPr>
              <w:spacing w:after="0"/>
              <w:jc w:val="center"/>
              <w:rPr>
                <w:rFonts w:cs="Arial"/>
                <w:b/>
                <w:color w:val="FFFFFF" w:themeColor="background1"/>
              </w:rPr>
            </w:pPr>
            <w:r w:rsidRPr="00A36550">
              <w:rPr>
                <w:rFonts w:cs="Arial"/>
                <w:b/>
                <w:noProof/>
                <w:color w:val="FFFFFF" w:themeColor="background1"/>
              </w:rPr>
              <w:t>Assesment Method</w:t>
            </w:r>
          </w:p>
        </w:tc>
      </w:tr>
      <w:tr w:rsidR="002F219D" w:rsidRPr="00E4499D" w14:paraId="2156F049" w14:textId="77777777" w:rsidTr="007C1EB4">
        <w:trPr>
          <w:trHeight w:val="690"/>
        </w:trPr>
        <w:tc>
          <w:tcPr>
            <w:tcW w:w="675" w:type="dxa"/>
            <w:shd w:val="clear" w:color="auto" w:fill="4F81BD" w:themeFill="accent1"/>
            <w:tcMar>
              <w:left w:w="28" w:type="dxa"/>
              <w:right w:w="28" w:type="dxa"/>
            </w:tcMar>
            <w:vAlign w:val="center"/>
          </w:tcPr>
          <w:p w14:paraId="616C2E44" w14:textId="77777777" w:rsidR="002F219D" w:rsidRPr="00A36550" w:rsidRDefault="002F219D" w:rsidP="009E0E12">
            <w:pPr>
              <w:spacing w:after="0"/>
              <w:jc w:val="center"/>
              <w:rPr>
                <w:rFonts w:cs="Arial"/>
                <w:color w:val="FFFFFF" w:themeColor="background1"/>
              </w:rPr>
            </w:pPr>
            <w:r w:rsidRPr="00A36550">
              <w:rPr>
                <w:rFonts w:cs="Arial"/>
                <w:noProof/>
                <w:color w:val="FFFFFF" w:themeColor="background1"/>
              </w:rPr>
              <w:t>1</w:t>
            </w:r>
          </w:p>
        </w:tc>
        <w:tc>
          <w:tcPr>
            <w:tcW w:w="1560" w:type="dxa"/>
            <w:tcMar>
              <w:left w:w="28" w:type="dxa"/>
              <w:right w:w="28" w:type="dxa"/>
            </w:tcMar>
            <w:vAlign w:val="center"/>
          </w:tcPr>
          <w:p w14:paraId="0E37D513" w14:textId="42CD5822" w:rsidR="002F219D" w:rsidRPr="00E4499D" w:rsidRDefault="002F219D" w:rsidP="009E0E12">
            <w:pPr>
              <w:spacing w:after="0"/>
              <w:jc w:val="center"/>
              <w:rPr>
                <w:rFonts w:cs="Arial"/>
              </w:rPr>
            </w:pPr>
          </w:p>
        </w:tc>
        <w:tc>
          <w:tcPr>
            <w:tcW w:w="4139" w:type="dxa"/>
            <w:tcMar>
              <w:left w:w="28" w:type="dxa"/>
              <w:right w:w="28" w:type="dxa"/>
            </w:tcMar>
            <w:vAlign w:val="center"/>
          </w:tcPr>
          <w:p w14:paraId="0EF602BC" w14:textId="6CDF04F0" w:rsidR="002F219D" w:rsidRPr="007C1EB4" w:rsidRDefault="002F219D" w:rsidP="009E0E12">
            <w:pPr>
              <w:spacing w:after="0"/>
              <w:jc w:val="center"/>
              <w:rPr>
                <w:rFonts w:cs="Arial"/>
              </w:rPr>
            </w:pPr>
          </w:p>
        </w:tc>
        <w:tc>
          <w:tcPr>
            <w:tcW w:w="1418" w:type="dxa"/>
            <w:tcMar>
              <w:left w:w="28" w:type="dxa"/>
              <w:right w:w="28" w:type="dxa"/>
            </w:tcMar>
            <w:vAlign w:val="center"/>
          </w:tcPr>
          <w:p w14:paraId="0ED3AF0E" w14:textId="38F367B9" w:rsidR="002F219D" w:rsidRPr="007C1EB4" w:rsidRDefault="002F219D" w:rsidP="009E0E12">
            <w:pPr>
              <w:spacing w:after="0"/>
              <w:jc w:val="center"/>
              <w:rPr>
                <w:rFonts w:cs="Arial"/>
              </w:rPr>
            </w:pPr>
          </w:p>
        </w:tc>
        <w:tc>
          <w:tcPr>
            <w:tcW w:w="1487" w:type="dxa"/>
            <w:tcMar>
              <w:left w:w="28" w:type="dxa"/>
              <w:right w:w="28" w:type="dxa"/>
            </w:tcMar>
            <w:vAlign w:val="center"/>
          </w:tcPr>
          <w:p w14:paraId="69EF6DDF" w14:textId="3BB20EED" w:rsidR="002F219D" w:rsidRPr="007C1EB4" w:rsidRDefault="002F219D" w:rsidP="009E0E12">
            <w:pPr>
              <w:spacing w:after="0"/>
              <w:jc w:val="center"/>
              <w:rPr>
                <w:rFonts w:cs="Arial"/>
              </w:rPr>
            </w:pPr>
          </w:p>
        </w:tc>
      </w:tr>
      <w:tr w:rsidR="002F219D" w:rsidRPr="00E4499D" w14:paraId="41C27888" w14:textId="77777777" w:rsidTr="007C1EB4">
        <w:tc>
          <w:tcPr>
            <w:tcW w:w="675" w:type="dxa"/>
            <w:shd w:val="clear" w:color="auto" w:fill="4F81BD" w:themeFill="accent1"/>
            <w:tcMar>
              <w:left w:w="28" w:type="dxa"/>
              <w:right w:w="28" w:type="dxa"/>
            </w:tcMar>
            <w:vAlign w:val="center"/>
          </w:tcPr>
          <w:p w14:paraId="1F4CE60E" w14:textId="77777777" w:rsidR="002F219D" w:rsidRPr="00A36550" w:rsidRDefault="002F219D" w:rsidP="009E0E12">
            <w:pPr>
              <w:spacing w:after="0"/>
              <w:jc w:val="center"/>
              <w:rPr>
                <w:rFonts w:cs="Arial"/>
                <w:color w:val="FFFFFF" w:themeColor="background1"/>
              </w:rPr>
            </w:pPr>
            <w:r w:rsidRPr="00A36550">
              <w:rPr>
                <w:rFonts w:cs="Arial"/>
                <w:noProof/>
                <w:color w:val="FFFFFF" w:themeColor="background1"/>
              </w:rPr>
              <w:t>2</w:t>
            </w:r>
          </w:p>
        </w:tc>
        <w:tc>
          <w:tcPr>
            <w:tcW w:w="1560" w:type="dxa"/>
            <w:tcMar>
              <w:left w:w="28" w:type="dxa"/>
              <w:right w:w="28" w:type="dxa"/>
            </w:tcMar>
            <w:vAlign w:val="center"/>
          </w:tcPr>
          <w:p w14:paraId="64227024" w14:textId="2DDEA1EA" w:rsidR="002F219D" w:rsidRPr="00E4499D" w:rsidRDefault="002F219D" w:rsidP="009E0E12">
            <w:pPr>
              <w:spacing w:after="0"/>
              <w:jc w:val="center"/>
              <w:rPr>
                <w:rFonts w:cs="Arial"/>
              </w:rPr>
            </w:pPr>
          </w:p>
        </w:tc>
        <w:tc>
          <w:tcPr>
            <w:tcW w:w="4139" w:type="dxa"/>
            <w:tcMar>
              <w:left w:w="28" w:type="dxa"/>
              <w:right w:w="28" w:type="dxa"/>
            </w:tcMar>
            <w:vAlign w:val="center"/>
          </w:tcPr>
          <w:p w14:paraId="1834F2BE" w14:textId="6072C439" w:rsidR="002F219D" w:rsidRPr="00E4499D" w:rsidRDefault="002F219D" w:rsidP="009E0E12">
            <w:pPr>
              <w:spacing w:after="0"/>
              <w:jc w:val="center"/>
              <w:rPr>
                <w:rFonts w:cs="Arial"/>
                <w:highlight w:val="yellow"/>
              </w:rPr>
            </w:pPr>
          </w:p>
        </w:tc>
        <w:tc>
          <w:tcPr>
            <w:tcW w:w="1418" w:type="dxa"/>
            <w:tcMar>
              <w:left w:w="28" w:type="dxa"/>
              <w:right w:w="28" w:type="dxa"/>
            </w:tcMar>
            <w:vAlign w:val="center"/>
          </w:tcPr>
          <w:p w14:paraId="42511873" w14:textId="5058243B" w:rsidR="002F219D" w:rsidRPr="00E4499D" w:rsidRDefault="002F219D" w:rsidP="009E0E12">
            <w:pPr>
              <w:spacing w:after="0"/>
              <w:jc w:val="center"/>
              <w:rPr>
                <w:rFonts w:cs="Arial"/>
                <w:highlight w:val="yellow"/>
              </w:rPr>
            </w:pPr>
          </w:p>
        </w:tc>
        <w:tc>
          <w:tcPr>
            <w:tcW w:w="1487" w:type="dxa"/>
            <w:tcMar>
              <w:left w:w="28" w:type="dxa"/>
              <w:right w:w="28" w:type="dxa"/>
            </w:tcMar>
            <w:vAlign w:val="center"/>
          </w:tcPr>
          <w:p w14:paraId="3C23BACF" w14:textId="5ABAEE63" w:rsidR="002F219D" w:rsidRPr="00E4499D" w:rsidRDefault="002F219D" w:rsidP="009E0E12">
            <w:pPr>
              <w:spacing w:after="0"/>
              <w:jc w:val="center"/>
              <w:rPr>
                <w:rFonts w:cs="Arial"/>
                <w:highlight w:val="yellow"/>
              </w:rPr>
            </w:pPr>
          </w:p>
        </w:tc>
      </w:tr>
      <w:tr w:rsidR="00607AF8" w:rsidRPr="0082658D" w14:paraId="5238F2EE" w14:textId="77777777" w:rsidTr="003B49CB">
        <w:tc>
          <w:tcPr>
            <w:tcW w:w="675" w:type="dxa"/>
            <w:shd w:val="clear" w:color="auto" w:fill="4F81BD" w:themeFill="accent1"/>
            <w:tcMar>
              <w:left w:w="28" w:type="dxa"/>
              <w:right w:w="28" w:type="dxa"/>
            </w:tcMar>
            <w:vAlign w:val="center"/>
          </w:tcPr>
          <w:p w14:paraId="2AEE026B" w14:textId="77777777" w:rsidR="00607AF8" w:rsidRPr="00A36550" w:rsidRDefault="00607AF8" w:rsidP="003B49CB">
            <w:pPr>
              <w:spacing w:after="0"/>
              <w:jc w:val="center"/>
              <w:rPr>
                <w:rFonts w:cs="Arial"/>
                <w:color w:val="FFFFFF" w:themeColor="background1"/>
              </w:rPr>
            </w:pPr>
            <w:r w:rsidRPr="00A36550">
              <w:rPr>
                <w:rFonts w:cs="Arial"/>
                <w:noProof/>
                <w:color w:val="FFFFFF" w:themeColor="background1"/>
              </w:rPr>
              <w:t>3</w:t>
            </w:r>
          </w:p>
        </w:tc>
        <w:tc>
          <w:tcPr>
            <w:tcW w:w="1560" w:type="dxa"/>
            <w:tcMar>
              <w:left w:w="28" w:type="dxa"/>
              <w:right w:w="28" w:type="dxa"/>
            </w:tcMar>
            <w:vAlign w:val="center"/>
          </w:tcPr>
          <w:p w14:paraId="07DF97C5" w14:textId="5678561E" w:rsidR="00607AF8" w:rsidRPr="00E4499D" w:rsidRDefault="00607AF8" w:rsidP="003B49CB">
            <w:pPr>
              <w:spacing w:after="0"/>
              <w:jc w:val="center"/>
              <w:rPr>
                <w:rFonts w:cs="Arial"/>
              </w:rPr>
            </w:pPr>
          </w:p>
        </w:tc>
        <w:tc>
          <w:tcPr>
            <w:tcW w:w="4139" w:type="dxa"/>
            <w:tcMar>
              <w:left w:w="28" w:type="dxa"/>
              <w:right w:w="28" w:type="dxa"/>
            </w:tcMar>
            <w:vAlign w:val="center"/>
          </w:tcPr>
          <w:p w14:paraId="27CE0C54" w14:textId="0A5ABFAF" w:rsidR="00607AF8" w:rsidRPr="00E4499D" w:rsidRDefault="00607AF8" w:rsidP="003B49CB">
            <w:pPr>
              <w:spacing w:after="0"/>
              <w:jc w:val="center"/>
              <w:rPr>
                <w:rFonts w:cs="Arial"/>
                <w:highlight w:val="yellow"/>
              </w:rPr>
            </w:pPr>
          </w:p>
        </w:tc>
        <w:tc>
          <w:tcPr>
            <w:tcW w:w="1418" w:type="dxa"/>
            <w:tcMar>
              <w:left w:w="28" w:type="dxa"/>
              <w:right w:w="28" w:type="dxa"/>
            </w:tcMar>
            <w:vAlign w:val="center"/>
          </w:tcPr>
          <w:p w14:paraId="26BBA8FE" w14:textId="150F6322" w:rsidR="00607AF8" w:rsidRPr="0082658D" w:rsidRDefault="00607AF8" w:rsidP="003B49CB">
            <w:pPr>
              <w:spacing w:after="0"/>
              <w:jc w:val="center"/>
              <w:rPr>
                <w:rFonts w:cs="Arial"/>
              </w:rPr>
            </w:pPr>
          </w:p>
        </w:tc>
        <w:tc>
          <w:tcPr>
            <w:tcW w:w="1487" w:type="dxa"/>
            <w:tcMar>
              <w:left w:w="28" w:type="dxa"/>
              <w:right w:w="28" w:type="dxa"/>
            </w:tcMar>
            <w:vAlign w:val="center"/>
          </w:tcPr>
          <w:p w14:paraId="084ECDC7" w14:textId="50F6545D" w:rsidR="00607AF8" w:rsidRPr="0082658D" w:rsidRDefault="00607AF8" w:rsidP="003B49CB">
            <w:pPr>
              <w:spacing w:after="0"/>
              <w:jc w:val="center"/>
              <w:rPr>
                <w:rFonts w:cs="Arial"/>
              </w:rPr>
            </w:pPr>
          </w:p>
        </w:tc>
      </w:tr>
      <w:tr w:rsidR="00C06F26" w:rsidRPr="0082658D" w14:paraId="1333BB86" w14:textId="77777777" w:rsidTr="003B49CB">
        <w:tc>
          <w:tcPr>
            <w:tcW w:w="675" w:type="dxa"/>
            <w:shd w:val="clear" w:color="auto" w:fill="4F81BD" w:themeFill="accent1"/>
            <w:tcMar>
              <w:left w:w="28" w:type="dxa"/>
              <w:right w:w="28" w:type="dxa"/>
            </w:tcMar>
            <w:vAlign w:val="center"/>
          </w:tcPr>
          <w:p w14:paraId="2AC6DCCF" w14:textId="77777777" w:rsidR="00C06F26" w:rsidRPr="00A36550" w:rsidRDefault="00C06F26" w:rsidP="003B49CB">
            <w:pPr>
              <w:spacing w:after="0"/>
              <w:jc w:val="center"/>
              <w:rPr>
                <w:rFonts w:cs="Arial"/>
                <w:color w:val="FFFFFF" w:themeColor="background1"/>
              </w:rPr>
            </w:pPr>
            <w:r>
              <w:rPr>
                <w:rFonts w:cs="Arial"/>
                <w:noProof/>
                <w:color w:val="FFFFFF" w:themeColor="background1"/>
              </w:rPr>
              <w:t>4</w:t>
            </w:r>
          </w:p>
        </w:tc>
        <w:tc>
          <w:tcPr>
            <w:tcW w:w="1560" w:type="dxa"/>
            <w:tcMar>
              <w:left w:w="28" w:type="dxa"/>
              <w:right w:w="28" w:type="dxa"/>
            </w:tcMar>
            <w:vAlign w:val="center"/>
          </w:tcPr>
          <w:p w14:paraId="2A11C2CD" w14:textId="654B50A7" w:rsidR="00C06F26" w:rsidRPr="00E4499D" w:rsidRDefault="003F5E1F" w:rsidP="003B49CB">
            <w:pPr>
              <w:spacing w:after="0"/>
              <w:jc w:val="center"/>
              <w:rPr>
                <w:rFonts w:cs="Arial"/>
              </w:rPr>
            </w:pPr>
            <w:r w:rsidRPr="001F3C74">
              <w:t>REQ-</w:t>
            </w:r>
            <w:r>
              <w:t>MLRA-</w:t>
            </w:r>
            <w:r w:rsidRPr="001F3C74">
              <w:t>1</w:t>
            </w:r>
          </w:p>
        </w:tc>
        <w:tc>
          <w:tcPr>
            <w:tcW w:w="4139" w:type="dxa"/>
            <w:tcMar>
              <w:left w:w="28" w:type="dxa"/>
              <w:right w:w="28" w:type="dxa"/>
            </w:tcMar>
            <w:vAlign w:val="center"/>
          </w:tcPr>
          <w:p w14:paraId="066AF58A" w14:textId="4AEE4B62" w:rsidR="00C06F26" w:rsidRPr="00E4499D" w:rsidRDefault="003F5E1F" w:rsidP="003B49CB">
            <w:pPr>
              <w:spacing w:after="0"/>
              <w:jc w:val="center"/>
              <w:rPr>
                <w:rFonts w:cs="Arial"/>
                <w:highlight w:val="yellow"/>
              </w:rPr>
            </w:pPr>
            <w:r w:rsidRPr="001F3C74">
              <w:t>The ML approach should be able to predict (using appropriate training set) risks and vulnerabilities using known indicators from the state of the art.</w:t>
            </w:r>
          </w:p>
        </w:tc>
        <w:tc>
          <w:tcPr>
            <w:tcW w:w="1418" w:type="dxa"/>
            <w:tcMar>
              <w:left w:w="28" w:type="dxa"/>
              <w:right w:w="28" w:type="dxa"/>
            </w:tcMar>
            <w:vAlign w:val="center"/>
          </w:tcPr>
          <w:p w14:paraId="505A520C" w14:textId="7EBF8765" w:rsidR="00C06F26" w:rsidRPr="0082658D" w:rsidRDefault="005C2A59" w:rsidP="003B49CB">
            <w:pPr>
              <w:spacing w:after="0"/>
              <w:jc w:val="center"/>
              <w:rPr>
                <w:rFonts w:cs="Arial"/>
              </w:rPr>
            </w:pPr>
            <w:r>
              <w:rPr>
                <w:rFonts w:cs="Arial"/>
              </w:rPr>
              <w:t>Functional</w:t>
            </w:r>
          </w:p>
        </w:tc>
        <w:tc>
          <w:tcPr>
            <w:tcW w:w="1487" w:type="dxa"/>
            <w:tcMar>
              <w:left w:w="28" w:type="dxa"/>
              <w:right w:w="28" w:type="dxa"/>
            </w:tcMar>
            <w:vAlign w:val="center"/>
          </w:tcPr>
          <w:p w14:paraId="340A88ED" w14:textId="618CA9EB" w:rsidR="00C06F26" w:rsidRPr="0082658D" w:rsidRDefault="00C06F26" w:rsidP="003B49CB">
            <w:pPr>
              <w:spacing w:after="0"/>
              <w:jc w:val="center"/>
              <w:rPr>
                <w:rFonts w:cs="Arial"/>
              </w:rPr>
            </w:pPr>
          </w:p>
        </w:tc>
      </w:tr>
      <w:tr w:rsidR="003F5E1F" w:rsidRPr="0082658D" w14:paraId="529D58A9" w14:textId="77777777" w:rsidTr="003B49CB">
        <w:tc>
          <w:tcPr>
            <w:tcW w:w="675" w:type="dxa"/>
            <w:shd w:val="clear" w:color="auto" w:fill="4F81BD" w:themeFill="accent1"/>
            <w:tcMar>
              <w:left w:w="28" w:type="dxa"/>
              <w:right w:w="28" w:type="dxa"/>
            </w:tcMar>
            <w:vAlign w:val="center"/>
          </w:tcPr>
          <w:p w14:paraId="701129AB"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5D788A7E" w14:textId="167C9745" w:rsidR="003F5E1F" w:rsidRPr="00E4499D" w:rsidRDefault="009419DF" w:rsidP="003B49CB">
            <w:pPr>
              <w:spacing w:after="0"/>
              <w:jc w:val="center"/>
              <w:rPr>
                <w:rFonts w:cs="Arial"/>
              </w:rPr>
            </w:pPr>
            <w:r w:rsidRPr="001F3C74">
              <w:t>REQ-</w:t>
            </w:r>
            <w:r>
              <w:t>MLRA-</w:t>
            </w:r>
            <w:r w:rsidRPr="001F3C74">
              <w:t>2</w:t>
            </w:r>
          </w:p>
        </w:tc>
        <w:tc>
          <w:tcPr>
            <w:tcW w:w="4139" w:type="dxa"/>
            <w:tcMar>
              <w:left w:w="28" w:type="dxa"/>
              <w:right w:w="28" w:type="dxa"/>
            </w:tcMar>
            <w:vAlign w:val="center"/>
          </w:tcPr>
          <w:p w14:paraId="7465E9E6" w14:textId="4EA1B08B" w:rsidR="003F5E1F" w:rsidRPr="00E4499D" w:rsidRDefault="009419DF" w:rsidP="003B49CB">
            <w:pPr>
              <w:spacing w:after="0"/>
              <w:jc w:val="center"/>
              <w:rPr>
                <w:rFonts w:cs="Arial"/>
                <w:highlight w:val="yellow"/>
              </w:rPr>
            </w:pPr>
            <w:r w:rsidRPr="001F3C74">
              <w:t>Machine Learning will receive the necessary data from the tasks 5.3 and 5.2 from the rest of ANITA technical baseline. The data will be in CSV or JSON format.</w:t>
            </w:r>
          </w:p>
        </w:tc>
        <w:tc>
          <w:tcPr>
            <w:tcW w:w="1418" w:type="dxa"/>
            <w:tcMar>
              <w:left w:w="28" w:type="dxa"/>
              <w:right w:w="28" w:type="dxa"/>
            </w:tcMar>
            <w:vAlign w:val="center"/>
          </w:tcPr>
          <w:p w14:paraId="04CB0C80" w14:textId="14BA2B0D" w:rsidR="003F5E1F" w:rsidRPr="0082658D" w:rsidRDefault="005C2A59" w:rsidP="003B49CB">
            <w:pPr>
              <w:spacing w:after="0"/>
              <w:jc w:val="center"/>
              <w:rPr>
                <w:rFonts w:cs="Arial"/>
              </w:rPr>
            </w:pPr>
            <w:r>
              <w:rPr>
                <w:rFonts w:cs="Arial"/>
              </w:rPr>
              <w:t>Functional</w:t>
            </w:r>
          </w:p>
        </w:tc>
        <w:tc>
          <w:tcPr>
            <w:tcW w:w="1487" w:type="dxa"/>
            <w:tcMar>
              <w:left w:w="28" w:type="dxa"/>
              <w:right w:w="28" w:type="dxa"/>
            </w:tcMar>
            <w:vAlign w:val="center"/>
          </w:tcPr>
          <w:p w14:paraId="7CAB4C5C" w14:textId="77777777" w:rsidR="003F5E1F" w:rsidRPr="0082658D" w:rsidRDefault="003F5E1F" w:rsidP="003B49CB">
            <w:pPr>
              <w:spacing w:after="0"/>
              <w:jc w:val="center"/>
              <w:rPr>
                <w:rFonts w:cs="Arial"/>
              </w:rPr>
            </w:pPr>
          </w:p>
        </w:tc>
      </w:tr>
      <w:tr w:rsidR="003F5E1F" w:rsidRPr="0082658D" w14:paraId="56434071" w14:textId="77777777" w:rsidTr="003B49CB">
        <w:tc>
          <w:tcPr>
            <w:tcW w:w="675" w:type="dxa"/>
            <w:shd w:val="clear" w:color="auto" w:fill="4F81BD" w:themeFill="accent1"/>
            <w:tcMar>
              <w:left w:w="28" w:type="dxa"/>
              <w:right w:w="28" w:type="dxa"/>
            </w:tcMar>
            <w:vAlign w:val="center"/>
          </w:tcPr>
          <w:p w14:paraId="795F3351"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5440A828" w14:textId="0CC2D52F" w:rsidR="003F5E1F" w:rsidRPr="00E4499D" w:rsidRDefault="00C00123" w:rsidP="003B49CB">
            <w:pPr>
              <w:spacing w:after="0"/>
              <w:jc w:val="center"/>
              <w:rPr>
                <w:rFonts w:cs="Arial"/>
              </w:rPr>
            </w:pPr>
            <w:r w:rsidRPr="001F3C74">
              <w:t>REQ-</w:t>
            </w:r>
            <w:r>
              <w:t>MLRA-3</w:t>
            </w:r>
          </w:p>
        </w:tc>
        <w:tc>
          <w:tcPr>
            <w:tcW w:w="4139" w:type="dxa"/>
            <w:tcMar>
              <w:left w:w="28" w:type="dxa"/>
              <w:right w:w="28" w:type="dxa"/>
            </w:tcMar>
            <w:vAlign w:val="center"/>
          </w:tcPr>
          <w:p w14:paraId="4F7FD894" w14:textId="34E86BDE" w:rsidR="003F5E1F" w:rsidRPr="00E4499D" w:rsidRDefault="00FF7116" w:rsidP="003B49CB">
            <w:pPr>
              <w:spacing w:after="0"/>
              <w:jc w:val="center"/>
              <w:rPr>
                <w:rFonts w:cs="Arial"/>
                <w:highlight w:val="yellow"/>
              </w:rPr>
            </w:pPr>
            <w:r w:rsidRPr="001F3C74">
              <w:t>The data received from the other tasks will contain links, type of attacks, type of risks, the type of data retrieved after the attack</w:t>
            </w:r>
            <w:r>
              <w:t>.</w:t>
            </w:r>
          </w:p>
        </w:tc>
        <w:tc>
          <w:tcPr>
            <w:tcW w:w="1418" w:type="dxa"/>
            <w:tcMar>
              <w:left w:w="28" w:type="dxa"/>
              <w:right w:w="28" w:type="dxa"/>
            </w:tcMar>
            <w:vAlign w:val="center"/>
          </w:tcPr>
          <w:p w14:paraId="76A47BA1" w14:textId="7DB5EB1B" w:rsidR="003F5E1F" w:rsidRPr="0082658D" w:rsidRDefault="00C00123" w:rsidP="003B49CB">
            <w:pPr>
              <w:spacing w:after="0"/>
              <w:jc w:val="center"/>
              <w:rPr>
                <w:rFonts w:cs="Arial"/>
              </w:rPr>
            </w:pPr>
            <w:r>
              <w:rPr>
                <w:rFonts w:cs="Arial"/>
              </w:rPr>
              <w:t>Functional</w:t>
            </w:r>
          </w:p>
        </w:tc>
        <w:tc>
          <w:tcPr>
            <w:tcW w:w="1487" w:type="dxa"/>
            <w:tcMar>
              <w:left w:w="28" w:type="dxa"/>
              <w:right w:w="28" w:type="dxa"/>
            </w:tcMar>
            <w:vAlign w:val="center"/>
          </w:tcPr>
          <w:p w14:paraId="1F27D5D6" w14:textId="77777777" w:rsidR="003F5E1F" w:rsidRPr="0082658D" w:rsidRDefault="003F5E1F" w:rsidP="003B49CB">
            <w:pPr>
              <w:spacing w:after="0"/>
              <w:jc w:val="center"/>
              <w:rPr>
                <w:rFonts w:cs="Arial"/>
              </w:rPr>
            </w:pPr>
          </w:p>
        </w:tc>
      </w:tr>
      <w:tr w:rsidR="003F5E1F" w:rsidRPr="0082658D" w14:paraId="6C3249FA" w14:textId="77777777" w:rsidTr="003B49CB">
        <w:tc>
          <w:tcPr>
            <w:tcW w:w="675" w:type="dxa"/>
            <w:shd w:val="clear" w:color="auto" w:fill="4F81BD" w:themeFill="accent1"/>
            <w:tcMar>
              <w:left w:w="28" w:type="dxa"/>
              <w:right w:w="28" w:type="dxa"/>
            </w:tcMar>
            <w:vAlign w:val="center"/>
          </w:tcPr>
          <w:p w14:paraId="6D0C16C0"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03D1AC94"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1DD661BD"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44705D70"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25BD59FF" w14:textId="77777777" w:rsidR="003F5E1F" w:rsidRPr="0082658D" w:rsidRDefault="003F5E1F" w:rsidP="003B49CB">
            <w:pPr>
              <w:spacing w:after="0"/>
              <w:jc w:val="center"/>
              <w:rPr>
                <w:rFonts w:cs="Arial"/>
              </w:rPr>
            </w:pPr>
          </w:p>
        </w:tc>
      </w:tr>
      <w:tr w:rsidR="00465A14" w:rsidRPr="0082658D" w14:paraId="62A51B03" w14:textId="77777777" w:rsidTr="003B49CB">
        <w:tc>
          <w:tcPr>
            <w:tcW w:w="675" w:type="dxa"/>
            <w:shd w:val="clear" w:color="auto" w:fill="4F81BD" w:themeFill="accent1"/>
            <w:tcMar>
              <w:left w:w="28" w:type="dxa"/>
              <w:right w:w="28" w:type="dxa"/>
            </w:tcMar>
            <w:vAlign w:val="center"/>
          </w:tcPr>
          <w:p w14:paraId="370AA9C0" w14:textId="77777777" w:rsidR="00465A14" w:rsidRPr="00A36550" w:rsidRDefault="00465A14" w:rsidP="003B49CB">
            <w:pPr>
              <w:spacing w:after="0"/>
              <w:jc w:val="center"/>
              <w:rPr>
                <w:rFonts w:cs="Arial"/>
                <w:color w:val="FFFFFF" w:themeColor="background1"/>
              </w:rPr>
            </w:pPr>
          </w:p>
        </w:tc>
        <w:tc>
          <w:tcPr>
            <w:tcW w:w="1560" w:type="dxa"/>
            <w:tcMar>
              <w:left w:w="28" w:type="dxa"/>
              <w:right w:w="28" w:type="dxa"/>
            </w:tcMar>
            <w:vAlign w:val="center"/>
          </w:tcPr>
          <w:p w14:paraId="2F1EEE43" w14:textId="4D482EFF" w:rsidR="00465A14" w:rsidRPr="00E4499D" w:rsidRDefault="00BD0479" w:rsidP="003B49CB">
            <w:pPr>
              <w:spacing w:after="0"/>
              <w:jc w:val="center"/>
              <w:rPr>
                <w:rFonts w:cs="Arial"/>
              </w:rPr>
            </w:pPr>
            <w:r w:rsidRPr="001F3C74">
              <w:rPr>
                <w:rFonts w:eastAsia="Times New Roman" w:cstheme="majorHAnsi"/>
                <w:bCs/>
              </w:rPr>
              <w:t>REQ-BMDM-1</w:t>
            </w:r>
          </w:p>
        </w:tc>
        <w:tc>
          <w:tcPr>
            <w:tcW w:w="4139" w:type="dxa"/>
            <w:tcMar>
              <w:left w:w="28" w:type="dxa"/>
              <w:right w:w="28" w:type="dxa"/>
            </w:tcMar>
            <w:vAlign w:val="center"/>
          </w:tcPr>
          <w:p w14:paraId="50A74D11" w14:textId="77777777" w:rsidR="00465A14" w:rsidRPr="00E4499D" w:rsidRDefault="00465A14" w:rsidP="003B49CB">
            <w:pPr>
              <w:spacing w:after="0"/>
              <w:jc w:val="center"/>
              <w:rPr>
                <w:rFonts w:cs="Arial"/>
                <w:highlight w:val="yellow"/>
              </w:rPr>
            </w:pPr>
          </w:p>
        </w:tc>
        <w:tc>
          <w:tcPr>
            <w:tcW w:w="1418" w:type="dxa"/>
            <w:tcMar>
              <w:left w:w="28" w:type="dxa"/>
              <w:right w:w="28" w:type="dxa"/>
            </w:tcMar>
            <w:vAlign w:val="center"/>
          </w:tcPr>
          <w:p w14:paraId="3D445F04" w14:textId="77777777" w:rsidR="00465A14" w:rsidRPr="0082658D" w:rsidRDefault="00465A14" w:rsidP="003B49CB">
            <w:pPr>
              <w:spacing w:after="0"/>
              <w:jc w:val="center"/>
              <w:rPr>
                <w:rFonts w:cs="Arial"/>
              </w:rPr>
            </w:pPr>
          </w:p>
        </w:tc>
        <w:tc>
          <w:tcPr>
            <w:tcW w:w="1487" w:type="dxa"/>
            <w:tcMar>
              <w:left w:w="28" w:type="dxa"/>
              <w:right w:w="28" w:type="dxa"/>
            </w:tcMar>
            <w:vAlign w:val="center"/>
          </w:tcPr>
          <w:p w14:paraId="02FDEE21" w14:textId="77777777" w:rsidR="00465A14" w:rsidRPr="0082658D" w:rsidRDefault="00465A14" w:rsidP="003B49CB">
            <w:pPr>
              <w:spacing w:after="0"/>
              <w:jc w:val="center"/>
              <w:rPr>
                <w:rFonts w:cs="Arial"/>
              </w:rPr>
            </w:pPr>
          </w:p>
        </w:tc>
      </w:tr>
      <w:tr w:rsidR="00465A14" w:rsidRPr="0082658D" w14:paraId="2414CCA1" w14:textId="77777777" w:rsidTr="003B49CB">
        <w:tc>
          <w:tcPr>
            <w:tcW w:w="675" w:type="dxa"/>
            <w:shd w:val="clear" w:color="auto" w:fill="4F81BD" w:themeFill="accent1"/>
            <w:tcMar>
              <w:left w:w="28" w:type="dxa"/>
              <w:right w:w="28" w:type="dxa"/>
            </w:tcMar>
            <w:vAlign w:val="center"/>
          </w:tcPr>
          <w:p w14:paraId="730A36AE" w14:textId="77777777" w:rsidR="00465A14" w:rsidRPr="00A36550" w:rsidRDefault="00465A14" w:rsidP="003B49CB">
            <w:pPr>
              <w:spacing w:after="0"/>
              <w:jc w:val="center"/>
              <w:rPr>
                <w:rFonts w:cs="Arial"/>
                <w:color w:val="FFFFFF" w:themeColor="background1"/>
              </w:rPr>
            </w:pPr>
          </w:p>
        </w:tc>
        <w:tc>
          <w:tcPr>
            <w:tcW w:w="1560" w:type="dxa"/>
            <w:tcMar>
              <w:left w:w="28" w:type="dxa"/>
              <w:right w:w="28" w:type="dxa"/>
            </w:tcMar>
            <w:vAlign w:val="center"/>
          </w:tcPr>
          <w:p w14:paraId="69E093F7" w14:textId="73BEDB0A" w:rsidR="00465A14" w:rsidRPr="00BD0479" w:rsidRDefault="00BD0479" w:rsidP="003B49CB">
            <w:pPr>
              <w:spacing w:after="0"/>
              <w:jc w:val="center"/>
              <w:rPr>
                <w:rFonts w:cs="Arial"/>
                <w:lang w:val="el-GR"/>
              </w:rPr>
            </w:pPr>
            <w:r w:rsidRPr="001F3C74">
              <w:rPr>
                <w:rFonts w:eastAsia="Times New Roman" w:cstheme="majorHAnsi"/>
                <w:bCs/>
              </w:rPr>
              <w:t>REQ-BMDM-</w:t>
            </w:r>
            <w:r>
              <w:rPr>
                <w:rFonts w:eastAsia="Times New Roman" w:cstheme="majorHAnsi"/>
                <w:bCs/>
                <w:lang w:val="el-GR"/>
              </w:rPr>
              <w:t>Χ?</w:t>
            </w:r>
          </w:p>
        </w:tc>
        <w:tc>
          <w:tcPr>
            <w:tcW w:w="4139" w:type="dxa"/>
            <w:tcMar>
              <w:left w:w="28" w:type="dxa"/>
              <w:right w:w="28" w:type="dxa"/>
            </w:tcMar>
            <w:vAlign w:val="center"/>
          </w:tcPr>
          <w:p w14:paraId="67995427" w14:textId="77777777" w:rsidR="00465A14" w:rsidRPr="00E4499D" w:rsidRDefault="00465A14" w:rsidP="003B49CB">
            <w:pPr>
              <w:spacing w:after="0"/>
              <w:jc w:val="center"/>
              <w:rPr>
                <w:rFonts w:cs="Arial"/>
                <w:highlight w:val="yellow"/>
              </w:rPr>
            </w:pPr>
          </w:p>
        </w:tc>
        <w:tc>
          <w:tcPr>
            <w:tcW w:w="1418" w:type="dxa"/>
            <w:tcMar>
              <w:left w:w="28" w:type="dxa"/>
              <w:right w:w="28" w:type="dxa"/>
            </w:tcMar>
            <w:vAlign w:val="center"/>
          </w:tcPr>
          <w:p w14:paraId="003E4BD1" w14:textId="77777777" w:rsidR="00465A14" w:rsidRPr="0082658D" w:rsidRDefault="00465A14" w:rsidP="003B49CB">
            <w:pPr>
              <w:spacing w:after="0"/>
              <w:jc w:val="center"/>
              <w:rPr>
                <w:rFonts w:cs="Arial"/>
              </w:rPr>
            </w:pPr>
          </w:p>
        </w:tc>
        <w:tc>
          <w:tcPr>
            <w:tcW w:w="1487" w:type="dxa"/>
            <w:tcMar>
              <w:left w:w="28" w:type="dxa"/>
              <w:right w:w="28" w:type="dxa"/>
            </w:tcMar>
            <w:vAlign w:val="center"/>
          </w:tcPr>
          <w:p w14:paraId="70EF36C3" w14:textId="77777777" w:rsidR="00465A14" w:rsidRPr="0082658D" w:rsidRDefault="00465A14" w:rsidP="003B49CB">
            <w:pPr>
              <w:spacing w:after="0"/>
              <w:jc w:val="center"/>
              <w:rPr>
                <w:rFonts w:cs="Arial"/>
              </w:rPr>
            </w:pPr>
          </w:p>
        </w:tc>
      </w:tr>
      <w:tr w:rsidR="00465A14" w:rsidRPr="0082658D" w14:paraId="15B9D0E4" w14:textId="77777777" w:rsidTr="003B49CB">
        <w:tc>
          <w:tcPr>
            <w:tcW w:w="675" w:type="dxa"/>
            <w:shd w:val="clear" w:color="auto" w:fill="4F81BD" w:themeFill="accent1"/>
            <w:tcMar>
              <w:left w:w="28" w:type="dxa"/>
              <w:right w:w="28" w:type="dxa"/>
            </w:tcMar>
            <w:vAlign w:val="center"/>
          </w:tcPr>
          <w:p w14:paraId="4CFB1308" w14:textId="77777777" w:rsidR="00465A14" w:rsidRPr="00A36550" w:rsidRDefault="00465A14" w:rsidP="003B49CB">
            <w:pPr>
              <w:spacing w:after="0"/>
              <w:jc w:val="center"/>
              <w:rPr>
                <w:rFonts w:cs="Arial"/>
                <w:color w:val="FFFFFF" w:themeColor="background1"/>
              </w:rPr>
            </w:pPr>
          </w:p>
        </w:tc>
        <w:tc>
          <w:tcPr>
            <w:tcW w:w="1560" w:type="dxa"/>
            <w:tcMar>
              <w:left w:w="28" w:type="dxa"/>
              <w:right w:w="28" w:type="dxa"/>
            </w:tcMar>
            <w:vAlign w:val="center"/>
          </w:tcPr>
          <w:p w14:paraId="5715EBE0" w14:textId="77777777" w:rsidR="00465A14" w:rsidRPr="00E4499D" w:rsidRDefault="00465A14" w:rsidP="003B49CB">
            <w:pPr>
              <w:spacing w:after="0"/>
              <w:jc w:val="center"/>
              <w:rPr>
                <w:rFonts w:cs="Arial"/>
              </w:rPr>
            </w:pPr>
          </w:p>
        </w:tc>
        <w:tc>
          <w:tcPr>
            <w:tcW w:w="4139" w:type="dxa"/>
            <w:tcMar>
              <w:left w:w="28" w:type="dxa"/>
              <w:right w:w="28" w:type="dxa"/>
            </w:tcMar>
            <w:vAlign w:val="center"/>
          </w:tcPr>
          <w:p w14:paraId="7F06E5A2" w14:textId="77777777" w:rsidR="00465A14" w:rsidRPr="00E4499D" w:rsidRDefault="00465A14" w:rsidP="003B49CB">
            <w:pPr>
              <w:spacing w:after="0"/>
              <w:jc w:val="center"/>
              <w:rPr>
                <w:rFonts w:cs="Arial"/>
                <w:highlight w:val="yellow"/>
              </w:rPr>
            </w:pPr>
          </w:p>
        </w:tc>
        <w:tc>
          <w:tcPr>
            <w:tcW w:w="1418" w:type="dxa"/>
            <w:tcMar>
              <w:left w:w="28" w:type="dxa"/>
              <w:right w:w="28" w:type="dxa"/>
            </w:tcMar>
            <w:vAlign w:val="center"/>
          </w:tcPr>
          <w:p w14:paraId="46A48252" w14:textId="77777777" w:rsidR="00465A14" w:rsidRPr="0082658D" w:rsidRDefault="00465A14" w:rsidP="003B49CB">
            <w:pPr>
              <w:spacing w:after="0"/>
              <w:jc w:val="center"/>
              <w:rPr>
                <w:rFonts w:cs="Arial"/>
              </w:rPr>
            </w:pPr>
          </w:p>
        </w:tc>
        <w:tc>
          <w:tcPr>
            <w:tcW w:w="1487" w:type="dxa"/>
            <w:tcMar>
              <w:left w:w="28" w:type="dxa"/>
              <w:right w:w="28" w:type="dxa"/>
            </w:tcMar>
            <w:vAlign w:val="center"/>
          </w:tcPr>
          <w:p w14:paraId="3028510B" w14:textId="77777777" w:rsidR="00465A14" w:rsidRPr="0082658D" w:rsidRDefault="00465A14" w:rsidP="003B49CB">
            <w:pPr>
              <w:spacing w:after="0"/>
              <w:jc w:val="center"/>
              <w:rPr>
                <w:rFonts w:cs="Arial"/>
              </w:rPr>
            </w:pPr>
          </w:p>
        </w:tc>
      </w:tr>
      <w:tr w:rsidR="00465A14" w:rsidRPr="0082658D" w14:paraId="1960CF47" w14:textId="77777777" w:rsidTr="003B49CB">
        <w:tc>
          <w:tcPr>
            <w:tcW w:w="675" w:type="dxa"/>
            <w:shd w:val="clear" w:color="auto" w:fill="4F81BD" w:themeFill="accent1"/>
            <w:tcMar>
              <w:left w:w="28" w:type="dxa"/>
              <w:right w:w="28" w:type="dxa"/>
            </w:tcMar>
            <w:vAlign w:val="center"/>
          </w:tcPr>
          <w:p w14:paraId="148F6FA8" w14:textId="77777777" w:rsidR="00465A14" w:rsidRPr="00A36550" w:rsidRDefault="00465A14" w:rsidP="003B49CB">
            <w:pPr>
              <w:spacing w:after="0"/>
              <w:jc w:val="center"/>
              <w:rPr>
                <w:rFonts w:cs="Arial"/>
                <w:color w:val="FFFFFF" w:themeColor="background1"/>
              </w:rPr>
            </w:pPr>
          </w:p>
        </w:tc>
        <w:tc>
          <w:tcPr>
            <w:tcW w:w="1560" w:type="dxa"/>
            <w:tcMar>
              <w:left w:w="28" w:type="dxa"/>
              <w:right w:w="28" w:type="dxa"/>
            </w:tcMar>
            <w:vAlign w:val="center"/>
          </w:tcPr>
          <w:p w14:paraId="5DBB35AE" w14:textId="7DB2E979" w:rsidR="00465A14" w:rsidRPr="00E4499D" w:rsidRDefault="003B49CB" w:rsidP="003B49CB">
            <w:pPr>
              <w:spacing w:after="0"/>
              <w:jc w:val="center"/>
              <w:rPr>
                <w:rFonts w:cs="Arial"/>
              </w:rPr>
            </w:pPr>
            <w:r>
              <w:rPr>
                <w:lang w:val="en-US"/>
              </w:rPr>
              <w:t>REQ-SWC-1</w:t>
            </w:r>
          </w:p>
        </w:tc>
        <w:tc>
          <w:tcPr>
            <w:tcW w:w="4139" w:type="dxa"/>
            <w:tcMar>
              <w:left w:w="28" w:type="dxa"/>
              <w:right w:w="28" w:type="dxa"/>
            </w:tcMar>
            <w:vAlign w:val="center"/>
          </w:tcPr>
          <w:p w14:paraId="72073025" w14:textId="77777777" w:rsidR="00465A14" w:rsidRPr="00E4499D" w:rsidRDefault="00465A14" w:rsidP="003B49CB">
            <w:pPr>
              <w:spacing w:after="0"/>
              <w:jc w:val="center"/>
              <w:rPr>
                <w:rFonts w:cs="Arial"/>
                <w:highlight w:val="yellow"/>
              </w:rPr>
            </w:pPr>
          </w:p>
        </w:tc>
        <w:tc>
          <w:tcPr>
            <w:tcW w:w="1418" w:type="dxa"/>
            <w:tcMar>
              <w:left w:w="28" w:type="dxa"/>
              <w:right w:w="28" w:type="dxa"/>
            </w:tcMar>
            <w:vAlign w:val="center"/>
          </w:tcPr>
          <w:p w14:paraId="18CEF6C7" w14:textId="77777777" w:rsidR="00465A14" w:rsidRPr="0082658D" w:rsidRDefault="00465A14" w:rsidP="003B49CB">
            <w:pPr>
              <w:spacing w:after="0"/>
              <w:jc w:val="center"/>
              <w:rPr>
                <w:rFonts w:cs="Arial"/>
              </w:rPr>
            </w:pPr>
          </w:p>
        </w:tc>
        <w:tc>
          <w:tcPr>
            <w:tcW w:w="1487" w:type="dxa"/>
            <w:tcMar>
              <w:left w:w="28" w:type="dxa"/>
              <w:right w:w="28" w:type="dxa"/>
            </w:tcMar>
            <w:vAlign w:val="center"/>
          </w:tcPr>
          <w:p w14:paraId="56DDE32B" w14:textId="77777777" w:rsidR="00465A14" w:rsidRPr="0082658D" w:rsidRDefault="00465A14" w:rsidP="003B49CB">
            <w:pPr>
              <w:spacing w:after="0"/>
              <w:jc w:val="center"/>
              <w:rPr>
                <w:rFonts w:cs="Arial"/>
              </w:rPr>
            </w:pPr>
          </w:p>
        </w:tc>
      </w:tr>
      <w:tr w:rsidR="00465A14" w:rsidRPr="0082658D" w14:paraId="0A75FFED" w14:textId="77777777" w:rsidTr="003B49CB">
        <w:tc>
          <w:tcPr>
            <w:tcW w:w="675" w:type="dxa"/>
            <w:shd w:val="clear" w:color="auto" w:fill="4F81BD" w:themeFill="accent1"/>
            <w:tcMar>
              <w:left w:w="28" w:type="dxa"/>
              <w:right w:w="28" w:type="dxa"/>
            </w:tcMar>
            <w:vAlign w:val="center"/>
          </w:tcPr>
          <w:p w14:paraId="31FC846D" w14:textId="77777777" w:rsidR="00465A14" w:rsidRPr="00A36550" w:rsidRDefault="00465A14" w:rsidP="003B49CB">
            <w:pPr>
              <w:spacing w:after="0"/>
              <w:jc w:val="center"/>
              <w:rPr>
                <w:rFonts w:cs="Arial"/>
                <w:color w:val="FFFFFF" w:themeColor="background1"/>
              </w:rPr>
            </w:pPr>
          </w:p>
        </w:tc>
        <w:tc>
          <w:tcPr>
            <w:tcW w:w="1560" w:type="dxa"/>
            <w:tcMar>
              <w:left w:w="28" w:type="dxa"/>
              <w:right w:w="28" w:type="dxa"/>
            </w:tcMar>
            <w:vAlign w:val="center"/>
          </w:tcPr>
          <w:p w14:paraId="3F7114D3" w14:textId="4D51BC10" w:rsidR="00465A14" w:rsidRPr="00E4499D" w:rsidRDefault="00315AEC" w:rsidP="003B49CB">
            <w:pPr>
              <w:spacing w:after="0"/>
              <w:jc w:val="center"/>
              <w:rPr>
                <w:rFonts w:cs="Arial"/>
              </w:rPr>
            </w:pPr>
            <w:r>
              <w:rPr>
                <w:lang w:val="en-US"/>
              </w:rPr>
              <w:t>REQ-SWC-2</w:t>
            </w:r>
          </w:p>
        </w:tc>
        <w:tc>
          <w:tcPr>
            <w:tcW w:w="4139" w:type="dxa"/>
            <w:tcMar>
              <w:left w:w="28" w:type="dxa"/>
              <w:right w:w="28" w:type="dxa"/>
            </w:tcMar>
            <w:vAlign w:val="center"/>
          </w:tcPr>
          <w:p w14:paraId="7038CA93" w14:textId="77777777" w:rsidR="00465A14" w:rsidRPr="00E4499D" w:rsidRDefault="00465A14" w:rsidP="003B49CB">
            <w:pPr>
              <w:spacing w:after="0"/>
              <w:jc w:val="center"/>
              <w:rPr>
                <w:rFonts w:cs="Arial"/>
                <w:highlight w:val="yellow"/>
              </w:rPr>
            </w:pPr>
          </w:p>
        </w:tc>
        <w:tc>
          <w:tcPr>
            <w:tcW w:w="1418" w:type="dxa"/>
            <w:tcMar>
              <w:left w:w="28" w:type="dxa"/>
              <w:right w:w="28" w:type="dxa"/>
            </w:tcMar>
            <w:vAlign w:val="center"/>
          </w:tcPr>
          <w:p w14:paraId="4DC06722" w14:textId="77777777" w:rsidR="00465A14" w:rsidRPr="0082658D" w:rsidRDefault="00465A14" w:rsidP="003B49CB">
            <w:pPr>
              <w:spacing w:after="0"/>
              <w:jc w:val="center"/>
              <w:rPr>
                <w:rFonts w:cs="Arial"/>
              </w:rPr>
            </w:pPr>
          </w:p>
        </w:tc>
        <w:tc>
          <w:tcPr>
            <w:tcW w:w="1487" w:type="dxa"/>
            <w:tcMar>
              <w:left w:w="28" w:type="dxa"/>
              <w:right w:w="28" w:type="dxa"/>
            </w:tcMar>
            <w:vAlign w:val="center"/>
          </w:tcPr>
          <w:p w14:paraId="69415565" w14:textId="77777777" w:rsidR="00465A14" w:rsidRPr="0082658D" w:rsidRDefault="00465A14" w:rsidP="003B49CB">
            <w:pPr>
              <w:spacing w:after="0"/>
              <w:jc w:val="center"/>
              <w:rPr>
                <w:rFonts w:cs="Arial"/>
              </w:rPr>
            </w:pPr>
          </w:p>
        </w:tc>
      </w:tr>
      <w:tr w:rsidR="00465A14" w:rsidRPr="0082658D" w14:paraId="1B30BCED" w14:textId="77777777" w:rsidTr="003B49CB">
        <w:tc>
          <w:tcPr>
            <w:tcW w:w="675" w:type="dxa"/>
            <w:shd w:val="clear" w:color="auto" w:fill="4F81BD" w:themeFill="accent1"/>
            <w:tcMar>
              <w:left w:w="28" w:type="dxa"/>
              <w:right w:w="28" w:type="dxa"/>
            </w:tcMar>
            <w:vAlign w:val="center"/>
          </w:tcPr>
          <w:p w14:paraId="6BE7E0B7" w14:textId="77777777" w:rsidR="00465A14" w:rsidRPr="00A36550" w:rsidRDefault="00465A14" w:rsidP="003B49CB">
            <w:pPr>
              <w:spacing w:after="0"/>
              <w:jc w:val="center"/>
              <w:rPr>
                <w:rFonts w:cs="Arial"/>
                <w:color w:val="FFFFFF" w:themeColor="background1"/>
              </w:rPr>
            </w:pPr>
          </w:p>
        </w:tc>
        <w:tc>
          <w:tcPr>
            <w:tcW w:w="1560" w:type="dxa"/>
            <w:tcMar>
              <w:left w:w="28" w:type="dxa"/>
              <w:right w:w="28" w:type="dxa"/>
            </w:tcMar>
            <w:vAlign w:val="center"/>
          </w:tcPr>
          <w:p w14:paraId="39A4C078" w14:textId="6F0E9E9D" w:rsidR="00465A14" w:rsidRPr="00E4499D" w:rsidRDefault="00315AEC" w:rsidP="003B49CB">
            <w:pPr>
              <w:spacing w:after="0"/>
              <w:jc w:val="center"/>
              <w:rPr>
                <w:rFonts w:cs="Arial"/>
              </w:rPr>
            </w:pPr>
            <w:r>
              <w:rPr>
                <w:lang w:val="en-US"/>
              </w:rPr>
              <w:t>REQ-SWC-3</w:t>
            </w:r>
          </w:p>
        </w:tc>
        <w:tc>
          <w:tcPr>
            <w:tcW w:w="4139" w:type="dxa"/>
            <w:tcMar>
              <w:left w:w="28" w:type="dxa"/>
              <w:right w:w="28" w:type="dxa"/>
            </w:tcMar>
            <w:vAlign w:val="center"/>
          </w:tcPr>
          <w:p w14:paraId="00789C55" w14:textId="77777777" w:rsidR="00465A14" w:rsidRPr="00E4499D" w:rsidRDefault="00465A14" w:rsidP="003B49CB">
            <w:pPr>
              <w:spacing w:after="0"/>
              <w:jc w:val="center"/>
              <w:rPr>
                <w:rFonts w:cs="Arial"/>
                <w:highlight w:val="yellow"/>
              </w:rPr>
            </w:pPr>
          </w:p>
        </w:tc>
        <w:tc>
          <w:tcPr>
            <w:tcW w:w="1418" w:type="dxa"/>
            <w:tcMar>
              <w:left w:w="28" w:type="dxa"/>
              <w:right w:w="28" w:type="dxa"/>
            </w:tcMar>
            <w:vAlign w:val="center"/>
          </w:tcPr>
          <w:p w14:paraId="2E120919" w14:textId="77777777" w:rsidR="00465A14" w:rsidRPr="0082658D" w:rsidRDefault="00465A14" w:rsidP="003B49CB">
            <w:pPr>
              <w:spacing w:after="0"/>
              <w:jc w:val="center"/>
              <w:rPr>
                <w:rFonts w:cs="Arial"/>
              </w:rPr>
            </w:pPr>
          </w:p>
        </w:tc>
        <w:tc>
          <w:tcPr>
            <w:tcW w:w="1487" w:type="dxa"/>
            <w:tcMar>
              <w:left w:w="28" w:type="dxa"/>
              <w:right w:w="28" w:type="dxa"/>
            </w:tcMar>
            <w:vAlign w:val="center"/>
          </w:tcPr>
          <w:p w14:paraId="04F3E1F9" w14:textId="77777777" w:rsidR="00465A14" w:rsidRPr="0082658D" w:rsidRDefault="00465A14" w:rsidP="003B49CB">
            <w:pPr>
              <w:spacing w:after="0"/>
              <w:jc w:val="center"/>
              <w:rPr>
                <w:rFonts w:cs="Arial"/>
              </w:rPr>
            </w:pPr>
          </w:p>
        </w:tc>
      </w:tr>
      <w:tr w:rsidR="00F26006" w:rsidRPr="0082658D" w14:paraId="44559598" w14:textId="77777777" w:rsidTr="00610664">
        <w:tc>
          <w:tcPr>
            <w:tcW w:w="675" w:type="dxa"/>
            <w:shd w:val="clear" w:color="auto" w:fill="4F81BD" w:themeFill="accent1"/>
            <w:tcMar>
              <w:left w:w="28" w:type="dxa"/>
              <w:right w:w="28" w:type="dxa"/>
            </w:tcMar>
            <w:vAlign w:val="center"/>
          </w:tcPr>
          <w:p w14:paraId="73E80275" w14:textId="77777777" w:rsidR="00F26006" w:rsidRPr="00A36550" w:rsidRDefault="00F26006" w:rsidP="00610664">
            <w:pPr>
              <w:spacing w:after="0"/>
              <w:jc w:val="center"/>
              <w:rPr>
                <w:rFonts w:cs="Arial"/>
                <w:color w:val="FFFFFF" w:themeColor="background1"/>
              </w:rPr>
            </w:pPr>
          </w:p>
        </w:tc>
        <w:tc>
          <w:tcPr>
            <w:tcW w:w="1560" w:type="dxa"/>
            <w:tcMar>
              <w:left w:w="28" w:type="dxa"/>
              <w:right w:w="28" w:type="dxa"/>
            </w:tcMar>
            <w:vAlign w:val="center"/>
          </w:tcPr>
          <w:p w14:paraId="26B347BA" w14:textId="77777777" w:rsidR="00F26006" w:rsidRPr="00E4499D" w:rsidRDefault="00F26006" w:rsidP="00610664">
            <w:pPr>
              <w:spacing w:after="0"/>
              <w:jc w:val="center"/>
              <w:rPr>
                <w:rFonts w:cs="Arial"/>
              </w:rPr>
            </w:pPr>
          </w:p>
        </w:tc>
        <w:tc>
          <w:tcPr>
            <w:tcW w:w="4139" w:type="dxa"/>
            <w:tcMar>
              <w:left w:w="28" w:type="dxa"/>
              <w:right w:w="28" w:type="dxa"/>
            </w:tcMar>
            <w:vAlign w:val="center"/>
          </w:tcPr>
          <w:p w14:paraId="46D382E9" w14:textId="77777777" w:rsidR="00F26006" w:rsidRPr="00E4499D" w:rsidRDefault="00F26006" w:rsidP="00610664">
            <w:pPr>
              <w:spacing w:after="0"/>
              <w:jc w:val="center"/>
              <w:rPr>
                <w:rFonts w:cs="Arial"/>
                <w:highlight w:val="yellow"/>
              </w:rPr>
            </w:pPr>
          </w:p>
        </w:tc>
        <w:tc>
          <w:tcPr>
            <w:tcW w:w="1418" w:type="dxa"/>
            <w:tcMar>
              <w:left w:w="28" w:type="dxa"/>
              <w:right w:w="28" w:type="dxa"/>
            </w:tcMar>
            <w:vAlign w:val="center"/>
          </w:tcPr>
          <w:p w14:paraId="3B520467" w14:textId="77777777" w:rsidR="00F26006" w:rsidRPr="0082658D" w:rsidRDefault="00F26006" w:rsidP="00610664">
            <w:pPr>
              <w:spacing w:after="0"/>
              <w:jc w:val="center"/>
              <w:rPr>
                <w:rFonts w:cs="Arial"/>
              </w:rPr>
            </w:pPr>
          </w:p>
        </w:tc>
        <w:tc>
          <w:tcPr>
            <w:tcW w:w="1487" w:type="dxa"/>
            <w:tcMar>
              <w:left w:w="28" w:type="dxa"/>
              <w:right w:w="28" w:type="dxa"/>
            </w:tcMar>
            <w:vAlign w:val="center"/>
          </w:tcPr>
          <w:p w14:paraId="547FC280" w14:textId="77777777" w:rsidR="00F26006" w:rsidRPr="0082658D" w:rsidRDefault="00F26006" w:rsidP="00610664">
            <w:pPr>
              <w:spacing w:after="0"/>
              <w:jc w:val="center"/>
              <w:rPr>
                <w:rFonts w:cs="Arial"/>
              </w:rPr>
            </w:pPr>
          </w:p>
        </w:tc>
      </w:tr>
      <w:tr w:rsidR="00F26006" w:rsidRPr="0082658D" w14:paraId="6D1B5A6F" w14:textId="77777777" w:rsidTr="00610664">
        <w:tc>
          <w:tcPr>
            <w:tcW w:w="675" w:type="dxa"/>
            <w:shd w:val="clear" w:color="auto" w:fill="4F81BD" w:themeFill="accent1"/>
            <w:tcMar>
              <w:left w:w="28" w:type="dxa"/>
              <w:right w:w="28" w:type="dxa"/>
            </w:tcMar>
            <w:vAlign w:val="center"/>
          </w:tcPr>
          <w:p w14:paraId="2258D40B" w14:textId="77777777" w:rsidR="00F26006" w:rsidRPr="00A36550" w:rsidRDefault="00F26006" w:rsidP="00610664">
            <w:pPr>
              <w:spacing w:after="0"/>
              <w:jc w:val="center"/>
              <w:rPr>
                <w:rFonts w:cs="Arial"/>
                <w:color w:val="FFFFFF" w:themeColor="background1"/>
              </w:rPr>
            </w:pPr>
          </w:p>
        </w:tc>
        <w:tc>
          <w:tcPr>
            <w:tcW w:w="1560" w:type="dxa"/>
            <w:tcMar>
              <w:left w:w="28" w:type="dxa"/>
              <w:right w:w="28" w:type="dxa"/>
            </w:tcMar>
            <w:vAlign w:val="center"/>
          </w:tcPr>
          <w:p w14:paraId="44CB6C15" w14:textId="0E3275B7" w:rsidR="00F26006" w:rsidRPr="00E4499D" w:rsidRDefault="00185C91" w:rsidP="00610664">
            <w:pPr>
              <w:spacing w:after="0"/>
              <w:jc w:val="center"/>
              <w:rPr>
                <w:rFonts w:cs="Arial"/>
              </w:rPr>
            </w:pPr>
            <w:r>
              <w:rPr>
                <w:lang w:val="en-US"/>
              </w:rPr>
              <w:t>REQ-MTA-1</w:t>
            </w:r>
          </w:p>
        </w:tc>
        <w:tc>
          <w:tcPr>
            <w:tcW w:w="4139" w:type="dxa"/>
            <w:tcMar>
              <w:left w:w="28" w:type="dxa"/>
              <w:right w:w="28" w:type="dxa"/>
            </w:tcMar>
            <w:vAlign w:val="center"/>
          </w:tcPr>
          <w:p w14:paraId="4AFE4369" w14:textId="77777777" w:rsidR="00F26006" w:rsidRPr="00E4499D" w:rsidRDefault="00F26006" w:rsidP="00610664">
            <w:pPr>
              <w:spacing w:after="0"/>
              <w:jc w:val="center"/>
              <w:rPr>
                <w:rFonts w:cs="Arial"/>
                <w:highlight w:val="yellow"/>
              </w:rPr>
            </w:pPr>
          </w:p>
        </w:tc>
        <w:tc>
          <w:tcPr>
            <w:tcW w:w="1418" w:type="dxa"/>
            <w:tcMar>
              <w:left w:w="28" w:type="dxa"/>
              <w:right w:w="28" w:type="dxa"/>
            </w:tcMar>
            <w:vAlign w:val="center"/>
          </w:tcPr>
          <w:p w14:paraId="176CEE8F" w14:textId="77777777" w:rsidR="00F26006" w:rsidRPr="0082658D" w:rsidRDefault="00F26006" w:rsidP="00610664">
            <w:pPr>
              <w:spacing w:after="0"/>
              <w:jc w:val="center"/>
              <w:rPr>
                <w:rFonts w:cs="Arial"/>
              </w:rPr>
            </w:pPr>
          </w:p>
        </w:tc>
        <w:tc>
          <w:tcPr>
            <w:tcW w:w="1487" w:type="dxa"/>
            <w:tcMar>
              <w:left w:w="28" w:type="dxa"/>
              <w:right w:w="28" w:type="dxa"/>
            </w:tcMar>
            <w:vAlign w:val="center"/>
          </w:tcPr>
          <w:p w14:paraId="4908AE81" w14:textId="77777777" w:rsidR="00F26006" w:rsidRPr="0082658D" w:rsidRDefault="00F26006" w:rsidP="00610664">
            <w:pPr>
              <w:spacing w:after="0"/>
              <w:jc w:val="center"/>
              <w:rPr>
                <w:rFonts w:cs="Arial"/>
              </w:rPr>
            </w:pPr>
          </w:p>
        </w:tc>
      </w:tr>
      <w:tr w:rsidR="00F26006" w:rsidRPr="0082658D" w14:paraId="7F5C202E" w14:textId="77777777" w:rsidTr="00610664">
        <w:tc>
          <w:tcPr>
            <w:tcW w:w="675" w:type="dxa"/>
            <w:shd w:val="clear" w:color="auto" w:fill="4F81BD" w:themeFill="accent1"/>
            <w:tcMar>
              <w:left w:w="28" w:type="dxa"/>
              <w:right w:w="28" w:type="dxa"/>
            </w:tcMar>
            <w:vAlign w:val="center"/>
          </w:tcPr>
          <w:p w14:paraId="4D6950C8" w14:textId="77777777" w:rsidR="00F26006" w:rsidRPr="00A36550" w:rsidRDefault="00F26006" w:rsidP="00610664">
            <w:pPr>
              <w:spacing w:after="0"/>
              <w:jc w:val="center"/>
              <w:rPr>
                <w:rFonts w:cs="Arial"/>
                <w:color w:val="FFFFFF" w:themeColor="background1"/>
              </w:rPr>
            </w:pPr>
          </w:p>
        </w:tc>
        <w:tc>
          <w:tcPr>
            <w:tcW w:w="1560" w:type="dxa"/>
            <w:tcMar>
              <w:left w:w="28" w:type="dxa"/>
              <w:right w:w="28" w:type="dxa"/>
            </w:tcMar>
            <w:vAlign w:val="center"/>
          </w:tcPr>
          <w:p w14:paraId="5C4CD741" w14:textId="6E877768" w:rsidR="00F26006" w:rsidRPr="00E4499D" w:rsidRDefault="00185C91" w:rsidP="00610664">
            <w:pPr>
              <w:spacing w:after="0"/>
              <w:jc w:val="center"/>
              <w:rPr>
                <w:rFonts w:cs="Arial"/>
              </w:rPr>
            </w:pPr>
            <w:r>
              <w:rPr>
                <w:lang w:val="en-US"/>
              </w:rPr>
              <w:t>REQ-MTA-2</w:t>
            </w:r>
          </w:p>
        </w:tc>
        <w:tc>
          <w:tcPr>
            <w:tcW w:w="4139" w:type="dxa"/>
            <w:tcMar>
              <w:left w:w="28" w:type="dxa"/>
              <w:right w:w="28" w:type="dxa"/>
            </w:tcMar>
            <w:vAlign w:val="center"/>
          </w:tcPr>
          <w:p w14:paraId="0AEAC736" w14:textId="77777777" w:rsidR="00F26006" w:rsidRPr="00E4499D" w:rsidRDefault="00F26006" w:rsidP="00610664">
            <w:pPr>
              <w:spacing w:after="0"/>
              <w:jc w:val="center"/>
              <w:rPr>
                <w:rFonts w:cs="Arial"/>
                <w:highlight w:val="yellow"/>
              </w:rPr>
            </w:pPr>
          </w:p>
        </w:tc>
        <w:tc>
          <w:tcPr>
            <w:tcW w:w="1418" w:type="dxa"/>
            <w:tcMar>
              <w:left w:w="28" w:type="dxa"/>
              <w:right w:w="28" w:type="dxa"/>
            </w:tcMar>
            <w:vAlign w:val="center"/>
          </w:tcPr>
          <w:p w14:paraId="6BE919FD" w14:textId="77777777" w:rsidR="00F26006" w:rsidRPr="0082658D" w:rsidRDefault="00F26006" w:rsidP="00610664">
            <w:pPr>
              <w:spacing w:after="0"/>
              <w:jc w:val="center"/>
              <w:rPr>
                <w:rFonts w:cs="Arial"/>
              </w:rPr>
            </w:pPr>
          </w:p>
        </w:tc>
        <w:tc>
          <w:tcPr>
            <w:tcW w:w="1487" w:type="dxa"/>
            <w:tcMar>
              <w:left w:w="28" w:type="dxa"/>
              <w:right w:w="28" w:type="dxa"/>
            </w:tcMar>
            <w:vAlign w:val="center"/>
          </w:tcPr>
          <w:p w14:paraId="6896E1AA" w14:textId="77777777" w:rsidR="00F26006" w:rsidRPr="0082658D" w:rsidRDefault="00F26006" w:rsidP="00610664">
            <w:pPr>
              <w:spacing w:after="0"/>
              <w:jc w:val="center"/>
              <w:rPr>
                <w:rFonts w:cs="Arial"/>
              </w:rPr>
            </w:pPr>
          </w:p>
        </w:tc>
      </w:tr>
      <w:tr w:rsidR="00F26006" w:rsidRPr="0082658D" w14:paraId="02E7C60E" w14:textId="77777777" w:rsidTr="00610664">
        <w:tc>
          <w:tcPr>
            <w:tcW w:w="675" w:type="dxa"/>
            <w:shd w:val="clear" w:color="auto" w:fill="4F81BD" w:themeFill="accent1"/>
            <w:tcMar>
              <w:left w:w="28" w:type="dxa"/>
              <w:right w:w="28" w:type="dxa"/>
            </w:tcMar>
            <w:vAlign w:val="center"/>
          </w:tcPr>
          <w:p w14:paraId="0C4B745C" w14:textId="77777777" w:rsidR="00F26006" w:rsidRPr="00A36550" w:rsidRDefault="00F26006" w:rsidP="00610664">
            <w:pPr>
              <w:spacing w:after="0"/>
              <w:jc w:val="center"/>
              <w:rPr>
                <w:rFonts w:cs="Arial"/>
                <w:color w:val="FFFFFF" w:themeColor="background1"/>
              </w:rPr>
            </w:pPr>
          </w:p>
        </w:tc>
        <w:tc>
          <w:tcPr>
            <w:tcW w:w="1560" w:type="dxa"/>
            <w:tcMar>
              <w:left w:w="28" w:type="dxa"/>
              <w:right w:w="28" w:type="dxa"/>
            </w:tcMar>
            <w:vAlign w:val="center"/>
          </w:tcPr>
          <w:p w14:paraId="45BB9369" w14:textId="4E29F675" w:rsidR="00F26006" w:rsidRPr="00E4499D" w:rsidRDefault="00185C91" w:rsidP="00610664">
            <w:pPr>
              <w:spacing w:after="0"/>
              <w:jc w:val="center"/>
              <w:rPr>
                <w:rFonts w:cs="Arial"/>
              </w:rPr>
            </w:pPr>
            <w:r>
              <w:rPr>
                <w:lang w:val="en-US"/>
              </w:rPr>
              <w:t>REQ-MTA-3</w:t>
            </w:r>
          </w:p>
        </w:tc>
        <w:tc>
          <w:tcPr>
            <w:tcW w:w="4139" w:type="dxa"/>
            <w:tcMar>
              <w:left w:w="28" w:type="dxa"/>
              <w:right w:w="28" w:type="dxa"/>
            </w:tcMar>
            <w:vAlign w:val="center"/>
          </w:tcPr>
          <w:p w14:paraId="48130081" w14:textId="77777777" w:rsidR="00F26006" w:rsidRPr="00E4499D" w:rsidRDefault="00F26006" w:rsidP="00610664">
            <w:pPr>
              <w:spacing w:after="0"/>
              <w:jc w:val="center"/>
              <w:rPr>
                <w:rFonts w:cs="Arial"/>
                <w:highlight w:val="yellow"/>
              </w:rPr>
            </w:pPr>
          </w:p>
        </w:tc>
        <w:tc>
          <w:tcPr>
            <w:tcW w:w="1418" w:type="dxa"/>
            <w:tcMar>
              <w:left w:w="28" w:type="dxa"/>
              <w:right w:w="28" w:type="dxa"/>
            </w:tcMar>
            <w:vAlign w:val="center"/>
          </w:tcPr>
          <w:p w14:paraId="1C073B25" w14:textId="77777777" w:rsidR="00F26006" w:rsidRPr="0082658D" w:rsidRDefault="00F26006" w:rsidP="00610664">
            <w:pPr>
              <w:spacing w:after="0"/>
              <w:jc w:val="center"/>
              <w:rPr>
                <w:rFonts w:cs="Arial"/>
              </w:rPr>
            </w:pPr>
          </w:p>
        </w:tc>
        <w:tc>
          <w:tcPr>
            <w:tcW w:w="1487" w:type="dxa"/>
            <w:tcMar>
              <w:left w:w="28" w:type="dxa"/>
              <w:right w:w="28" w:type="dxa"/>
            </w:tcMar>
            <w:vAlign w:val="center"/>
          </w:tcPr>
          <w:p w14:paraId="5C74AB98" w14:textId="77777777" w:rsidR="00F26006" w:rsidRPr="0082658D" w:rsidRDefault="00F26006" w:rsidP="00610664">
            <w:pPr>
              <w:spacing w:after="0"/>
              <w:jc w:val="center"/>
              <w:rPr>
                <w:rFonts w:cs="Arial"/>
              </w:rPr>
            </w:pPr>
          </w:p>
        </w:tc>
      </w:tr>
      <w:tr w:rsidR="00F26006" w:rsidRPr="0082658D" w14:paraId="6751F40E" w14:textId="77777777" w:rsidTr="00610664">
        <w:tc>
          <w:tcPr>
            <w:tcW w:w="675" w:type="dxa"/>
            <w:shd w:val="clear" w:color="auto" w:fill="4F81BD" w:themeFill="accent1"/>
            <w:tcMar>
              <w:left w:w="28" w:type="dxa"/>
              <w:right w:w="28" w:type="dxa"/>
            </w:tcMar>
            <w:vAlign w:val="center"/>
          </w:tcPr>
          <w:p w14:paraId="10A5C6C7" w14:textId="77777777" w:rsidR="00F26006" w:rsidRPr="00A36550" w:rsidRDefault="00F26006" w:rsidP="00610664">
            <w:pPr>
              <w:spacing w:after="0"/>
              <w:jc w:val="center"/>
              <w:rPr>
                <w:rFonts w:cs="Arial"/>
                <w:color w:val="FFFFFF" w:themeColor="background1"/>
              </w:rPr>
            </w:pPr>
          </w:p>
        </w:tc>
        <w:tc>
          <w:tcPr>
            <w:tcW w:w="1560" w:type="dxa"/>
            <w:tcMar>
              <w:left w:w="28" w:type="dxa"/>
              <w:right w:w="28" w:type="dxa"/>
            </w:tcMar>
            <w:vAlign w:val="center"/>
          </w:tcPr>
          <w:p w14:paraId="42C782E8" w14:textId="77777777" w:rsidR="00F26006" w:rsidRPr="00E4499D" w:rsidRDefault="00F26006" w:rsidP="00610664">
            <w:pPr>
              <w:spacing w:after="0"/>
              <w:jc w:val="center"/>
              <w:rPr>
                <w:rFonts w:cs="Arial"/>
              </w:rPr>
            </w:pPr>
          </w:p>
        </w:tc>
        <w:tc>
          <w:tcPr>
            <w:tcW w:w="4139" w:type="dxa"/>
            <w:tcMar>
              <w:left w:w="28" w:type="dxa"/>
              <w:right w:w="28" w:type="dxa"/>
            </w:tcMar>
            <w:vAlign w:val="center"/>
          </w:tcPr>
          <w:p w14:paraId="7AF5DB1D" w14:textId="77777777" w:rsidR="00F26006" w:rsidRPr="00E4499D" w:rsidRDefault="00F26006" w:rsidP="00610664">
            <w:pPr>
              <w:spacing w:after="0"/>
              <w:jc w:val="center"/>
              <w:rPr>
                <w:rFonts w:cs="Arial"/>
                <w:highlight w:val="yellow"/>
              </w:rPr>
            </w:pPr>
          </w:p>
        </w:tc>
        <w:tc>
          <w:tcPr>
            <w:tcW w:w="1418" w:type="dxa"/>
            <w:tcMar>
              <w:left w:w="28" w:type="dxa"/>
              <w:right w:w="28" w:type="dxa"/>
            </w:tcMar>
            <w:vAlign w:val="center"/>
          </w:tcPr>
          <w:p w14:paraId="44E3E9C3" w14:textId="77777777" w:rsidR="00F26006" w:rsidRPr="0082658D" w:rsidRDefault="00F26006" w:rsidP="00610664">
            <w:pPr>
              <w:spacing w:after="0"/>
              <w:jc w:val="center"/>
              <w:rPr>
                <w:rFonts w:cs="Arial"/>
              </w:rPr>
            </w:pPr>
          </w:p>
        </w:tc>
        <w:tc>
          <w:tcPr>
            <w:tcW w:w="1487" w:type="dxa"/>
            <w:tcMar>
              <w:left w:w="28" w:type="dxa"/>
              <w:right w:w="28" w:type="dxa"/>
            </w:tcMar>
            <w:vAlign w:val="center"/>
          </w:tcPr>
          <w:p w14:paraId="768BABFD" w14:textId="77777777" w:rsidR="00F26006" w:rsidRPr="0082658D" w:rsidRDefault="00F26006" w:rsidP="00610664">
            <w:pPr>
              <w:spacing w:after="0"/>
              <w:jc w:val="center"/>
              <w:rPr>
                <w:rFonts w:cs="Arial"/>
              </w:rPr>
            </w:pPr>
          </w:p>
        </w:tc>
      </w:tr>
      <w:tr w:rsidR="003F5E1F" w:rsidRPr="0082658D" w14:paraId="10052380" w14:textId="77777777" w:rsidTr="003B49CB">
        <w:tc>
          <w:tcPr>
            <w:tcW w:w="675" w:type="dxa"/>
            <w:shd w:val="clear" w:color="auto" w:fill="4F81BD" w:themeFill="accent1"/>
            <w:tcMar>
              <w:left w:w="28" w:type="dxa"/>
              <w:right w:w="28" w:type="dxa"/>
            </w:tcMar>
            <w:vAlign w:val="center"/>
          </w:tcPr>
          <w:p w14:paraId="604CDA74" w14:textId="77777777" w:rsidR="003F5E1F" w:rsidRPr="008547BF" w:rsidRDefault="003F5E1F" w:rsidP="003B49CB">
            <w:pPr>
              <w:spacing w:after="0"/>
              <w:jc w:val="center"/>
              <w:rPr>
                <w:rFonts w:cs="Arial"/>
                <w:color w:val="FFFFFF" w:themeColor="background1"/>
                <w:lang w:val="el-GR"/>
              </w:rPr>
            </w:pPr>
          </w:p>
        </w:tc>
        <w:tc>
          <w:tcPr>
            <w:tcW w:w="1560" w:type="dxa"/>
            <w:tcMar>
              <w:left w:w="28" w:type="dxa"/>
              <w:right w:w="28" w:type="dxa"/>
            </w:tcMar>
            <w:vAlign w:val="center"/>
          </w:tcPr>
          <w:p w14:paraId="7F657DDC"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739A6C6F"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063EE6EC"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362DA44E" w14:textId="77777777" w:rsidR="003F5E1F" w:rsidRPr="0082658D" w:rsidRDefault="003F5E1F" w:rsidP="003B49CB">
            <w:pPr>
              <w:spacing w:after="0"/>
              <w:jc w:val="center"/>
              <w:rPr>
                <w:rFonts w:cs="Arial"/>
              </w:rPr>
            </w:pPr>
          </w:p>
        </w:tc>
      </w:tr>
      <w:tr w:rsidR="003F5E1F" w:rsidRPr="0082658D" w14:paraId="10F9D59C" w14:textId="77777777" w:rsidTr="003B49CB">
        <w:tc>
          <w:tcPr>
            <w:tcW w:w="675" w:type="dxa"/>
            <w:shd w:val="clear" w:color="auto" w:fill="4F81BD" w:themeFill="accent1"/>
            <w:tcMar>
              <w:left w:w="28" w:type="dxa"/>
              <w:right w:w="28" w:type="dxa"/>
            </w:tcMar>
            <w:vAlign w:val="center"/>
          </w:tcPr>
          <w:p w14:paraId="302F8CD7"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2B3AD572" w14:textId="56A61883" w:rsidR="003F5E1F" w:rsidRPr="00E4499D" w:rsidRDefault="003F5E1F" w:rsidP="003F5E1F">
            <w:pPr>
              <w:spacing w:after="0"/>
              <w:jc w:val="center"/>
              <w:rPr>
                <w:rFonts w:cs="Arial"/>
              </w:rPr>
            </w:pPr>
            <w:r w:rsidRPr="00E4499D">
              <w:t>REQ-</w:t>
            </w:r>
            <w:r>
              <w:t>ORM-1</w:t>
            </w:r>
          </w:p>
        </w:tc>
        <w:tc>
          <w:tcPr>
            <w:tcW w:w="4139" w:type="dxa"/>
            <w:tcMar>
              <w:left w:w="28" w:type="dxa"/>
              <w:right w:w="28" w:type="dxa"/>
            </w:tcMar>
            <w:vAlign w:val="center"/>
          </w:tcPr>
          <w:p w14:paraId="0B1B38E1" w14:textId="3D0740C4" w:rsidR="003F5E1F" w:rsidRPr="00E4499D" w:rsidRDefault="003F5E1F" w:rsidP="003F5E1F">
            <w:pPr>
              <w:spacing w:after="0"/>
              <w:jc w:val="center"/>
              <w:rPr>
                <w:rFonts w:cs="Arial"/>
                <w:highlight w:val="yellow"/>
              </w:rPr>
            </w:pPr>
            <w:r w:rsidRPr="007C1EB4">
              <w:t>This module MUST detect and recognise relevant objects in image and video content</w:t>
            </w:r>
          </w:p>
        </w:tc>
        <w:tc>
          <w:tcPr>
            <w:tcW w:w="1418" w:type="dxa"/>
            <w:tcMar>
              <w:left w:w="28" w:type="dxa"/>
              <w:right w:w="28" w:type="dxa"/>
            </w:tcMar>
            <w:vAlign w:val="center"/>
          </w:tcPr>
          <w:p w14:paraId="2E61C7A3" w14:textId="5A4C7D9D" w:rsidR="003F5E1F" w:rsidRPr="0082658D" w:rsidRDefault="003F5E1F" w:rsidP="003F5E1F">
            <w:pPr>
              <w:spacing w:after="0"/>
              <w:jc w:val="center"/>
              <w:rPr>
                <w:rFonts w:cs="Arial"/>
              </w:rPr>
            </w:pPr>
            <w:r w:rsidRPr="007C1EB4">
              <w:rPr>
                <w:rFonts w:cs="Arial"/>
                <w:noProof/>
              </w:rPr>
              <w:t>Functional</w:t>
            </w:r>
          </w:p>
        </w:tc>
        <w:tc>
          <w:tcPr>
            <w:tcW w:w="1487" w:type="dxa"/>
            <w:tcMar>
              <w:left w:w="28" w:type="dxa"/>
              <w:right w:w="28" w:type="dxa"/>
            </w:tcMar>
            <w:vAlign w:val="center"/>
          </w:tcPr>
          <w:p w14:paraId="78347F05" w14:textId="437BC4C7" w:rsidR="003F5E1F" w:rsidRPr="0082658D" w:rsidRDefault="003F5E1F" w:rsidP="003F5E1F">
            <w:pPr>
              <w:spacing w:after="0"/>
              <w:jc w:val="center"/>
              <w:rPr>
                <w:rFonts w:cs="Arial"/>
              </w:rPr>
            </w:pPr>
            <w:r w:rsidRPr="007C1EB4">
              <w:rPr>
                <w:rFonts w:cs="Arial"/>
                <w:noProof/>
              </w:rPr>
              <w:t>Demonstration</w:t>
            </w:r>
          </w:p>
        </w:tc>
      </w:tr>
      <w:tr w:rsidR="003F5E1F" w:rsidRPr="0082658D" w14:paraId="3AC4E816" w14:textId="77777777" w:rsidTr="003B49CB">
        <w:tc>
          <w:tcPr>
            <w:tcW w:w="675" w:type="dxa"/>
            <w:shd w:val="clear" w:color="auto" w:fill="4F81BD" w:themeFill="accent1"/>
            <w:tcMar>
              <w:left w:w="28" w:type="dxa"/>
              <w:right w:w="28" w:type="dxa"/>
            </w:tcMar>
            <w:vAlign w:val="center"/>
          </w:tcPr>
          <w:p w14:paraId="5B847FA3"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05217260" w14:textId="7E38F0D6" w:rsidR="003F5E1F" w:rsidRPr="00E4499D" w:rsidRDefault="003F5E1F" w:rsidP="003F5E1F">
            <w:pPr>
              <w:spacing w:after="0"/>
              <w:jc w:val="center"/>
              <w:rPr>
                <w:rFonts w:cs="Arial"/>
              </w:rPr>
            </w:pPr>
            <w:r w:rsidRPr="00E4499D">
              <w:t>REQ-</w:t>
            </w:r>
            <w:r>
              <w:t>ORM-2</w:t>
            </w:r>
          </w:p>
        </w:tc>
        <w:tc>
          <w:tcPr>
            <w:tcW w:w="4139" w:type="dxa"/>
            <w:tcMar>
              <w:left w:w="28" w:type="dxa"/>
              <w:right w:w="28" w:type="dxa"/>
            </w:tcMar>
            <w:vAlign w:val="center"/>
          </w:tcPr>
          <w:p w14:paraId="6F2D7E66" w14:textId="697C4D2E" w:rsidR="003F5E1F" w:rsidRPr="00E4499D" w:rsidRDefault="003F5E1F" w:rsidP="003F5E1F">
            <w:pPr>
              <w:spacing w:after="0"/>
              <w:jc w:val="center"/>
              <w:rPr>
                <w:rFonts w:cs="Arial"/>
                <w:highlight w:val="yellow"/>
              </w:rPr>
            </w:pPr>
            <w:r w:rsidRPr="00E4499D">
              <w:rPr>
                <w:rFonts w:ascii="Calibri" w:hAnsi="Calibri" w:cs="Calibri"/>
              </w:rPr>
              <w:t xml:space="preserve">The output of the Object detection module </w:t>
            </w:r>
            <w:r w:rsidRPr="00E4499D">
              <w:rPr>
                <w:rFonts w:ascii="Calibri" w:hAnsi="Calibri" w:cs="Calibri"/>
                <w:b/>
              </w:rPr>
              <w:t>must</w:t>
            </w:r>
            <w:r w:rsidRPr="00E4499D">
              <w:rPr>
                <w:rFonts w:ascii="Calibri" w:hAnsi="Calibri" w:cs="Calibri"/>
              </w:rPr>
              <w:t xml:space="preserve"> be ROI, a bounding box and utf-8 data</w:t>
            </w:r>
          </w:p>
        </w:tc>
        <w:tc>
          <w:tcPr>
            <w:tcW w:w="1418" w:type="dxa"/>
            <w:tcMar>
              <w:left w:w="28" w:type="dxa"/>
              <w:right w:w="28" w:type="dxa"/>
            </w:tcMar>
            <w:vAlign w:val="center"/>
          </w:tcPr>
          <w:p w14:paraId="3F5711BB" w14:textId="60A9DF43" w:rsidR="003F5E1F" w:rsidRPr="0082658D" w:rsidRDefault="003F5E1F" w:rsidP="003F5E1F">
            <w:pPr>
              <w:spacing w:after="0"/>
              <w:jc w:val="center"/>
              <w:rPr>
                <w:rFonts w:cs="Arial"/>
              </w:rPr>
            </w:pPr>
            <w:r w:rsidRPr="00421C4E">
              <w:rPr>
                <w:rFonts w:cs="Arial"/>
                <w:noProof/>
              </w:rPr>
              <w:t>Functional</w:t>
            </w:r>
          </w:p>
        </w:tc>
        <w:tc>
          <w:tcPr>
            <w:tcW w:w="1487" w:type="dxa"/>
            <w:tcMar>
              <w:left w:w="28" w:type="dxa"/>
              <w:right w:w="28" w:type="dxa"/>
            </w:tcMar>
            <w:vAlign w:val="center"/>
          </w:tcPr>
          <w:p w14:paraId="0A500462" w14:textId="6FE6E959" w:rsidR="003F5E1F" w:rsidRPr="0082658D" w:rsidRDefault="003F5E1F" w:rsidP="003F5E1F">
            <w:pPr>
              <w:spacing w:after="0"/>
              <w:jc w:val="center"/>
              <w:rPr>
                <w:rFonts w:cs="Arial"/>
              </w:rPr>
            </w:pPr>
            <w:r w:rsidRPr="00D52F37">
              <w:rPr>
                <w:rFonts w:cs="Arial"/>
                <w:noProof/>
              </w:rPr>
              <w:t>Yes/No</w:t>
            </w:r>
          </w:p>
        </w:tc>
      </w:tr>
      <w:tr w:rsidR="003F5E1F" w:rsidRPr="0082658D" w14:paraId="16DD164E" w14:textId="77777777" w:rsidTr="003B49CB">
        <w:tc>
          <w:tcPr>
            <w:tcW w:w="675" w:type="dxa"/>
            <w:shd w:val="clear" w:color="auto" w:fill="4F81BD" w:themeFill="accent1"/>
            <w:tcMar>
              <w:left w:w="28" w:type="dxa"/>
              <w:right w:w="28" w:type="dxa"/>
            </w:tcMar>
            <w:vAlign w:val="center"/>
          </w:tcPr>
          <w:p w14:paraId="2F086E95"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718714C1" w14:textId="0892FDA3" w:rsidR="003F5E1F" w:rsidRPr="00E4499D" w:rsidRDefault="003F5E1F" w:rsidP="003F5E1F">
            <w:pPr>
              <w:spacing w:after="0"/>
              <w:jc w:val="center"/>
              <w:rPr>
                <w:rFonts w:cs="Arial"/>
              </w:rPr>
            </w:pPr>
            <w:r w:rsidRPr="00E4499D">
              <w:t>REQ-</w:t>
            </w:r>
            <w:r>
              <w:t>CDRM-1</w:t>
            </w:r>
          </w:p>
        </w:tc>
        <w:tc>
          <w:tcPr>
            <w:tcW w:w="4139" w:type="dxa"/>
            <w:tcMar>
              <w:left w:w="28" w:type="dxa"/>
              <w:right w:w="28" w:type="dxa"/>
            </w:tcMar>
            <w:vAlign w:val="center"/>
          </w:tcPr>
          <w:p w14:paraId="66342D04" w14:textId="0A1904E6" w:rsidR="003F5E1F" w:rsidRPr="00E4499D" w:rsidRDefault="003F5E1F" w:rsidP="003F5E1F">
            <w:pPr>
              <w:spacing w:after="0"/>
              <w:jc w:val="center"/>
              <w:rPr>
                <w:rFonts w:cs="Arial"/>
                <w:highlight w:val="yellow"/>
              </w:rPr>
            </w:pPr>
            <w:r w:rsidRPr="00E4499D">
              <w:rPr>
                <w:rFonts w:ascii="Calibri" w:hAnsi="Calibri" w:cs="Calibri"/>
              </w:rPr>
              <w:t xml:space="preserve">The Concept Detection and Recognition Module </w:t>
            </w:r>
            <w:r w:rsidRPr="00E4499D">
              <w:rPr>
                <w:rFonts w:ascii="Calibri" w:hAnsi="Calibri" w:cs="Calibri"/>
                <w:b/>
              </w:rPr>
              <w:t>should</w:t>
            </w:r>
            <w:r w:rsidRPr="00E4499D">
              <w:rPr>
                <w:rFonts w:ascii="Calibri" w:hAnsi="Calibri" w:cs="Calibri"/>
              </w:rPr>
              <w:t xml:space="preserve"> detect and</w:t>
            </w:r>
            <w:r>
              <w:rPr>
                <w:rFonts w:ascii="Calibri" w:hAnsi="Calibri" w:cs="Calibri"/>
              </w:rPr>
              <w:t xml:space="preserve"> </w:t>
            </w:r>
            <w:r w:rsidRPr="00E4499D">
              <w:rPr>
                <w:rFonts w:ascii="Calibri" w:hAnsi="Calibri" w:cs="Calibri"/>
              </w:rPr>
              <w:t xml:space="preserve">recognize concepts that are present in </w:t>
            </w:r>
            <w:r w:rsidRPr="00E4499D">
              <w:t>the domain of illegal trafficking-related activities</w:t>
            </w:r>
          </w:p>
        </w:tc>
        <w:tc>
          <w:tcPr>
            <w:tcW w:w="1418" w:type="dxa"/>
            <w:tcMar>
              <w:left w:w="28" w:type="dxa"/>
              <w:right w:w="28" w:type="dxa"/>
            </w:tcMar>
            <w:vAlign w:val="center"/>
          </w:tcPr>
          <w:p w14:paraId="7AAFEADC" w14:textId="7CDDA53F" w:rsidR="003F5E1F" w:rsidRPr="0082658D" w:rsidRDefault="003F5E1F" w:rsidP="003F5E1F">
            <w:pPr>
              <w:spacing w:after="0"/>
              <w:jc w:val="center"/>
              <w:rPr>
                <w:rFonts w:cs="Arial"/>
              </w:rPr>
            </w:pPr>
            <w:r w:rsidRPr="0082658D">
              <w:rPr>
                <w:rFonts w:cs="Arial"/>
                <w:noProof/>
              </w:rPr>
              <w:t>Functional</w:t>
            </w:r>
          </w:p>
        </w:tc>
        <w:tc>
          <w:tcPr>
            <w:tcW w:w="1487" w:type="dxa"/>
            <w:tcMar>
              <w:left w:w="28" w:type="dxa"/>
              <w:right w:w="28" w:type="dxa"/>
            </w:tcMar>
            <w:vAlign w:val="center"/>
          </w:tcPr>
          <w:p w14:paraId="49D1F627" w14:textId="5E195CD8" w:rsidR="003F5E1F" w:rsidRPr="0082658D" w:rsidRDefault="003F5E1F" w:rsidP="003F5E1F">
            <w:pPr>
              <w:spacing w:after="0"/>
              <w:jc w:val="center"/>
              <w:rPr>
                <w:rFonts w:cs="Arial"/>
              </w:rPr>
            </w:pPr>
            <w:r w:rsidRPr="0082658D">
              <w:rPr>
                <w:rFonts w:cs="Arial"/>
                <w:noProof/>
              </w:rPr>
              <w:t>Short Answer</w:t>
            </w:r>
          </w:p>
        </w:tc>
      </w:tr>
      <w:tr w:rsidR="00185C91" w:rsidRPr="0082658D" w14:paraId="78DB55B5" w14:textId="77777777" w:rsidTr="00610664">
        <w:tc>
          <w:tcPr>
            <w:tcW w:w="675" w:type="dxa"/>
            <w:shd w:val="clear" w:color="auto" w:fill="4F81BD" w:themeFill="accent1"/>
            <w:tcMar>
              <w:left w:w="28" w:type="dxa"/>
              <w:right w:w="28" w:type="dxa"/>
            </w:tcMar>
            <w:vAlign w:val="center"/>
          </w:tcPr>
          <w:p w14:paraId="6AE443E3" w14:textId="77777777" w:rsidR="00185C91" w:rsidRPr="00A36550" w:rsidRDefault="00185C91" w:rsidP="00610664">
            <w:pPr>
              <w:spacing w:after="0"/>
              <w:jc w:val="center"/>
              <w:rPr>
                <w:rFonts w:cs="Arial"/>
                <w:color w:val="FFFFFF" w:themeColor="background1"/>
              </w:rPr>
            </w:pPr>
          </w:p>
        </w:tc>
        <w:tc>
          <w:tcPr>
            <w:tcW w:w="1560" w:type="dxa"/>
            <w:tcMar>
              <w:left w:w="28" w:type="dxa"/>
              <w:right w:w="28" w:type="dxa"/>
            </w:tcMar>
            <w:vAlign w:val="center"/>
          </w:tcPr>
          <w:p w14:paraId="520D4663" w14:textId="1FF18A9E" w:rsidR="00185C91" w:rsidRPr="00E4499D" w:rsidRDefault="00185C91" w:rsidP="00610664">
            <w:pPr>
              <w:spacing w:after="0"/>
              <w:jc w:val="center"/>
              <w:rPr>
                <w:rFonts w:cs="Arial"/>
              </w:rPr>
            </w:pPr>
            <w:r w:rsidRPr="00E4499D">
              <w:t>REQ-</w:t>
            </w:r>
            <w:r>
              <w:t>CDRM-2</w:t>
            </w:r>
          </w:p>
        </w:tc>
        <w:tc>
          <w:tcPr>
            <w:tcW w:w="4139" w:type="dxa"/>
            <w:tcMar>
              <w:left w:w="28" w:type="dxa"/>
              <w:right w:w="28" w:type="dxa"/>
            </w:tcMar>
            <w:vAlign w:val="center"/>
          </w:tcPr>
          <w:p w14:paraId="62522598" w14:textId="77777777" w:rsidR="00185C91" w:rsidRPr="00E4499D" w:rsidRDefault="00185C91" w:rsidP="00610664">
            <w:pPr>
              <w:spacing w:after="0"/>
              <w:jc w:val="center"/>
              <w:rPr>
                <w:rFonts w:cs="Arial"/>
                <w:highlight w:val="yellow"/>
              </w:rPr>
            </w:pPr>
          </w:p>
        </w:tc>
        <w:tc>
          <w:tcPr>
            <w:tcW w:w="1418" w:type="dxa"/>
            <w:tcMar>
              <w:left w:w="28" w:type="dxa"/>
              <w:right w:w="28" w:type="dxa"/>
            </w:tcMar>
            <w:vAlign w:val="center"/>
          </w:tcPr>
          <w:p w14:paraId="04792C10" w14:textId="77777777" w:rsidR="00185C91" w:rsidRPr="0082658D" w:rsidRDefault="00185C91" w:rsidP="00610664">
            <w:pPr>
              <w:spacing w:after="0"/>
              <w:jc w:val="center"/>
              <w:rPr>
                <w:rFonts w:cs="Arial"/>
              </w:rPr>
            </w:pPr>
          </w:p>
        </w:tc>
        <w:tc>
          <w:tcPr>
            <w:tcW w:w="1487" w:type="dxa"/>
            <w:tcMar>
              <w:left w:w="28" w:type="dxa"/>
              <w:right w:w="28" w:type="dxa"/>
            </w:tcMar>
            <w:vAlign w:val="center"/>
          </w:tcPr>
          <w:p w14:paraId="379C0E3F" w14:textId="77777777" w:rsidR="00185C91" w:rsidRPr="0082658D" w:rsidRDefault="00185C91" w:rsidP="00610664">
            <w:pPr>
              <w:spacing w:after="0"/>
              <w:jc w:val="center"/>
              <w:rPr>
                <w:rFonts w:cs="Arial"/>
              </w:rPr>
            </w:pPr>
          </w:p>
        </w:tc>
      </w:tr>
      <w:tr w:rsidR="00185C91" w:rsidRPr="0082658D" w14:paraId="0A2F1B14" w14:textId="77777777" w:rsidTr="00610664">
        <w:tc>
          <w:tcPr>
            <w:tcW w:w="675" w:type="dxa"/>
            <w:shd w:val="clear" w:color="auto" w:fill="4F81BD" w:themeFill="accent1"/>
            <w:tcMar>
              <w:left w:w="28" w:type="dxa"/>
              <w:right w:w="28" w:type="dxa"/>
            </w:tcMar>
            <w:vAlign w:val="center"/>
          </w:tcPr>
          <w:p w14:paraId="11740442" w14:textId="77777777" w:rsidR="00185C91" w:rsidRPr="00A36550" w:rsidRDefault="00185C91" w:rsidP="00610664">
            <w:pPr>
              <w:spacing w:after="0"/>
              <w:jc w:val="center"/>
              <w:rPr>
                <w:rFonts w:cs="Arial"/>
                <w:color w:val="FFFFFF" w:themeColor="background1"/>
              </w:rPr>
            </w:pPr>
          </w:p>
        </w:tc>
        <w:tc>
          <w:tcPr>
            <w:tcW w:w="1560" w:type="dxa"/>
            <w:tcMar>
              <w:left w:w="28" w:type="dxa"/>
              <w:right w:w="28" w:type="dxa"/>
            </w:tcMar>
            <w:vAlign w:val="center"/>
          </w:tcPr>
          <w:p w14:paraId="2AD40310" w14:textId="3A5271A9" w:rsidR="00185C91" w:rsidRPr="00E4499D" w:rsidRDefault="00185C91" w:rsidP="00610664">
            <w:pPr>
              <w:spacing w:after="0"/>
              <w:jc w:val="center"/>
              <w:rPr>
                <w:rFonts w:cs="Arial"/>
              </w:rPr>
            </w:pPr>
            <w:r>
              <w:t>REQ-EDM-1</w:t>
            </w:r>
          </w:p>
        </w:tc>
        <w:tc>
          <w:tcPr>
            <w:tcW w:w="4139" w:type="dxa"/>
            <w:tcMar>
              <w:left w:w="28" w:type="dxa"/>
              <w:right w:w="28" w:type="dxa"/>
            </w:tcMar>
            <w:vAlign w:val="center"/>
          </w:tcPr>
          <w:p w14:paraId="2286414D" w14:textId="77777777" w:rsidR="00185C91" w:rsidRPr="00E4499D" w:rsidRDefault="00185C91" w:rsidP="00610664">
            <w:pPr>
              <w:spacing w:after="0"/>
              <w:jc w:val="center"/>
              <w:rPr>
                <w:rFonts w:cs="Arial"/>
                <w:highlight w:val="yellow"/>
              </w:rPr>
            </w:pPr>
          </w:p>
        </w:tc>
        <w:tc>
          <w:tcPr>
            <w:tcW w:w="1418" w:type="dxa"/>
            <w:tcMar>
              <w:left w:w="28" w:type="dxa"/>
              <w:right w:w="28" w:type="dxa"/>
            </w:tcMar>
            <w:vAlign w:val="center"/>
          </w:tcPr>
          <w:p w14:paraId="1383DB33" w14:textId="77777777" w:rsidR="00185C91" w:rsidRPr="0082658D" w:rsidRDefault="00185C91" w:rsidP="00610664">
            <w:pPr>
              <w:spacing w:after="0"/>
              <w:jc w:val="center"/>
              <w:rPr>
                <w:rFonts w:cs="Arial"/>
              </w:rPr>
            </w:pPr>
          </w:p>
        </w:tc>
        <w:tc>
          <w:tcPr>
            <w:tcW w:w="1487" w:type="dxa"/>
            <w:tcMar>
              <w:left w:w="28" w:type="dxa"/>
              <w:right w:w="28" w:type="dxa"/>
            </w:tcMar>
            <w:vAlign w:val="center"/>
          </w:tcPr>
          <w:p w14:paraId="447CFE28" w14:textId="77777777" w:rsidR="00185C91" w:rsidRPr="0082658D" w:rsidRDefault="00185C91" w:rsidP="00610664">
            <w:pPr>
              <w:spacing w:after="0"/>
              <w:jc w:val="center"/>
              <w:rPr>
                <w:rFonts w:cs="Arial"/>
              </w:rPr>
            </w:pPr>
          </w:p>
        </w:tc>
      </w:tr>
      <w:tr w:rsidR="00185C91" w:rsidRPr="0082658D" w14:paraId="46E428BA" w14:textId="77777777" w:rsidTr="00610664">
        <w:tc>
          <w:tcPr>
            <w:tcW w:w="675" w:type="dxa"/>
            <w:shd w:val="clear" w:color="auto" w:fill="4F81BD" w:themeFill="accent1"/>
            <w:tcMar>
              <w:left w:w="28" w:type="dxa"/>
              <w:right w:w="28" w:type="dxa"/>
            </w:tcMar>
            <w:vAlign w:val="center"/>
          </w:tcPr>
          <w:p w14:paraId="4C2E79E0" w14:textId="77777777" w:rsidR="00185C91" w:rsidRPr="00A36550" w:rsidRDefault="00185C91" w:rsidP="00610664">
            <w:pPr>
              <w:spacing w:after="0"/>
              <w:jc w:val="center"/>
              <w:rPr>
                <w:rFonts w:cs="Arial"/>
                <w:color w:val="FFFFFF" w:themeColor="background1"/>
              </w:rPr>
            </w:pPr>
          </w:p>
        </w:tc>
        <w:tc>
          <w:tcPr>
            <w:tcW w:w="1560" w:type="dxa"/>
            <w:tcMar>
              <w:left w:w="28" w:type="dxa"/>
              <w:right w:w="28" w:type="dxa"/>
            </w:tcMar>
            <w:vAlign w:val="center"/>
          </w:tcPr>
          <w:p w14:paraId="2E065547" w14:textId="77777777" w:rsidR="00185C91" w:rsidRPr="00E4499D" w:rsidRDefault="00185C91" w:rsidP="00610664">
            <w:pPr>
              <w:spacing w:after="0"/>
              <w:jc w:val="center"/>
              <w:rPr>
                <w:rFonts w:cs="Arial"/>
              </w:rPr>
            </w:pPr>
          </w:p>
        </w:tc>
        <w:tc>
          <w:tcPr>
            <w:tcW w:w="4139" w:type="dxa"/>
            <w:tcMar>
              <w:left w:w="28" w:type="dxa"/>
              <w:right w:w="28" w:type="dxa"/>
            </w:tcMar>
            <w:vAlign w:val="center"/>
          </w:tcPr>
          <w:p w14:paraId="44024289" w14:textId="77777777" w:rsidR="00185C91" w:rsidRPr="00E4499D" w:rsidRDefault="00185C91" w:rsidP="00610664">
            <w:pPr>
              <w:spacing w:after="0"/>
              <w:jc w:val="center"/>
              <w:rPr>
                <w:rFonts w:cs="Arial"/>
                <w:highlight w:val="yellow"/>
              </w:rPr>
            </w:pPr>
          </w:p>
        </w:tc>
        <w:tc>
          <w:tcPr>
            <w:tcW w:w="1418" w:type="dxa"/>
            <w:tcMar>
              <w:left w:w="28" w:type="dxa"/>
              <w:right w:w="28" w:type="dxa"/>
            </w:tcMar>
            <w:vAlign w:val="center"/>
          </w:tcPr>
          <w:p w14:paraId="25BF4F06" w14:textId="77777777" w:rsidR="00185C91" w:rsidRPr="0082658D" w:rsidRDefault="00185C91" w:rsidP="00610664">
            <w:pPr>
              <w:spacing w:after="0"/>
              <w:jc w:val="center"/>
              <w:rPr>
                <w:rFonts w:cs="Arial"/>
              </w:rPr>
            </w:pPr>
          </w:p>
        </w:tc>
        <w:tc>
          <w:tcPr>
            <w:tcW w:w="1487" w:type="dxa"/>
            <w:tcMar>
              <w:left w:w="28" w:type="dxa"/>
              <w:right w:w="28" w:type="dxa"/>
            </w:tcMar>
            <w:vAlign w:val="center"/>
          </w:tcPr>
          <w:p w14:paraId="37475712" w14:textId="77777777" w:rsidR="00185C91" w:rsidRPr="0082658D" w:rsidRDefault="00185C91" w:rsidP="00610664">
            <w:pPr>
              <w:spacing w:after="0"/>
              <w:jc w:val="center"/>
              <w:rPr>
                <w:rFonts w:cs="Arial"/>
              </w:rPr>
            </w:pPr>
          </w:p>
        </w:tc>
      </w:tr>
      <w:tr w:rsidR="00185C91" w:rsidRPr="0082658D" w14:paraId="3D81076E" w14:textId="77777777" w:rsidTr="00610664">
        <w:tc>
          <w:tcPr>
            <w:tcW w:w="675" w:type="dxa"/>
            <w:shd w:val="clear" w:color="auto" w:fill="4F81BD" w:themeFill="accent1"/>
            <w:tcMar>
              <w:left w:w="28" w:type="dxa"/>
              <w:right w:w="28" w:type="dxa"/>
            </w:tcMar>
            <w:vAlign w:val="center"/>
          </w:tcPr>
          <w:p w14:paraId="39FB4395" w14:textId="77777777" w:rsidR="00185C91" w:rsidRPr="00A36550" w:rsidRDefault="00185C91" w:rsidP="00610664">
            <w:pPr>
              <w:spacing w:after="0"/>
              <w:jc w:val="center"/>
              <w:rPr>
                <w:rFonts w:cs="Arial"/>
                <w:color w:val="FFFFFF" w:themeColor="background1"/>
              </w:rPr>
            </w:pPr>
          </w:p>
        </w:tc>
        <w:tc>
          <w:tcPr>
            <w:tcW w:w="1560" w:type="dxa"/>
            <w:tcMar>
              <w:left w:w="28" w:type="dxa"/>
              <w:right w:w="28" w:type="dxa"/>
            </w:tcMar>
            <w:vAlign w:val="center"/>
          </w:tcPr>
          <w:p w14:paraId="775C8710" w14:textId="48834AD5" w:rsidR="00185C91" w:rsidRPr="00E4499D" w:rsidRDefault="00DF7D20" w:rsidP="00610664">
            <w:pPr>
              <w:spacing w:after="0"/>
              <w:jc w:val="center"/>
              <w:rPr>
                <w:rFonts w:cs="Arial"/>
              </w:rPr>
            </w:pPr>
            <w:r>
              <w:t>REQ-TMS-1</w:t>
            </w:r>
          </w:p>
        </w:tc>
        <w:tc>
          <w:tcPr>
            <w:tcW w:w="4139" w:type="dxa"/>
            <w:tcMar>
              <w:left w:w="28" w:type="dxa"/>
              <w:right w:w="28" w:type="dxa"/>
            </w:tcMar>
            <w:vAlign w:val="center"/>
          </w:tcPr>
          <w:p w14:paraId="33B66C25" w14:textId="77777777" w:rsidR="00185C91" w:rsidRPr="00E4499D" w:rsidRDefault="00185C91" w:rsidP="00610664">
            <w:pPr>
              <w:spacing w:after="0"/>
              <w:jc w:val="center"/>
              <w:rPr>
                <w:rFonts w:cs="Arial"/>
                <w:highlight w:val="yellow"/>
              </w:rPr>
            </w:pPr>
          </w:p>
        </w:tc>
        <w:tc>
          <w:tcPr>
            <w:tcW w:w="1418" w:type="dxa"/>
            <w:tcMar>
              <w:left w:w="28" w:type="dxa"/>
              <w:right w:w="28" w:type="dxa"/>
            </w:tcMar>
            <w:vAlign w:val="center"/>
          </w:tcPr>
          <w:p w14:paraId="785FA0AE" w14:textId="77777777" w:rsidR="00185C91" w:rsidRPr="0082658D" w:rsidRDefault="00185C91" w:rsidP="00610664">
            <w:pPr>
              <w:spacing w:after="0"/>
              <w:jc w:val="center"/>
              <w:rPr>
                <w:rFonts w:cs="Arial"/>
              </w:rPr>
            </w:pPr>
          </w:p>
        </w:tc>
        <w:tc>
          <w:tcPr>
            <w:tcW w:w="1487" w:type="dxa"/>
            <w:tcMar>
              <w:left w:w="28" w:type="dxa"/>
              <w:right w:w="28" w:type="dxa"/>
            </w:tcMar>
            <w:vAlign w:val="center"/>
          </w:tcPr>
          <w:p w14:paraId="07A419DE" w14:textId="77777777" w:rsidR="00185C91" w:rsidRPr="0082658D" w:rsidRDefault="00185C91" w:rsidP="00610664">
            <w:pPr>
              <w:spacing w:after="0"/>
              <w:jc w:val="center"/>
              <w:rPr>
                <w:rFonts w:cs="Arial"/>
              </w:rPr>
            </w:pPr>
          </w:p>
        </w:tc>
      </w:tr>
      <w:tr w:rsidR="00DF7D20" w:rsidRPr="0082658D" w14:paraId="53C7C03E" w14:textId="77777777" w:rsidTr="00610664">
        <w:tc>
          <w:tcPr>
            <w:tcW w:w="675" w:type="dxa"/>
            <w:shd w:val="clear" w:color="auto" w:fill="4F81BD" w:themeFill="accent1"/>
            <w:tcMar>
              <w:left w:w="28" w:type="dxa"/>
              <w:right w:w="28" w:type="dxa"/>
            </w:tcMar>
            <w:vAlign w:val="center"/>
          </w:tcPr>
          <w:p w14:paraId="2D566B87" w14:textId="77777777" w:rsidR="00DF7D20" w:rsidRPr="00A36550" w:rsidRDefault="00DF7D20" w:rsidP="00610664">
            <w:pPr>
              <w:spacing w:after="0"/>
              <w:jc w:val="center"/>
              <w:rPr>
                <w:rFonts w:cs="Arial"/>
                <w:color w:val="FFFFFF" w:themeColor="background1"/>
              </w:rPr>
            </w:pPr>
          </w:p>
        </w:tc>
        <w:tc>
          <w:tcPr>
            <w:tcW w:w="1560" w:type="dxa"/>
            <w:tcMar>
              <w:left w:w="28" w:type="dxa"/>
              <w:right w:w="28" w:type="dxa"/>
            </w:tcMar>
            <w:vAlign w:val="center"/>
          </w:tcPr>
          <w:p w14:paraId="6767D396" w14:textId="5B27256B" w:rsidR="00DF7D20" w:rsidRPr="00E4499D" w:rsidRDefault="00DF7D20" w:rsidP="00610664">
            <w:pPr>
              <w:spacing w:after="0"/>
              <w:jc w:val="center"/>
              <w:rPr>
                <w:rFonts w:cs="Arial"/>
              </w:rPr>
            </w:pPr>
            <w:r>
              <w:t>REQ-TMS-2</w:t>
            </w:r>
          </w:p>
        </w:tc>
        <w:tc>
          <w:tcPr>
            <w:tcW w:w="4139" w:type="dxa"/>
            <w:tcMar>
              <w:left w:w="28" w:type="dxa"/>
              <w:right w:w="28" w:type="dxa"/>
            </w:tcMar>
            <w:vAlign w:val="center"/>
          </w:tcPr>
          <w:p w14:paraId="152D0E84" w14:textId="77777777" w:rsidR="00DF7D20" w:rsidRPr="00E4499D" w:rsidRDefault="00DF7D20" w:rsidP="00610664">
            <w:pPr>
              <w:spacing w:after="0"/>
              <w:jc w:val="center"/>
              <w:rPr>
                <w:rFonts w:cs="Arial"/>
                <w:highlight w:val="yellow"/>
              </w:rPr>
            </w:pPr>
          </w:p>
        </w:tc>
        <w:tc>
          <w:tcPr>
            <w:tcW w:w="1418" w:type="dxa"/>
            <w:tcMar>
              <w:left w:w="28" w:type="dxa"/>
              <w:right w:w="28" w:type="dxa"/>
            </w:tcMar>
            <w:vAlign w:val="center"/>
          </w:tcPr>
          <w:p w14:paraId="7C929C71" w14:textId="77777777" w:rsidR="00DF7D20" w:rsidRPr="0082658D" w:rsidRDefault="00DF7D20" w:rsidP="00610664">
            <w:pPr>
              <w:spacing w:after="0"/>
              <w:jc w:val="center"/>
              <w:rPr>
                <w:rFonts w:cs="Arial"/>
              </w:rPr>
            </w:pPr>
          </w:p>
        </w:tc>
        <w:tc>
          <w:tcPr>
            <w:tcW w:w="1487" w:type="dxa"/>
            <w:tcMar>
              <w:left w:w="28" w:type="dxa"/>
              <w:right w:w="28" w:type="dxa"/>
            </w:tcMar>
            <w:vAlign w:val="center"/>
          </w:tcPr>
          <w:p w14:paraId="1F8887A0" w14:textId="77777777" w:rsidR="00DF7D20" w:rsidRPr="00821E2E" w:rsidRDefault="00DF7D20" w:rsidP="00610664">
            <w:pPr>
              <w:spacing w:after="0"/>
              <w:jc w:val="center"/>
              <w:rPr>
                <w:rFonts w:cs="Arial"/>
                <w:lang w:val="el-GR"/>
              </w:rPr>
            </w:pPr>
          </w:p>
        </w:tc>
      </w:tr>
      <w:tr w:rsidR="00DF7D20" w:rsidRPr="0082658D" w14:paraId="4A97BF0A" w14:textId="77777777" w:rsidTr="00610664">
        <w:tc>
          <w:tcPr>
            <w:tcW w:w="675" w:type="dxa"/>
            <w:shd w:val="clear" w:color="auto" w:fill="4F81BD" w:themeFill="accent1"/>
            <w:tcMar>
              <w:left w:w="28" w:type="dxa"/>
              <w:right w:w="28" w:type="dxa"/>
            </w:tcMar>
            <w:vAlign w:val="center"/>
          </w:tcPr>
          <w:p w14:paraId="3126F06D" w14:textId="77777777" w:rsidR="00DF7D20" w:rsidRPr="00A36550" w:rsidRDefault="00DF7D20" w:rsidP="00610664">
            <w:pPr>
              <w:spacing w:after="0"/>
              <w:jc w:val="center"/>
              <w:rPr>
                <w:rFonts w:cs="Arial"/>
                <w:color w:val="FFFFFF" w:themeColor="background1"/>
              </w:rPr>
            </w:pPr>
          </w:p>
        </w:tc>
        <w:tc>
          <w:tcPr>
            <w:tcW w:w="1560" w:type="dxa"/>
            <w:tcMar>
              <w:left w:w="28" w:type="dxa"/>
              <w:right w:w="28" w:type="dxa"/>
            </w:tcMar>
            <w:vAlign w:val="center"/>
          </w:tcPr>
          <w:p w14:paraId="3DE260A3" w14:textId="0D9868F6" w:rsidR="00DF7D20" w:rsidRPr="00E4499D" w:rsidRDefault="00DF7D20" w:rsidP="00610664">
            <w:pPr>
              <w:spacing w:after="0"/>
              <w:jc w:val="center"/>
              <w:rPr>
                <w:rFonts w:cs="Arial"/>
              </w:rPr>
            </w:pPr>
            <w:r>
              <w:t>REQ-TMS-3</w:t>
            </w:r>
          </w:p>
        </w:tc>
        <w:tc>
          <w:tcPr>
            <w:tcW w:w="4139" w:type="dxa"/>
            <w:tcMar>
              <w:left w:w="28" w:type="dxa"/>
              <w:right w:w="28" w:type="dxa"/>
            </w:tcMar>
            <w:vAlign w:val="center"/>
          </w:tcPr>
          <w:p w14:paraId="30A21B4B" w14:textId="77777777" w:rsidR="00DF7D20" w:rsidRPr="00E4499D" w:rsidRDefault="00DF7D20" w:rsidP="00610664">
            <w:pPr>
              <w:spacing w:after="0"/>
              <w:jc w:val="center"/>
              <w:rPr>
                <w:rFonts w:cs="Arial"/>
                <w:highlight w:val="yellow"/>
              </w:rPr>
            </w:pPr>
          </w:p>
        </w:tc>
        <w:tc>
          <w:tcPr>
            <w:tcW w:w="1418" w:type="dxa"/>
            <w:tcMar>
              <w:left w:w="28" w:type="dxa"/>
              <w:right w:w="28" w:type="dxa"/>
            </w:tcMar>
            <w:vAlign w:val="center"/>
          </w:tcPr>
          <w:p w14:paraId="55FDCA10" w14:textId="77777777" w:rsidR="00DF7D20" w:rsidRPr="0082658D" w:rsidRDefault="00DF7D20" w:rsidP="00610664">
            <w:pPr>
              <w:spacing w:after="0"/>
              <w:jc w:val="center"/>
              <w:rPr>
                <w:rFonts w:cs="Arial"/>
              </w:rPr>
            </w:pPr>
          </w:p>
        </w:tc>
        <w:tc>
          <w:tcPr>
            <w:tcW w:w="1487" w:type="dxa"/>
            <w:tcMar>
              <w:left w:w="28" w:type="dxa"/>
              <w:right w:w="28" w:type="dxa"/>
            </w:tcMar>
            <w:vAlign w:val="center"/>
          </w:tcPr>
          <w:p w14:paraId="043D9C09" w14:textId="77777777" w:rsidR="00DF7D20" w:rsidRPr="0082658D" w:rsidRDefault="00DF7D20" w:rsidP="00610664">
            <w:pPr>
              <w:spacing w:after="0"/>
              <w:jc w:val="center"/>
              <w:rPr>
                <w:rFonts w:cs="Arial"/>
              </w:rPr>
            </w:pPr>
          </w:p>
        </w:tc>
      </w:tr>
      <w:tr w:rsidR="00DF7D20" w:rsidRPr="0082658D" w14:paraId="4CC94FDF" w14:textId="77777777" w:rsidTr="00610664">
        <w:tc>
          <w:tcPr>
            <w:tcW w:w="675" w:type="dxa"/>
            <w:shd w:val="clear" w:color="auto" w:fill="4F81BD" w:themeFill="accent1"/>
            <w:tcMar>
              <w:left w:w="28" w:type="dxa"/>
              <w:right w:w="28" w:type="dxa"/>
            </w:tcMar>
            <w:vAlign w:val="center"/>
          </w:tcPr>
          <w:p w14:paraId="3A88BE32" w14:textId="77777777" w:rsidR="00DF7D20" w:rsidRPr="00A36550" w:rsidRDefault="00DF7D20" w:rsidP="00610664">
            <w:pPr>
              <w:spacing w:after="0"/>
              <w:jc w:val="center"/>
              <w:rPr>
                <w:rFonts w:cs="Arial"/>
                <w:color w:val="FFFFFF" w:themeColor="background1"/>
              </w:rPr>
            </w:pPr>
          </w:p>
        </w:tc>
        <w:tc>
          <w:tcPr>
            <w:tcW w:w="1560" w:type="dxa"/>
            <w:tcMar>
              <w:left w:w="28" w:type="dxa"/>
              <w:right w:w="28" w:type="dxa"/>
            </w:tcMar>
            <w:vAlign w:val="center"/>
          </w:tcPr>
          <w:p w14:paraId="2AF55CA8" w14:textId="77777777" w:rsidR="00DF7D20" w:rsidRPr="00E4499D" w:rsidRDefault="00DF7D20" w:rsidP="00610664">
            <w:pPr>
              <w:spacing w:after="0"/>
              <w:jc w:val="center"/>
              <w:rPr>
                <w:rFonts w:cs="Arial"/>
              </w:rPr>
            </w:pPr>
          </w:p>
        </w:tc>
        <w:tc>
          <w:tcPr>
            <w:tcW w:w="4139" w:type="dxa"/>
            <w:tcMar>
              <w:left w:w="28" w:type="dxa"/>
              <w:right w:w="28" w:type="dxa"/>
            </w:tcMar>
            <w:vAlign w:val="center"/>
          </w:tcPr>
          <w:p w14:paraId="21F0605D" w14:textId="77777777" w:rsidR="00DF7D20" w:rsidRPr="00E4499D" w:rsidRDefault="00DF7D20" w:rsidP="00610664">
            <w:pPr>
              <w:spacing w:after="0"/>
              <w:jc w:val="center"/>
              <w:rPr>
                <w:rFonts w:cs="Arial"/>
                <w:highlight w:val="yellow"/>
              </w:rPr>
            </w:pPr>
          </w:p>
        </w:tc>
        <w:tc>
          <w:tcPr>
            <w:tcW w:w="1418" w:type="dxa"/>
            <w:tcMar>
              <w:left w:w="28" w:type="dxa"/>
              <w:right w:w="28" w:type="dxa"/>
            </w:tcMar>
            <w:vAlign w:val="center"/>
          </w:tcPr>
          <w:p w14:paraId="1DADA6A1" w14:textId="77777777" w:rsidR="00DF7D20" w:rsidRPr="0082658D" w:rsidRDefault="00DF7D20" w:rsidP="00610664">
            <w:pPr>
              <w:spacing w:after="0"/>
              <w:jc w:val="center"/>
              <w:rPr>
                <w:rFonts w:cs="Arial"/>
              </w:rPr>
            </w:pPr>
          </w:p>
        </w:tc>
        <w:tc>
          <w:tcPr>
            <w:tcW w:w="1487" w:type="dxa"/>
            <w:tcMar>
              <w:left w:w="28" w:type="dxa"/>
              <w:right w:w="28" w:type="dxa"/>
            </w:tcMar>
            <w:vAlign w:val="center"/>
          </w:tcPr>
          <w:p w14:paraId="29DE35F9" w14:textId="77777777" w:rsidR="00DF7D20" w:rsidRPr="0082658D" w:rsidRDefault="00DF7D20" w:rsidP="00610664">
            <w:pPr>
              <w:spacing w:after="0"/>
              <w:jc w:val="center"/>
              <w:rPr>
                <w:rFonts w:cs="Arial"/>
              </w:rPr>
            </w:pPr>
          </w:p>
        </w:tc>
      </w:tr>
      <w:tr w:rsidR="00DF7D20" w:rsidRPr="0082658D" w14:paraId="29806A02" w14:textId="77777777" w:rsidTr="00610664">
        <w:tc>
          <w:tcPr>
            <w:tcW w:w="675" w:type="dxa"/>
            <w:shd w:val="clear" w:color="auto" w:fill="4F81BD" w:themeFill="accent1"/>
            <w:tcMar>
              <w:left w:w="28" w:type="dxa"/>
              <w:right w:w="28" w:type="dxa"/>
            </w:tcMar>
            <w:vAlign w:val="center"/>
          </w:tcPr>
          <w:p w14:paraId="620A039D" w14:textId="77777777" w:rsidR="00DF7D20" w:rsidRPr="00A36550" w:rsidRDefault="00DF7D20" w:rsidP="00610664">
            <w:pPr>
              <w:spacing w:after="0"/>
              <w:jc w:val="center"/>
              <w:rPr>
                <w:rFonts w:cs="Arial"/>
                <w:color w:val="FFFFFF" w:themeColor="background1"/>
              </w:rPr>
            </w:pPr>
          </w:p>
        </w:tc>
        <w:tc>
          <w:tcPr>
            <w:tcW w:w="1560" w:type="dxa"/>
            <w:tcMar>
              <w:left w:w="28" w:type="dxa"/>
              <w:right w:w="28" w:type="dxa"/>
            </w:tcMar>
            <w:vAlign w:val="center"/>
          </w:tcPr>
          <w:p w14:paraId="35398390" w14:textId="32107F8E" w:rsidR="00DF7D20" w:rsidRPr="00E4499D" w:rsidRDefault="00DF7D20" w:rsidP="00610664">
            <w:pPr>
              <w:spacing w:after="0"/>
              <w:jc w:val="center"/>
              <w:rPr>
                <w:rFonts w:cs="Arial"/>
              </w:rPr>
            </w:pPr>
            <w:r>
              <w:t>REQ-WFA-1</w:t>
            </w:r>
          </w:p>
        </w:tc>
        <w:tc>
          <w:tcPr>
            <w:tcW w:w="4139" w:type="dxa"/>
            <w:tcMar>
              <w:left w:w="28" w:type="dxa"/>
              <w:right w:w="28" w:type="dxa"/>
            </w:tcMar>
            <w:vAlign w:val="center"/>
          </w:tcPr>
          <w:p w14:paraId="7A7909DE" w14:textId="77777777" w:rsidR="00DF7D20" w:rsidRPr="00E4499D" w:rsidRDefault="00DF7D20" w:rsidP="00610664">
            <w:pPr>
              <w:spacing w:after="0"/>
              <w:jc w:val="center"/>
              <w:rPr>
                <w:rFonts w:cs="Arial"/>
                <w:highlight w:val="yellow"/>
              </w:rPr>
            </w:pPr>
          </w:p>
        </w:tc>
        <w:tc>
          <w:tcPr>
            <w:tcW w:w="1418" w:type="dxa"/>
            <w:tcMar>
              <w:left w:w="28" w:type="dxa"/>
              <w:right w:w="28" w:type="dxa"/>
            </w:tcMar>
            <w:vAlign w:val="center"/>
          </w:tcPr>
          <w:p w14:paraId="107C92B2" w14:textId="77777777" w:rsidR="00DF7D20" w:rsidRPr="0082658D" w:rsidRDefault="00DF7D20" w:rsidP="00610664">
            <w:pPr>
              <w:spacing w:after="0"/>
              <w:jc w:val="center"/>
              <w:rPr>
                <w:rFonts w:cs="Arial"/>
              </w:rPr>
            </w:pPr>
          </w:p>
        </w:tc>
        <w:tc>
          <w:tcPr>
            <w:tcW w:w="1487" w:type="dxa"/>
            <w:tcMar>
              <w:left w:w="28" w:type="dxa"/>
              <w:right w:w="28" w:type="dxa"/>
            </w:tcMar>
            <w:vAlign w:val="center"/>
          </w:tcPr>
          <w:p w14:paraId="161472AF" w14:textId="77777777" w:rsidR="00DF7D20" w:rsidRPr="0082658D" w:rsidRDefault="00DF7D20" w:rsidP="00610664">
            <w:pPr>
              <w:spacing w:after="0"/>
              <w:jc w:val="center"/>
              <w:rPr>
                <w:rFonts w:cs="Arial"/>
              </w:rPr>
            </w:pPr>
          </w:p>
        </w:tc>
      </w:tr>
      <w:tr w:rsidR="00185C91" w:rsidRPr="0082658D" w14:paraId="3B71837B" w14:textId="77777777" w:rsidTr="00610664">
        <w:tc>
          <w:tcPr>
            <w:tcW w:w="675" w:type="dxa"/>
            <w:shd w:val="clear" w:color="auto" w:fill="4F81BD" w:themeFill="accent1"/>
            <w:tcMar>
              <w:left w:w="28" w:type="dxa"/>
              <w:right w:w="28" w:type="dxa"/>
            </w:tcMar>
            <w:vAlign w:val="center"/>
          </w:tcPr>
          <w:p w14:paraId="366E72F5" w14:textId="77777777" w:rsidR="00185C91" w:rsidRPr="00A36550" w:rsidRDefault="00185C91" w:rsidP="00610664">
            <w:pPr>
              <w:spacing w:after="0"/>
              <w:jc w:val="center"/>
              <w:rPr>
                <w:rFonts w:cs="Arial"/>
                <w:color w:val="FFFFFF" w:themeColor="background1"/>
              </w:rPr>
            </w:pPr>
          </w:p>
        </w:tc>
        <w:tc>
          <w:tcPr>
            <w:tcW w:w="1560" w:type="dxa"/>
            <w:tcMar>
              <w:left w:w="28" w:type="dxa"/>
              <w:right w:w="28" w:type="dxa"/>
            </w:tcMar>
            <w:vAlign w:val="center"/>
          </w:tcPr>
          <w:p w14:paraId="463D0136" w14:textId="089BEA75" w:rsidR="00185C91" w:rsidRPr="00E4499D" w:rsidRDefault="00185C91" w:rsidP="00610664">
            <w:pPr>
              <w:spacing w:after="0"/>
              <w:jc w:val="center"/>
              <w:rPr>
                <w:rFonts w:cs="Arial"/>
              </w:rPr>
            </w:pPr>
          </w:p>
        </w:tc>
        <w:tc>
          <w:tcPr>
            <w:tcW w:w="4139" w:type="dxa"/>
            <w:tcMar>
              <w:left w:w="28" w:type="dxa"/>
              <w:right w:w="28" w:type="dxa"/>
            </w:tcMar>
            <w:vAlign w:val="center"/>
          </w:tcPr>
          <w:p w14:paraId="2D645726" w14:textId="61DA23CA" w:rsidR="00185C91" w:rsidRPr="00E4499D" w:rsidRDefault="00185C91" w:rsidP="00610664">
            <w:pPr>
              <w:spacing w:after="0"/>
              <w:jc w:val="center"/>
              <w:rPr>
                <w:rFonts w:cs="Arial"/>
                <w:highlight w:val="yellow"/>
              </w:rPr>
            </w:pPr>
          </w:p>
        </w:tc>
        <w:tc>
          <w:tcPr>
            <w:tcW w:w="1418" w:type="dxa"/>
            <w:tcMar>
              <w:left w:w="28" w:type="dxa"/>
              <w:right w:w="28" w:type="dxa"/>
            </w:tcMar>
            <w:vAlign w:val="center"/>
          </w:tcPr>
          <w:p w14:paraId="7D70212C" w14:textId="51F93E5C" w:rsidR="00185C91" w:rsidRPr="0082658D" w:rsidRDefault="00185C91" w:rsidP="00610664">
            <w:pPr>
              <w:spacing w:after="0"/>
              <w:jc w:val="center"/>
              <w:rPr>
                <w:rFonts w:cs="Arial"/>
              </w:rPr>
            </w:pPr>
          </w:p>
        </w:tc>
        <w:tc>
          <w:tcPr>
            <w:tcW w:w="1487" w:type="dxa"/>
            <w:tcMar>
              <w:left w:w="28" w:type="dxa"/>
              <w:right w:w="28" w:type="dxa"/>
            </w:tcMar>
            <w:vAlign w:val="center"/>
          </w:tcPr>
          <w:p w14:paraId="51B5830E" w14:textId="0CCDE5E5" w:rsidR="00185C91" w:rsidRPr="0082658D" w:rsidRDefault="00185C91" w:rsidP="00610664">
            <w:pPr>
              <w:spacing w:after="0"/>
              <w:jc w:val="center"/>
              <w:rPr>
                <w:rFonts w:cs="Arial"/>
              </w:rPr>
            </w:pPr>
          </w:p>
        </w:tc>
      </w:tr>
      <w:tr w:rsidR="003F5E1F" w:rsidRPr="0082658D" w14:paraId="5044456A" w14:textId="77777777" w:rsidTr="003B49CB">
        <w:tc>
          <w:tcPr>
            <w:tcW w:w="675" w:type="dxa"/>
            <w:shd w:val="clear" w:color="auto" w:fill="4F81BD" w:themeFill="accent1"/>
            <w:tcMar>
              <w:left w:w="28" w:type="dxa"/>
              <w:right w:w="28" w:type="dxa"/>
            </w:tcMar>
            <w:vAlign w:val="center"/>
          </w:tcPr>
          <w:p w14:paraId="3AAD6389"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28D05743" w14:textId="0E0BA729" w:rsidR="003F5E1F" w:rsidRPr="00E4499D" w:rsidRDefault="003F5E1F" w:rsidP="003F5E1F">
            <w:pPr>
              <w:spacing w:after="0"/>
              <w:jc w:val="center"/>
              <w:rPr>
                <w:rFonts w:cs="Arial"/>
              </w:rPr>
            </w:pPr>
            <w:r w:rsidRPr="00E4499D">
              <w:t>REQ-</w:t>
            </w:r>
            <w:r>
              <w:rPr>
                <w:lang w:val="en-US"/>
              </w:rPr>
              <w:t>VIIM</w:t>
            </w:r>
            <w:r>
              <w:t>-1</w:t>
            </w:r>
          </w:p>
        </w:tc>
        <w:tc>
          <w:tcPr>
            <w:tcW w:w="4139" w:type="dxa"/>
            <w:tcMar>
              <w:left w:w="28" w:type="dxa"/>
              <w:right w:w="28" w:type="dxa"/>
            </w:tcMar>
            <w:vAlign w:val="center"/>
          </w:tcPr>
          <w:p w14:paraId="5BB06CAC" w14:textId="70187774" w:rsidR="003F5E1F" w:rsidRPr="00E4499D" w:rsidRDefault="003F5E1F" w:rsidP="003F5E1F">
            <w:pPr>
              <w:spacing w:after="0"/>
              <w:jc w:val="center"/>
              <w:rPr>
                <w:rFonts w:cs="Arial"/>
                <w:highlight w:val="yellow"/>
              </w:rPr>
            </w:pPr>
            <w:r w:rsidRPr="00E4499D">
              <w:rPr>
                <w:lang w:eastAsia="it-IT"/>
              </w:rPr>
              <w:t>The Video and Image Indexing Module shall process video and images and update the binary conversion process, when is necessary.</w:t>
            </w:r>
          </w:p>
        </w:tc>
        <w:tc>
          <w:tcPr>
            <w:tcW w:w="1418" w:type="dxa"/>
            <w:tcMar>
              <w:left w:w="28" w:type="dxa"/>
              <w:right w:w="28" w:type="dxa"/>
            </w:tcMar>
            <w:vAlign w:val="center"/>
          </w:tcPr>
          <w:p w14:paraId="1A45D954" w14:textId="75AB99BE" w:rsidR="003F5E1F" w:rsidRPr="0082658D" w:rsidRDefault="003F5E1F" w:rsidP="003F5E1F">
            <w:pPr>
              <w:spacing w:after="0"/>
              <w:jc w:val="center"/>
              <w:rPr>
                <w:rFonts w:cs="Arial"/>
              </w:rPr>
            </w:pPr>
            <w:r w:rsidRPr="0082658D">
              <w:rPr>
                <w:rFonts w:cs="Arial"/>
                <w:noProof/>
              </w:rPr>
              <w:t>Functional</w:t>
            </w:r>
          </w:p>
        </w:tc>
        <w:tc>
          <w:tcPr>
            <w:tcW w:w="1487" w:type="dxa"/>
            <w:tcMar>
              <w:left w:w="28" w:type="dxa"/>
              <w:right w:w="28" w:type="dxa"/>
            </w:tcMar>
            <w:vAlign w:val="center"/>
          </w:tcPr>
          <w:p w14:paraId="04AF3300" w14:textId="533610EC" w:rsidR="003F5E1F" w:rsidRPr="0082658D" w:rsidRDefault="003F5E1F" w:rsidP="003F5E1F">
            <w:pPr>
              <w:spacing w:after="0"/>
              <w:jc w:val="center"/>
              <w:rPr>
                <w:rFonts w:cs="Arial"/>
              </w:rPr>
            </w:pPr>
            <w:r>
              <w:rPr>
                <w:rFonts w:cs="Arial"/>
                <w:noProof/>
              </w:rPr>
              <w:t>Observation</w:t>
            </w:r>
          </w:p>
        </w:tc>
      </w:tr>
      <w:tr w:rsidR="003F5E1F" w:rsidRPr="0082658D" w14:paraId="3D37802D" w14:textId="77777777" w:rsidTr="003B49CB">
        <w:tc>
          <w:tcPr>
            <w:tcW w:w="675" w:type="dxa"/>
            <w:shd w:val="clear" w:color="auto" w:fill="4F81BD" w:themeFill="accent1"/>
            <w:tcMar>
              <w:left w:w="28" w:type="dxa"/>
              <w:right w:w="28" w:type="dxa"/>
            </w:tcMar>
            <w:vAlign w:val="center"/>
          </w:tcPr>
          <w:p w14:paraId="6627D91C"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21C0ECB4" w14:textId="2C35C563" w:rsidR="003F5E1F" w:rsidRPr="00821E2E" w:rsidRDefault="00821E2E" w:rsidP="003F5E1F">
            <w:pPr>
              <w:spacing w:after="0"/>
              <w:jc w:val="center"/>
              <w:rPr>
                <w:rFonts w:cs="Arial"/>
                <w:lang w:val="el-GR"/>
              </w:rPr>
            </w:pPr>
            <w:r w:rsidRPr="00E4499D">
              <w:t>REQ-</w:t>
            </w:r>
            <w:r>
              <w:rPr>
                <w:lang w:val="en-US"/>
              </w:rPr>
              <w:t>VIIM</w:t>
            </w:r>
            <w:r>
              <w:t>-</w:t>
            </w:r>
            <w:r>
              <w:rPr>
                <w:lang w:val="el-GR"/>
              </w:rPr>
              <w:t>2</w:t>
            </w:r>
          </w:p>
        </w:tc>
        <w:tc>
          <w:tcPr>
            <w:tcW w:w="4139" w:type="dxa"/>
            <w:tcMar>
              <w:left w:w="28" w:type="dxa"/>
              <w:right w:w="28" w:type="dxa"/>
            </w:tcMar>
            <w:vAlign w:val="center"/>
          </w:tcPr>
          <w:p w14:paraId="01456D97"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5F89F62C"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4AB5D84B" w14:textId="77777777" w:rsidR="003F5E1F" w:rsidRPr="0082658D" w:rsidRDefault="003F5E1F" w:rsidP="003F5E1F">
            <w:pPr>
              <w:spacing w:after="0"/>
              <w:jc w:val="center"/>
              <w:rPr>
                <w:rFonts w:cs="Arial"/>
              </w:rPr>
            </w:pPr>
          </w:p>
        </w:tc>
      </w:tr>
      <w:tr w:rsidR="003F5E1F" w:rsidRPr="0082658D" w14:paraId="7BCE82A7" w14:textId="77777777" w:rsidTr="003B49CB">
        <w:tc>
          <w:tcPr>
            <w:tcW w:w="675" w:type="dxa"/>
            <w:shd w:val="clear" w:color="auto" w:fill="4F81BD" w:themeFill="accent1"/>
            <w:tcMar>
              <w:left w:w="28" w:type="dxa"/>
              <w:right w:w="28" w:type="dxa"/>
            </w:tcMar>
            <w:vAlign w:val="center"/>
          </w:tcPr>
          <w:p w14:paraId="153D0A67"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61C4D2E7" w14:textId="6AC061C3" w:rsidR="003F5E1F" w:rsidRPr="00821E2E" w:rsidRDefault="00821E2E" w:rsidP="003F5E1F">
            <w:pPr>
              <w:spacing w:after="0"/>
              <w:jc w:val="center"/>
              <w:rPr>
                <w:rFonts w:cs="Arial"/>
                <w:lang w:val="el-GR"/>
              </w:rPr>
            </w:pPr>
            <w:r w:rsidRPr="00E4499D">
              <w:t>REQ-</w:t>
            </w:r>
            <w:r>
              <w:rPr>
                <w:lang w:val="en-US"/>
              </w:rPr>
              <w:t>VIIM</w:t>
            </w:r>
            <w:r>
              <w:t>-</w:t>
            </w:r>
            <w:r>
              <w:rPr>
                <w:lang w:val="el-GR"/>
              </w:rPr>
              <w:t>3</w:t>
            </w:r>
          </w:p>
        </w:tc>
        <w:tc>
          <w:tcPr>
            <w:tcW w:w="4139" w:type="dxa"/>
            <w:tcMar>
              <w:left w:w="28" w:type="dxa"/>
              <w:right w:w="28" w:type="dxa"/>
            </w:tcMar>
            <w:vAlign w:val="center"/>
          </w:tcPr>
          <w:p w14:paraId="56DBDEAE"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4BFA8F3A"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665591FD" w14:textId="77777777" w:rsidR="003F5E1F" w:rsidRPr="0082658D" w:rsidRDefault="003F5E1F" w:rsidP="003F5E1F">
            <w:pPr>
              <w:spacing w:after="0"/>
              <w:jc w:val="center"/>
              <w:rPr>
                <w:rFonts w:cs="Arial"/>
              </w:rPr>
            </w:pPr>
          </w:p>
        </w:tc>
      </w:tr>
      <w:tr w:rsidR="003F5E1F" w:rsidRPr="0082658D" w14:paraId="01584749" w14:textId="77777777" w:rsidTr="003B49CB">
        <w:tc>
          <w:tcPr>
            <w:tcW w:w="675" w:type="dxa"/>
            <w:shd w:val="clear" w:color="auto" w:fill="4F81BD" w:themeFill="accent1"/>
            <w:tcMar>
              <w:left w:w="28" w:type="dxa"/>
              <w:right w:w="28" w:type="dxa"/>
            </w:tcMar>
            <w:vAlign w:val="center"/>
          </w:tcPr>
          <w:p w14:paraId="3C774883"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4725AF91" w14:textId="53D38946" w:rsidR="003F5E1F" w:rsidRPr="00821E2E" w:rsidRDefault="00821E2E" w:rsidP="003F5E1F">
            <w:pPr>
              <w:spacing w:after="0"/>
              <w:jc w:val="center"/>
              <w:rPr>
                <w:rFonts w:cs="Arial"/>
                <w:lang w:val="el-GR"/>
              </w:rPr>
            </w:pPr>
            <w:r w:rsidRPr="00E4499D">
              <w:t>REQ-</w:t>
            </w:r>
            <w:r>
              <w:rPr>
                <w:lang w:val="en-US"/>
              </w:rPr>
              <w:t>VIIM</w:t>
            </w:r>
            <w:r>
              <w:t>-</w:t>
            </w:r>
            <w:r>
              <w:rPr>
                <w:lang w:val="el-GR"/>
              </w:rPr>
              <w:t>4</w:t>
            </w:r>
          </w:p>
        </w:tc>
        <w:tc>
          <w:tcPr>
            <w:tcW w:w="4139" w:type="dxa"/>
            <w:tcMar>
              <w:left w:w="28" w:type="dxa"/>
              <w:right w:w="28" w:type="dxa"/>
            </w:tcMar>
            <w:vAlign w:val="center"/>
          </w:tcPr>
          <w:p w14:paraId="0BCD2FAF"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59AB1687"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138C1D9A" w14:textId="77777777" w:rsidR="003F5E1F" w:rsidRPr="0082658D" w:rsidRDefault="003F5E1F" w:rsidP="003F5E1F">
            <w:pPr>
              <w:spacing w:after="0"/>
              <w:jc w:val="center"/>
              <w:rPr>
                <w:rFonts w:cs="Arial"/>
              </w:rPr>
            </w:pPr>
          </w:p>
        </w:tc>
      </w:tr>
      <w:tr w:rsidR="003F5E1F" w:rsidRPr="0082658D" w14:paraId="7945271C" w14:textId="77777777" w:rsidTr="003B49CB">
        <w:tc>
          <w:tcPr>
            <w:tcW w:w="675" w:type="dxa"/>
            <w:shd w:val="clear" w:color="auto" w:fill="4F81BD" w:themeFill="accent1"/>
            <w:tcMar>
              <w:left w:w="28" w:type="dxa"/>
              <w:right w:w="28" w:type="dxa"/>
            </w:tcMar>
            <w:vAlign w:val="center"/>
          </w:tcPr>
          <w:p w14:paraId="32B360AF"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2690F703" w14:textId="77777777" w:rsidR="003F5E1F" w:rsidRPr="00E4499D" w:rsidRDefault="003F5E1F" w:rsidP="003F5E1F">
            <w:pPr>
              <w:spacing w:after="0"/>
              <w:jc w:val="center"/>
              <w:rPr>
                <w:rFonts w:cs="Arial"/>
              </w:rPr>
            </w:pPr>
          </w:p>
        </w:tc>
        <w:tc>
          <w:tcPr>
            <w:tcW w:w="4139" w:type="dxa"/>
            <w:tcMar>
              <w:left w:w="28" w:type="dxa"/>
              <w:right w:w="28" w:type="dxa"/>
            </w:tcMar>
            <w:vAlign w:val="center"/>
          </w:tcPr>
          <w:p w14:paraId="2261007A"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7E5C03FF"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2B12549F" w14:textId="77777777" w:rsidR="003F5E1F" w:rsidRPr="0082658D" w:rsidRDefault="003F5E1F" w:rsidP="003F5E1F">
            <w:pPr>
              <w:spacing w:after="0"/>
              <w:jc w:val="center"/>
              <w:rPr>
                <w:rFonts w:cs="Arial"/>
              </w:rPr>
            </w:pPr>
          </w:p>
        </w:tc>
      </w:tr>
      <w:tr w:rsidR="003F5E1F" w:rsidRPr="0082658D" w14:paraId="7A18E999" w14:textId="77777777" w:rsidTr="003B49CB">
        <w:tc>
          <w:tcPr>
            <w:tcW w:w="675" w:type="dxa"/>
            <w:shd w:val="clear" w:color="auto" w:fill="4F81BD" w:themeFill="accent1"/>
            <w:tcMar>
              <w:left w:w="28" w:type="dxa"/>
              <w:right w:w="28" w:type="dxa"/>
            </w:tcMar>
            <w:vAlign w:val="center"/>
          </w:tcPr>
          <w:p w14:paraId="6CFA44B8"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582B483E" w14:textId="5EAF84BD" w:rsidR="003F5E1F" w:rsidRPr="00E4499D" w:rsidRDefault="00EF19D6" w:rsidP="003F5E1F">
            <w:pPr>
              <w:spacing w:after="0"/>
              <w:jc w:val="center"/>
              <w:rPr>
                <w:rFonts w:cs="Arial"/>
              </w:rPr>
            </w:pPr>
            <w:r>
              <w:rPr>
                <w:lang w:val="en-US"/>
              </w:rPr>
              <w:t>REQ-KMM-1</w:t>
            </w:r>
          </w:p>
        </w:tc>
        <w:tc>
          <w:tcPr>
            <w:tcW w:w="4139" w:type="dxa"/>
            <w:tcMar>
              <w:left w:w="28" w:type="dxa"/>
              <w:right w:w="28" w:type="dxa"/>
            </w:tcMar>
            <w:vAlign w:val="center"/>
          </w:tcPr>
          <w:p w14:paraId="0F7F670A"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25A0AF6B"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20766BF9" w14:textId="77777777" w:rsidR="003F5E1F" w:rsidRPr="0082658D" w:rsidRDefault="003F5E1F" w:rsidP="003F5E1F">
            <w:pPr>
              <w:spacing w:after="0"/>
              <w:jc w:val="center"/>
              <w:rPr>
                <w:rFonts w:cs="Arial"/>
              </w:rPr>
            </w:pPr>
          </w:p>
        </w:tc>
      </w:tr>
      <w:tr w:rsidR="003F5E1F" w:rsidRPr="0082658D" w14:paraId="7BA606B3" w14:textId="77777777" w:rsidTr="003B49CB">
        <w:tc>
          <w:tcPr>
            <w:tcW w:w="675" w:type="dxa"/>
            <w:shd w:val="clear" w:color="auto" w:fill="4F81BD" w:themeFill="accent1"/>
            <w:tcMar>
              <w:left w:w="28" w:type="dxa"/>
              <w:right w:w="28" w:type="dxa"/>
            </w:tcMar>
            <w:vAlign w:val="center"/>
          </w:tcPr>
          <w:p w14:paraId="28C690FD"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64B4FDDE" w14:textId="77777777" w:rsidR="003F5E1F" w:rsidRPr="00E4499D" w:rsidRDefault="003F5E1F" w:rsidP="003F5E1F">
            <w:pPr>
              <w:spacing w:after="0"/>
              <w:jc w:val="center"/>
              <w:rPr>
                <w:rFonts w:cs="Arial"/>
              </w:rPr>
            </w:pPr>
          </w:p>
        </w:tc>
        <w:tc>
          <w:tcPr>
            <w:tcW w:w="4139" w:type="dxa"/>
            <w:tcMar>
              <w:left w:w="28" w:type="dxa"/>
              <w:right w:w="28" w:type="dxa"/>
            </w:tcMar>
            <w:vAlign w:val="center"/>
          </w:tcPr>
          <w:p w14:paraId="0E7C2430"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4B85068D"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49592324" w14:textId="77777777" w:rsidR="003F5E1F" w:rsidRPr="0082658D" w:rsidRDefault="003F5E1F" w:rsidP="003F5E1F">
            <w:pPr>
              <w:spacing w:after="0"/>
              <w:jc w:val="center"/>
              <w:rPr>
                <w:rFonts w:cs="Arial"/>
              </w:rPr>
            </w:pPr>
          </w:p>
        </w:tc>
      </w:tr>
      <w:tr w:rsidR="003F5E1F" w:rsidRPr="0082658D" w14:paraId="5F10F4CF" w14:textId="77777777" w:rsidTr="003B49CB">
        <w:tc>
          <w:tcPr>
            <w:tcW w:w="675" w:type="dxa"/>
            <w:shd w:val="clear" w:color="auto" w:fill="4F81BD" w:themeFill="accent1"/>
            <w:tcMar>
              <w:left w:w="28" w:type="dxa"/>
              <w:right w:w="28" w:type="dxa"/>
            </w:tcMar>
            <w:vAlign w:val="center"/>
          </w:tcPr>
          <w:p w14:paraId="2B5BED13"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00A2C90C" w14:textId="25C06CAE" w:rsidR="003F5E1F" w:rsidRPr="00E4499D" w:rsidRDefault="00A96D3B" w:rsidP="003F5E1F">
            <w:pPr>
              <w:spacing w:after="0"/>
              <w:jc w:val="center"/>
              <w:rPr>
                <w:rFonts w:cs="Arial"/>
              </w:rPr>
            </w:pPr>
            <w:r>
              <w:t>REQ-BMISPT-1</w:t>
            </w:r>
          </w:p>
        </w:tc>
        <w:tc>
          <w:tcPr>
            <w:tcW w:w="4139" w:type="dxa"/>
            <w:tcMar>
              <w:left w:w="28" w:type="dxa"/>
              <w:right w:w="28" w:type="dxa"/>
            </w:tcMar>
            <w:vAlign w:val="center"/>
          </w:tcPr>
          <w:p w14:paraId="00078E5B"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3CECE6FE"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67666A82" w14:textId="77777777" w:rsidR="003F5E1F" w:rsidRPr="0082658D" w:rsidRDefault="003F5E1F" w:rsidP="003F5E1F">
            <w:pPr>
              <w:spacing w:after="0"/>
              <w:jc w:val="center"/>
              <w:rPr>
                <w:rFonts w:cs="Arial"/>
              </w:rPr>
            </w:pPr>
          </w:p>
        </w:tc>
      </w:tr>
      <w:tr w:rsidR="003F5E1F" w:rsidRPr="0082658D" w14:paraId="4A38D63A" w14:textId="77777777" w:rsidTr="003B49CB">
        <w:tc>
          <w:tcPr>
            <w:tcW w:w="675" w:type="dxa"/>
            <w:shd w:val="clear" w:color="auto" w:fill="4F81BD" w:themeFill="accent1"/>
            <w:tcMar>
              <w:left w:w="28" w:type="dxa"/>
              <w:right w:w="28" w:type="dxa"/>
            </w:tcMar>
            <w:vAlign w:val="center"/>
          </w:tcPr>
          <w:p w14:paraId="288CA582"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36B62CD1" w14:textId="77777777" w:rsidR="003F5E1F" w:rsidRPr="00E4499D" w:rsidRDefault="003F5E1F" w:rsidP="003F5E1F">
            <w:pPr>
              <w:spacing w:after="0"/>
              <w:jc w:val="center"/>
              <w:rPr>
                <w:rFonts w:cs="Arial"/>
              </w:rPr>
            </w:pPr>
          </w:p>
        </w:tc>
        <w:tc>
          <w:tcPr>
            <w:tcW w:w="4139" w:type="dxa"/>
            <w:tcMar>
              <w:left w:w="28" w:type="dxa"/>
              <w:right w:w="28" w:type="dxa"/>
            </w:tcMar>
            <w:vAlign w:val="center"/>
          </w:tcPr>
          <w:p w14:paraId="05E2176F"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4DA9B811"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03074D9B" w14:textId="77777777" w:rsidR="003F5E1F" w:rsidRPr="0082658D" w:rsidRDefault="003F5E1F" w:rsidP="003F5E1F">
            <w:pPr>
              <w:spacing w:after="0"/>
              <w:jc w:val="center"/>
              <w:rPr>
                <w:rFonts w:cs="Arial"/>
              </w:rPr>
            </w:pPr>
          </w:p>
        </w:tc>
      </w:tr>
      <w:tr w:rsidR="003F5E1F" w:rsidRPr="0082658D" w14:paraId="0A82C434" w14:textId="77777777" w:rsidTr="003B49CB">
        <w:tc>
          <w:tcPr>
            <w:tcW w:w="675" w:type="dxa"/>
            <w:shd w:val="clear" w:color="auto" w:fill="4F81BD" w:themeFill="accent1"/>
            <w:tcMar>
              <w:left w:w="28" w:type="dxa"/>
              <w:right w:w="28" w:type="dxa"/>
            </w:tcMar>
            <w:vAlign w:val="center"/>
          </w:tcPr>
          <w:p w14:paraId="017F3B47"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0911D2DC" w14:textId="2790B9F7" w:rsidR="003F5E1F" w:rsidRPr="00E4499D" w:rsidRDefault="00CD5EAA" w:rsidP="003F5E1F">
            <w:pPr>
              <w:spacing w:after="0"/>
              <w:jc w:val="center"/>
              <w:rPr>
                <w:rFonts w:cs="Arial"/>
              </w:rPr>
            </w:pPr>
            <w:r>
              <w:t>REQ-CNR-1</w:t>
            </w:r>
          </w:p>
        </w:tc>
        <w:tc>
          <w:tcPr>
            <w:tcW w:w="4139" w:type="dxa"/>
            <w:tcMar>
              <w:left w:w="28" w:type="dxa"/>
              <w:right w:w="28" w:type="dxa"/>
            </w:tcMar>
            <w:vAlign w:val="center"/>
          </w:tcPr>
          <w:p w14:paraId="0BD30104"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38DAB32F"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3918E129" w14:textId="77777777" w:rsidR="003F5E1F" w:rsidRPr="0082658D" w:rsidRDefault="003F5E1F" w:rsidP="003F5E1F">
            <w:pPr>
              <w:spacing w:after="0"/>
              <w:jc w:val="center"/>
              <w:rPr>
                <w:rFonts w:cs="Arial"/>
              </w:rPr>
            </w:pPr>
          </w:p>
        </w:tc>
      </w:tr>
      <w:tr w:rsidR="003F5E1F" w:rsidRPr="0082658D" w14:paraId="17F4EF10" w14:textId="77777777" w:rsidTr="003B49CB">
        <w:tc>
          <w:tcPr>
            <w:tcW w:w="675" w:type="dxa"/>
            <w:shd w:val="clear" w:color="auto" w:fill="4F81BD" w:themeFill="accent1"/>
            <w:tcMar>
              <w:left w:w="28" w:type="dxa"/>
              <w:right w:w="28" w:type="dxa"/>
            </w:tcMar>
            <w:vAlign w:val="center"/>
          </w:tcPr>
          <w:p w14:paraId="55ADBE5B"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056C7D22" w14:textId="5326D572" w:rsidR="003F5E1F" w:rsidRPr="00E4499D" w:rsidRDefault="00CD5EAA" w:rsidP="003F5E1F">
            <w:pPr>
              <w:spacing w:after="0"/>
              <w:jc w:val="center"/>
              <w:rPr>
                <w:rFonts w:cs="Arial"/>
              </w:rPr>
            </w:pPr>
            <w:r>
              <w:t>REQ-CNR-2</w:t>
            </w:r>
          </w:p>
        </w:tc>
        <w:tc>
          <w:tcPr>
            <w:tcW w:w="4139" w:type="dxa"/>
            <w:tcMar>
              <w:left w:w="28" w:type="dxa"/>
              <w:right w:w="28" w:type="dxa"/>
            </w:tcMar>
            <w:vAlign w:val="center"/>
          </w:tcPr>
          <w:p w14:paraId="2E092D30"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311747E1"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652D5A7A" w14:textId="77777777" w:rsidR="003F5E1F" w:rsidRPr="0082658D" w:rsidRDefault="003F5E1F" w:rsidP="003F5E1F">
            <w:pPr>
              <w:spacing w:after="0"/>
              <w:jc w:val="center"/>
              <w:rPr>
                <w:rFonts w:cs="Arial"/>
              </w:rPr>
            </w:pPr>
          </w:p>
        </w:tc>
      </w:tr>
      <w:tr w:rsidR="003F5E1F" w:rsidRPr="0082658D" w14:paraId="6E894783" w14:textId="77777777" w:rsidTr="003B49CB">
        <w:tc>
          <w:tcPr>
            <w:tcW w:w="675" w:type="dxa"/>
            <w:shd w:val="clear" w:color="auto" w:fill="4F81BD" w:themeFill="accent1"/>
            <w:tcMar>
              <w:left w:w="28" w:type="dxa"/>
              <w:right w:w="28" w:type="dxa"/>
            </w:tcMar>
            <w:vAlign w:val="center"/>
          </w:tcPr>
          <w:p w14:paraId="2A83EC24"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2206E4D1" w14:textId="3645D878" w:rsidR="003F5E1F" w:rsidRPr="00E4499D" w:rsidRDefault="00CD5EAA" w:rsidP="003F5E1F">
            <w:pPr>
              <w:spacing w:after="0"/>
              <w:jc w:val="center"/>
              <w:rPr>
                <w:rFonts w:cs="Arial"/>
              </w:rPr>
            </w:pPr>
            <w:r>
              <w:t>REQ-CNR-3</w:t>
            </w:r>
          </w:p>
        </w:tc>
        <w:tc>
          <w:tcPr>
            <w:tcW w:w="4139" w:type="dxa"/>
            <w:tcMar>
              <w:left w:w="28" w:type="dxa"/>
              <w:right w:w="28" w:type="dxa"/>
            </w:tcMar>
            <w:vAlign w:val="center"/>
          </w:tcPr>
          <w:p w14:paraId="7D84E131"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6DC008A3"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7B184E85" w14:textId="77777777" w:rsidR="003F5E1F" w:rsidRPr="0082658D" w:rsidRDefault="003F5E1F" w:rsidP="003F5E1F">
            <w:pPr>
              <w:spacing w:after="0"/>
              <w:jc w:val="center"/>
              <w:rPr>
                <w:rFonts w:cs="Arial"/>
              </w:rPr>
            </w:pPr>
          </w:p>
        </w:tc>
      </w:tr>
      <w:tr w:rsidR="003F5E1F" w:rsidRPr="0082658D" w14:paraId="1E44E9B1" w14:textId="77777777" w:rsidTr="003B49CB">
        <w:tc>
          <w:tcPr>
            <w:tcW w:w="675" w:type="dxa"/>
            <w:shd w:val="clear" w:color="auto" w:fill="4F81BD" w:themeFill="accent1"/>
            <w:tcMar>
              <w:left w:w="28" w:type="dxa"/>
              <w:right w:w="28" w:type="dxa"/>
            </w:tcMar>
            <w:vAlign w:val="center"/>
          </w:tcPr>
          <w:p w14:paraId="23896EE4"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6A6FF5DF" w14:textId="7DA350B5" w:rsidR="003F5E1F" w:rsidRPr="00E4499D" w:rsidRDefault="00CD5EAA" w:rsidP="003F5E1F">
            <w:pPr>
              <w:spacing w:after="0"/>
              <w:jc w:val="center"/>
              <w:rPr>
                <w:rFonts w:cs="Arial"/>
              </w:rPr>
            </w:pPr>
            <w:r>
              <w:t>REQ-CNR-4</w:t>
            </w:r>
          </w:p>
        </w:tc>
        <w:tc>
          <w:tcPr>
            <w:tcW w:w="4139" w:type="dxa"/>
            <w:tcMar>
              <w:left w:w="28" w:type="dxa"/>
              <w:right w:w="28" w:type="dxa"/>
            </w:tcMar>
            <w:vAlign w:val="center"/>
          </w:tcPr>
          <w:p w14:paraId="64384C11"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5ECB2322"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320FABF7" w14:textId="77777777" w:rsidR="003F5E1F" w:rsidRPr="0082658D" w:rsidRDefault="003F5E1F" w:rsidP="003F5E1F">
            <w:pPr>
              <w:spacing w:after="0"/>
              <w:jc w:val="center"/>
              <w:rPr>
                <w:rFonts w:cs="Arial"/>
              </w:rPr>
            </w:pPr>
          </w:p>
        </w:tc>
      </w:tr>
      <w:tr w:rsidR="003F5E1F" w:rsidRPr="0082658D" w14:paraId="15332B95" w14:textId="77777777" w:rsidTr="003B49CB">
        <w:tc>
          <w:tcPr>
            <w:tcW w:w="675" w:type="dxa"/>
            <w:shd w:val="clear" w:color="auto" w:fill="4F81BD" w:themeFill="accent1"/>
            <w:tcMar>
              <w:left w:w="28" w:type="dxa"/>
              <w:right w:w="28" w:type="dxa"/>
            </w:tcMar>
            <w:vAlign w:val="center"/>
          </w:tcPr>
          <w:p w14:paraId="54C5DF4D"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4614690F" w14:textId="5412D7B1" w:rsidR="003F5E1F" w:rsidRPr="00E4499D" w:rsidRDefault="00CD5EAA" w:rsidP="003F5E1F">
            <w:pPr>
              <w:spacing w:after="0"/>
              <w:jc w:val="center"/>
              <w:rPr>
                <w:rFonts w:cs="Arial"/>
              </w:rPr>
            </w:pPr>
            <w:r>
              <w:t>REQ-CNR-5</w:t>
            </w:r>
          </w:p>
        </w:tc>
        <w:tc>
          <w:tcPr>
            <w:tcW w:w="4139" w:type="dxa"/>
            <w:tcMar>
              <w:left w:w="28" w:type="dxa"/>
              <w:right w:w="28" w:type="dxa"/>
            </w:tcMar>
            <w:vAlign w:val="center"/>
          </w:tcPr>
          <w:p w14:paraId="180F475B"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1D313EE9"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054723C0" w14:textId="77777777" w:rsidR="003F5E1F" w:rsidRPr="0082658D" w:rsidRDefault="003F5E1F" w:rsidP="003F5E1F">
            <w:pPr>
              <w:spacing w:after="0"/>
              <w:jc w:val="center"/>
              <w:rPr>
                <w:rFonts w:cs="Arial"/>
              </w:rPr>
            </w:pPr>
          </w:p>
        </w:tc>
      </w:tr>
      <w:tr w:rsidR="003F5E1F" w:rsidRPr="0082658D" w14:paraId="4C1D5456" w14:textId="77777777" w:rsidTr="003B49CB">
        <w:tc>
          <w:tcPr>
            <w:tcW w:w="675" w:type="dxa"/>
            <w:shd w:val="clear" w:color="auto" w:fill="4F81BD" w:themeFill="accent1"/>
            <w:tcMar>
              <w:left w:w="28" w:type="dxa"/>
              <w:right w:w="28" w:type="dxa"/>
            </w:tcMar>
            <w:vAlign w:val="center"/>
          </w:tcPr>
          <w:p w14:paraId="671BBAC2"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2DD89731" w14:textId="5EAA4EF6" w:rsidR="003F5E1F" w:rsidRPr="00E4499D" w:rsidRDefault="00CD5EAA" w:rsidP="003F5E1F">
            <w:pPr>
              <w:spacing w:after="0"/>
              <w:jc w:val="center"/>
              <w:rPr>
                <w:rFonts w:cs="Arial"/>
              </w:rPr>
            </w:pPr>
            <w:r>
              <w:t>REQ-CNR-6</w:t>
            </w:r>
          </w:p>
        </w:tc>
        <w:tc>
          <w:tcPr>
            <w:tcW w:w="4139" w:type="dxa"/>
            <w:tcMar>
              <w:left w:w="28" w:type="dxa"/>
              <w:right w:w="28" w:type="dxa"/>
            </w:tcMar>
            <w:vAlign w:val="center"/>
          </w:tcPr>
          <w:p w14:paraId="692D1029"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00D1DB2D"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0DD1FE81" w14:textId="77777777" w:rsidR="003F5E1F" w:rsidRPr="0082658D" w:rsidRDefault="003F5E1F" w:rsidP="003F5E1F">
            <w:pPr>
              <w:spacing w:after="0"/>
              <w:jc w:val="center"/>
              <w:rPr>
                <w:rFonts w:cs="Arial"/>
              </w:rPr>
            </w:pPr>
          </w:p>
        </w:tc>
      </w:tr>
      <w:tr w:rsidR="003F5E1F" w:rsidRPr="0082658D" w14:paraId="4E061D8D" w14:textId="77777777" w:rsidTr="003B49CB">
        <w:tc>
          <w:tcPr>
            <w:tcW w:w="675" w:type="dxa"/>
            <w:shd w:val="clear" w:color="auto" w:fill="4F81BD" w:themeFill="accent1"/>
            <w:tcMar>
              <w:left w:w="28" w:type="dxa"/>
              <w:right w:w="28" w:type="dxa"/>
            </w:tcMar>
            <w:vAlign w:val="center"/>
          </w:tcPr>
          <w:p w14:paraId="1C39326F"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59509D8C" w14:textId="2A1D88F3" w:rsidR="003F5E1F" w:rsidRPr="00E4499D" w:rsidRDefault="00CD5EAA" w:rsidP="003F5E1F">
            <w:pPr>
              <w:spacing w:after="0"/>
              <w:jc w:val="center"/>
              <w:rPr>
                <w:rFonts w:cs="Arial"/>
              </w:rPr>
            </w:pPr>
            <w:r>
              <w:t>REQ-CNR-7</w:t>
            </w:r>
          </w:p>
        </w:tc>
        <w:tc>
          <w:tcPr>
            <w:tcW w:w="4139" w:type="dxa"/>
            <w:tcMar>
              <w:left w:w="28" w:type="dxa"/>
              <w:right w:w="28" w:type="dxa"/>
            </w:tcMar>
            <w:vAlign w:val="center"/>
          </w:tcPr>
          <w:p w14:paraId="04B8D9CE"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4288746D"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07E7431B" w14:textId="77777777" w:rsidR="003F5E1F" w:rsidRPr="0082658D" w:rsidRDefault="003F5E1F" w:rsidP="003F5E1F">
            <w:pPr>
              <w:spacing w:after="0"/>
              <w:jc w:val="center"/>
              <w:rPr>
                <w:rFonts w:cs="Arial"/>
              </w:rPr>
            </w:pPr>
          </w:p>
        </w:tc>
      </w:tr>
      <w:tr w:rsidR="003F5E1F" w:rsidRPr="0082658D" w14:paraId="0D96BE40" w14:textId="77777777" w:rsidTr="003B49CB">
        <w:tc>
          <w:tcPr>
            <w:tcW w:w="675" w:type="dxa"/>
            <w:shd w:val="clear" w:color="auto" w:fill="4F81BD" w:themeFill="accent1"/>
            <w:tcMar>
              <w:left w:w="28" w:type="dxa"/>
              <w:right w:w="28" w:type="dxa"/>
            </w:tcMar>
            <w:vAlign w:val="center"/>
          </w:tcPr>
          <w:p w14:paraId="5BA893A5"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6D351095" w14:textId="62A697A3" w:rsidR="003F5E1F" w:rsidRPr="00E447A8" w:rsidRDefault="00CD5EAA" w:rsidP="003F5E1F">
            <w:pPr>
              <w:spacing w:after="0"/>
              <w:jc w:val="center"/>
              <w:rPr>
                <w:rFonts w:cs="Arial"/>
                <w:lang w:val="el-GR"/>
              </w:rPr>
            </w:pPr>
            <w:r>
              <w:t>REQ-CNR-8</w:t>
            </w:r>
          </w:p>
        </w:tc>
        <w:tc>
          <w:tcPr>
            <w:tcW w:w="4139" w:type="dxa"/>
            <w:tcMar>
              <w:left w:w="28" w:type="dxa"/>
              <w:right w:w="28" w:type="dxa"/>
            </w:tcMar>
            <w:vAlign w:val="center"/>
          </w:tcPr>
          <w:p w14:paraId="27CA16B2"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0ED57A2B"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2EBC6C62" w14:textId="77777777" w:rsidR="003F5E1F" w:rsidRPr="0082658D" w:rsidRDefault="003F5E1F" w:rsidP="003F5E1F">
            <w:pPr>
              <w:spacing w:after="0"/>
              <w:jc w:val="center"/>
              <w:rPr>
                <w:rFonts w:cs="Arial"/>
              </w:rPr>
            </w:pPr>
          </w:p>
        </w:tc>
      </w:tr>
      <w:tr w:rsidR="003F5E1F" w:rsidRPr="0082658D" w14:paraId="6977CB8B" w14:textId="77777777" w:rsidTr="003B49CB">
        <w:tc>
          <w:tcPr>
            <w:tcW w:w="675" w:type="dxa"/>
            <w:shd w:val="clear" w:color="auto" w:fill="4F81BD" w:themeFill="accent1"/>
            <w:tcMar>
              <w:left w:w="28" w:type="dxa"/>
              <w:right w:w="28" w:type="dxa"/>
            </w:tcMar>
            <w:vAlign w:val="center"/>
          </w:tcPr>
          <w:p w14:paraId="6B0D5E23"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7AE14A17" w14:textId="77777777" w:rsidR="003F5E1F" w:rsidRPr="00E4499D" w:rsidRDefault="003F5E1F" w:rsidP="003F5E1F">
            <w:pPr>
              <w:spacing w:after="0"/>
              <w:jc w:val="center"/>
              <w:rPr>
                <w:rFonts w:cs="Arial"/>
              </w:rPr>
            </w:pPr>
          </w:p>
        </w:tc>
        <w:tc>
          <w:tcPr>
            <w:tcW w:w="4139" w:type="dxa"/>
            <w:tcMar>
              <w:left w:w="28" w:type="dxa"/>
              <w:right w:w="28" w:type="dxa"/>
            </w:tcMar>
            <w:vAlign w:val="center"/>
          </w:tcPr>
          <w:p w14:paraId="2FE44B6B"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642E1379"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56ADED5C" w14:textId="77777777" w:rsidR="003F5E1F" w:rsidRPr="0082658D" w:rsidRDefault="003F5E1F" w:rsidP="003F5E1F">
            <w:pPr>
              <w:spacing w:after="0"/>
              <w:jc w:val="center"/>
              <w:rPr>
                <w:rFonts w:cs="Arial"/>
              </w:rPr>
            </w:pPr>
          </w:p>
        </w:tc>
      </w:tr>
      <w:tr w:rsidR="003F5E1F" w:rsidRPr="0082658D" w14:paraId="08D2FA4D" w14:textId="77777777" w:rsidTr="003B49CB">
        <w:tc>
          <w:tcPr>
            <w:tcW w:w="675" w:type="dxa"/>
            <w:shd w:val="clear" w:color="auto" w:fill="4F81BD" w:themeFill="accent1"/>
            <w:tcMar>
              <w:left w:w="28" w:type="dxa"/>
              <w:right w:w="28" w:type="dxa"/>
            </w:tcMar>
            <w:vAlign w:val="center"/>
          </w:tcPr>
          <w:p w14:paraId="33C88DA1"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2FEE362D" w14:textId="7ED20438" w:rsidR="003F5E1F" w:rsidRPr="00E4499D" w:rsidRDefault="00C1179C" w:rsidP="003F5E1F">
            <w:pPr>
              <w:spacing w:after="0"/>
              <w:jc w:val="center"/>
              <w:rPr>
                <w:rFonts w:cs="Arial"/>
              </w:rPr>
            </w:pPr>
            <w:r>
              <w:rPr>
                <w:lang w:val="en-US"/>
              </w:rPr>
              <w:t>REQ-SRM-1</w:t>
            </w:r>
          </w:p>
        </w:tc>
        <w:tc>
          <w:tcPr>
            <w:tcW w:w="4139" w:type="dxa"/>
            <w:tcMar>
              <w:left w:w="28" w:type="dxa"/>
              <w:right w:w="28" w:type="dxa"/>
            </w:tcMar>
            <w:vAlign w:val="center"/>
          </w:tcPr>
          <w:p w14:paraId="60A12A45"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21DF95AD"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197DC3F3" w14:textId="77777777" w:rsidR="003F5E1F" w:rsidRPr="0082658D" w:rsidRDefault="003F5E1F" w:rsidP="003F5E1F">
            <w:pPr>
              <w:spacing w:after="0"/>
              <w:jc w:val="center"/>
              <w:rPr>
                <w:rFonts w:cs="Arial"/>
              </w:rPr>
            </w:pPr>
          </w:p>
        </w:tc>
      </w:tr>
      <w:tr w:rsidR="003F5E1F" w:rsidRPr="0082658D" w14:paraId="778E4A85" w14:textId="77777777" w:rsidTr="003B49CB">
        <w:tc>
          <w:tcPr>
            <w:tcW w:w="675" w:type="dxa"/>
            <w:shd w:val="clear" w:color="auto" w:fill="4F81BD" w:themeFill="accent1"/>
            <w:tcMar>
              <w:left w:w="28" w:type="dxa"/>
              <w:right w:w="28" w:type="dxa"/>
            </w:tcMar>
            <w:vAlign w:val="center"/>
          </w:tcPr>
          <w:p w14:paraId="20D91838"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4382D151" w14:textId="3683B0CD" w:rsidR="003F5E1F" w:rsidRPr="00E4499D" w:rsidRDefault="00C1179C" w:rsidP="003F5E1F">
            <w:pPr>
              <w:spacing w:after="0"/>
              <w:jc w:val="center"/>
              <w:rPr>
                <w:rFonts w:cs="Arial"/>
              </w:rPr>
            </w:pPr>
            <w:r>
              <w:rPr>
                <w:lang w:val="en-US"/>
              </w:rPr>
              <w:t>REQ-SRM-2</w:t>
            </w:r>
          </w:p>
        </w:tc>
        <w:tc>
          <w:tcPr>
            <w:tcW w:w="4139" w:type="dxa"/>
            <w:tcMar>
              <w:left w:w="28" w:type="dxa"/>
              <w:right w:w="28" w:type="dxa"/>
            </w:tcMar>
            <w:vAlign w:val="center"/>
          </w:tcPr>
          <w:p w14:paraId="0CA4FA61"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30260892"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3E239EC2" w14:textId="77777777" w:rsidR="003F5E1F" w:rsidRPr="0082658D" w:rsidRDefault="003F5E1F" w:rsidP="003F5E1F">
            <w:pPr>
              <w:spacing w:after="0"/>
              <w:jc w:val="center"/>
              <w:rPr>
                <w:rFonts w:cs="Arial"/>
              </w:rPr>
            </w:pPr>
          </w:p>
        </w:tc>
      </w:tr>
      <w:tr w:rsidR="003F5E1F" w:rsidRPr="0082658D" w14:paraId="3510549D" w14:textId="77777777" w:rsidTr="003B49CB">
        <w:tc>
          <w:tcPr>
            <w:tcW w:w="675" w:type="dxa"/>
            <w:shd w:val="clear" w:color="auto" w:fill="4F81BD" w:themeFill="accent1"/>
            <w:tcMar>
              <w:left w:w="28" w:type="dxa"/>
              <w:right w:w="28" w:type="dxa"/>
            </w:tcMar>
            <w:vAlign w:val="center"/>
          </w:tcPr>
          <w:p w14:paraId="28CDCC8D"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7A2CF6FD" w14:textId="43EBEE8C" w:rsidR="003F5E1F" w:rsidRPr="00E4499D" w:rsidRDefault="00C1179C" w:rsidP="003F5E1F">
            <w:pPr>
              <w:spacing w:after="0"/>
              <w:jc w:val="center"/>
              <w:rPr>
                <w:rFonts w:cs="Arial"/>
              </w:rPr>
            </w:pPr>
            <w:r>
              <w:rPr>
                <w:lang w:val="en-US"/>
              </w:rPr>
              <w:t>REQ-SRM-3</w:t>
            </w:r>
          </w:p>
        </w:tc>
        <w:tc>
          <w:tcPr>
            <w:tcW w:w="4139" w:type="dxa"/>
            <w:tcMar>
              <w:left w:w="28" w:type="dxa"/>
              <w:right w:w="28" w:type="dxa"/>
            </w:tcMar>
            <w:vAlign w:val="center"/>
          </w:tcPr>
          <w:p w14:paraId="2A0C49D6"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34796F62"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31B2D7DF" w14:textId="77777777" w:rsidR="003F5E1F" w:rsidRPr="0082658D" w:rsidRDefault="003F5E1F" w:rsidP="003F5E1F">
            <w:pPr>
              <w:spacing w:after="0"/>
              <w:jc w:val="center"/>
              <w:rPr>
                <w:rFonts w:cs="Arial"/>
              </w:rPr>
            </w:pPr>
          </w:p>
        </w:tc>
      </w:tr>
      <w:tr w:rsidR="003F5E1F" w:rsidRPr="0082658D" w14:paraId="0E69CD51" w14:textId="77777777" w:rsidTr="003B49CB">
        <w:tc>
          <w:tcPr>
            <w:tcW w:w="675" w:type="dxa"/>
            <w:shd w:val="clear" w:color="auto" w:fill="4F81BD" w:themeFill="accent1"/>
            <w:tcMar>
              <w:left w:w="28" w:type="dxa"/>
              <w:right w:w="28" w:type="dxa"/>
            </w:tcMar>
            <w:vAlign w:val="center"/>
          </w:tcPr>
          <w:p w14:paraId="4E8AD344"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3ED7B570" w14:textId="77777777" w:rsidR="003F5E1F" w:rsidRPr="00E4499D" w:rsidRDefault="003F5E1F" w:rsidP="003F5E1F">
            <w:pPr>
              <w:spacing w:after="0"/>
              <w:jc w:val="center"/>
              <w:rPr>
                <w:rFonts w:cs="Arial"/>
              </w:rPr>
            </w:pPr>
          </w:p>
        </w:tc>
        <w:tc>
          <w:tcPr>
            <w:tcW w:w="4139" w:type="dxa"/>
            <w:tcMar>
              <w:left w:w="28" w:type="dxa"/>
              <w:right w:w="28" w:type="dxa"/>
            </w:tcMar>
            <w:vAlign w:val="center"/>
          </w:tcPr>
          <w:p w14:paraId="74586C71"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7F451452"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182995F0" w14:textId="77777777" w:rsidR="003F5E1F" w:rsidRPr="0082658D" w:rsidRDefault="003F5E1F" w:rsidP="003F5E1F">
            <w:pPr>
              <w:spacing w:after="0"/>
              <w:jc w:val="center"/>
              <w:rPr>
                <w:rFonts w:cs="Arial"/>
              </w:rPr>
            </w:pPr>
          </w:p>
        </w:tc>
      </w:tr>
      <w:tr w:rsidR="003F5E1F" w:rsidRPr="0082658D" w14:paraId="682F078A" w14:textId="77777777" w:rsidTr="003B49CB">
        <w:tc>
          <w:tcPr>
            <w:tcW w:w="675" w:type="dxa"/>
            <w:shd w:val="clear" w:color="auto" w:fill="4F81BD" w:themeFill="accent1"/>
            <w:tcMar>
              <w:left w:w="28" w:type="dxa"/>
              <w:right w:w="28" w:type="dxa"/>
            </w:tcMar>
            <w:vAlign w:val="center"/>
          </w:tcPr>
          <w:p w14:paraId="0BF64797"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022510F3" w14:textId="64DA277A" w:rsidR="003F5E1F" w:rsidRPr="00E4499D" w:rsidRDefault="00AB4CA3" w:rsidP="003F5E1F">
            <w:pPr>
              <w:spacing w:after="0"/>
              <w:jc w:val="center"/>
              <w:rPr>
                <w:rFonts w:cs="Arial"/>
              </w:rPr>
            </w:pPr>
            <w:r>
              <w:t>REQ-KBM-1</w:t>
            </w:r>
          </w:p>
        </w:tc>
        <w:tc>
          <w:tcPr>
            <w:tcW w:w="4139" w:type="dxa"/>
            <w:tcMar>
              <w:left w:w="28" w:type="dxa"/>
              <w:right w:w="28" w:type="dxa"/>
            </w:tcMar>
            <w:vAlign w:val="center"/>
          </w:tcPr>
          <w:p w14:paraId="6307EA61"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41B77C9B"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37343055" w14:textId="77777777" w:rsidR="003F5E1F" w:rsidRPr="0082658D" w:rsidRDefault="003F5E1F" w:rsidP="003F5E1F">
            <w:pPr>
              <w:spacing w:after="0"/>
              <w:jc w:val="center"/>
              <w:rPr>
                <w:rFonts w:cs="Arial"/>
              </w:rPr>
            </w:pPr>
          </w:p>
        </w:tc>
      </w:tr>
      <w:tr w:rsidR="003F5E1F" w:rsidRPr="0082658D" w14:paraId="755C71E9" w14:textId="77777777" w:rsidTr="003B49CB">
        <w:tc>
          <w:tcPr>
            <w:tcW w:w="675" w:type="dxa"/>
            <w:shd w:val="clear" w:color="auto" w:fill="4F81BD" w:themeFill="accent1"/>
            <w:tcMar>
              <w:left w:w="28" w:type="dxa"/>
              <w:right w:w="28" w:type="dxa"/>
            </w:tcMar>
            <w:vAlign w:val="center"/>
          </w:tcPr>
          <w:p w14:paraId="6F413117"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33053824" w14:textId="77777777" w:rsidR="003F5E1F" w:rsidRPr="00E4499D" w:rsidRDefault="003F5E1F" w:rsidP="003F5E1F">
            <w:pPr>
              <w:spacing w:after="0"/>
              <w:jc w:val="center"/>
              <w:rPr>
                <w:rFonts w:cs="Arial"/>
              </w:rPr>
            </w:pPr>
          </w:p>
        </w:tc>
        <w:tc>
          <w:tcPr>
            <w:tcW w:w="4139" w:type="dxa"/>
            <w:tcMar>
              <w:left w:w="28" w:type="dxa"/>
              <w:right w:w="28" w:type="dxa"/>
            </w:tcMar>
            <w:vAlign w:val="center"/>
          </w:tcPr>
          <w:p w14:paraId="6A478F6C"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565613F9"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3F492D52" w14:textId="77777777" w:rsidR="003F5E1F" w:rsidRPr="0082658D" w:rsidRDefault="003F5E1F" w:rsidP="003F5E1F">
            <w:pPr>
              <w:spacing w:after="0"/>
              <w:jc w:val="center"/>
              <w:rPr>
                <w:rFonts w:cs="Arial"/>
              </w:rPr>
            </w:pPr>
          </w:p>
        </w:tc>
      </w:tr>
      <w:tr w:rsidR="003F5E1F" w:rsidRPr="0082658D" w14:paraId="1C18D575" w14:textId="77777777" w:rsidTr="003B49CB">
        <w:tc>
          <w:tcPr>
            <w:tcW w:w="675" w:type="dxa"/>
            <w:shd w:val="clear" w:color="auto" w:fill="4F81BD" w:themeFill="accent1"/>
            <w:tcMar>
              <w:left w:w="28" w:type="dxa"/>
              <w:right w:w="28" w:type="dxa"/>
            </w:tcMar>
            <w:vAlign w:val="center"/>
          </w:tcPr>
          <w:p w14:paraId="768AF0A7"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4B3F1DFE" w14:textId="0C71695F" w:rsidR="003F5E1F" w:rsidRPr="00E4499D" w:rsidRDefault="003E1D96" w:rsidP="003F5E1F">
            <w:pPr>
              <w:spacing w:after="0"/>
              <w:jc w:val="center"/>
              <w:rPr>
                <w:rFonts w:cs="Arial"/>
              </w:rPr>
            </w:pPr>
            <w:r w:rsidRPr="00E4499D">
              <w:t>REQ-</w:t>
            </w:r>
            <w:r>
              <w:t>KADNN</w:t>
            </w:r>
            <w:r w:rsidRPr="00E4499D">
              <w:t>-</w:t>
            </w:r>
            <w:r>
              <w:t>1</w:t>
            </w:r>
          </w:p>
        </w:tc>
        <w:tc>
          <w:tcPr>
            <w:tcW w:w="4139" w:type="dxa"/>
            <w:tcMar>
              <w:left w:w="28" w:type="dxa"/>
              <w:right w:w="28" w:type="dxa"/>
            </w:tcMar>
            <w:vAlign w:val="center"/>
          </w:tcPr>
          <w:p w14:paraId="4F6E85B2"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5E0BD122"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0662EC88" w14:textId="77777777" w:rsidR="003F5E1F" w:rsidRPr="0082658D" w:rsidRDefault="003F5E1F" w:rsidP="003F5E1F">
            <w:pPr>
              <w:spacing w:after="0"/>
              <w:jc w:val="center"/>
              <w:rPr>
                <w:rFonts w:cs="Arial"/>
              </w:rPr>
            </w:pPr>
          </w:p>
        </w:tc>
      </w:tr>
      <w:tr w:rsidR="003F5E1F" w:rsidRPr="0082658D" w14:paraId="0BEB7826" w14:textId="77777777" w:rsidTr="003B49CB">
        <w:tc>
          <w:tcPr>
            <w:tcW w:w="675" w:type="dxa"/>
            <w:shd w:val="clear" w:color="auto" w:fill="4F81BD" w:themeFill="accent1"/>
            <w:tcMar>
              <w:left w:w="28" w:type="dxa"/>
              <w:right w:w="28" w:type="dxa"/>
            </w:tcMar>
            <w:vAlign w:val="center"/>
          </w:tcPr>
          <w:p w14:paraId="7FC197E2"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40ECA3A6" w14:textId="34911B61" w:rsidR="003F5E1F" w:rsidRPr="00E4499D" w:rsidRDefault="003E1D96" w:rsidP="003F5E1F">
            <w:pPr>
              <w:spacing w:after="0"/>
              <w:jc w:val="center"/>
              <w:rPr>
                <w:rFonts w:cs="Arial"/>
              </w:rPr>
            </w:pPr>
            <w:r w:rsidRPr="00E4499D">
              <w:t>REQ-</w:t>
            </w:r>
            <w:r>
              <w:t>KADNN</w:t>
            </w:r>
            <w:r w:rsidRPr="00E4499D">
              <w:t>-</w:t>
            </w:r>
            <w:r>
              <w:t>2</w:t>
            </w:r>
          </w:p>
        </w:tc>
        <w:tc>
          <w:tcPr>
            <w:tcW w:w="4139" w:type="dxa"/>
            <w:tcMar>
              <w:left w:w="28" w:type="dxa"/>
              <w:right w:w="28" w:type="dxa"/>
            </w:tcMar>
            <w:vAlign w:val="center"/>
          </w:tcPr>
          <w:p w14:paraId="514EFC88"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5E3AD674"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1242134F" w14:textId="77777777" w:rsidR="003F5E1F" w:rsidRPr="0082658D" w:rsidRDefault="003F5E1F" w:rsidP="003F5E1F">
            <w:pPr>
              <w:spacing w:after="0"/>
              <w:jc w:val="center"/>
              <w:rPr>
                <w:rFonts w:cs="Arial"/>
              </w:rPr>
            </w:pPr>
          </w:p>
        </w:tc>
      </w:tr>
      <w:tr w:rsidR="003F5E1F" w:rsidRPr="0082658D" w14:paraId="00B07415" w14:textId="77777777" w:rsidTr="003B49CB">
        <w:tc>
          <w:tcPr>
            <w:tcW w:w="675" w:type="dxa"/>
            <w:shd w:val="clear" w:color="auto" w:fill="4F81BD" w:themeFill="accent1"/>
            <w:tcMar>
              <w:left w:w="28" w:type="dxa"/>
              <w:right w:w="28" w:type="dxa"/>
            </w:tcMar>
            <w:vAlign w:val="center"/>
          </w:tcPr>
          <w:p w14:paraId="636CF0FE"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65661A09" w14:textId="77777777" w:rsidR="003F5E1F" w:rsidRPr="00E4499D" w:rsidRDefault="003F5E1F" w:rsidP="003F5E1F">
            <w:pPr>
              <w:spacing w:after="0"/>
              <w:jc w:val="center"/>
              <w:rPr>
                <w:rFonts w:cs="Arial"/>
              </w:rPr>
            </w:pPr>
          </w:p>
        </w:tc>
        <w:tc>
          <w:tcPr>
            <w:tcW w:w="4139" w:type="dxa"/>
            <w:tcMar>
              <w:left w:w="28" w:type="dxa"/>
              <w:right w:w="28" w:type="dxa"/>
            </w:tcMar>
            <w:vAlign w:val="center"/>
          </w:tcPr>
          <w:p w14:paraId="1901BC57"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72A30CC0"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742D15F6" w14:textId="77777777" w:rsidR="003F5E1F" w:rsidRPr="0082658D" w:rsidRDefault="003F5E1F" w:rsidP="003F5E1F">
            <w:pPr>
              <w:spacing w:after="0"/>
              <w:jc w:val="center"/>
              <w:rPr>
                <w:rFonts w:cs="Arial"/>
              </w:rPr>
            </w:pPr>
          </w:p>
        </w:tc>
      </w:tr>
      <w:tr w:rsidR="003F5E1F" w:rsidRPr="0082658D" w14:paraId="710F48F2" w14:textId="77777777" w:rsidTr="003B49CB">
        <w:tc>
          <w:tcPr>
            <w:tcW w:w="675" w:type="dxa"/>
            <w:shd w:val="clear" w:color="auto" w:fill="4F81BD" w:themeFill="accent1"/>
            <w:tcMar>
              <w:left w:w="28" w:type="dxa"/>
              <w:right w:w="28" w:type="dxa"/>
            </w:tcMar>
            <w:vAlign w:val="center"/>
          </w:tcPr>
          <w:p w14:paraId="0C620AE5"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2848AEB0" w14:textId="49561C9A" w:rsidR="003F5E1F" w:rsidRPr="00E4499D" w:rsidRDefault="00F806EC" w:rsidP="003F5E1F">
            <w:pPr>
              <w:spacing w:after="0"/>
              <w:jc w:val="center"/>
              <w:rPr>
                <w:rFonts w:cs="Arial"/>
              </w:rPr>
            </w:pPr>
            <w:r w:rsidRPr="00A36550">
              <w:t>REQ-IEUFC-</w:t>
            </w:r>
            <w:r>
              <w:t>1</w:t>
            </w:r>
          </w:p>
        </w:tc>
        <w:tc>
          <w:tcPr>
            <w:tcW w:w="4139" w:type="dxa"/>
            <w:tcMar>
              <w:left w:w="28" w:type="dxa"/>
              <w:right w:w="28" w:type="dxa"/>
            </w:tcMar>
            <w:vAlign w:val="center"/>
          </w:tcPr>
          <w:p w14:paraId="07625D76"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63A82695"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44DD18DA" w14:textId="77777777" w:rsidR="003F5E1F" w:rsidRPr="0082658D" w:rsidRDefault="003F5E1F" w:rsidP="003F5E1F">
            <w:pPr>
              <w:spacing w:after="0"/>
              <w:jc w:val="center"/>
              <w:rPr>
                <w:rFonts w:cs="Arial"/>
              </w:rPr>
            </w:pPr>
          </w:p>
        </w:tc>
      </w:tr>
      <w:tr w:rsidR="003F5E1F" w:rsidRPr="0082658D" w14:paraId="7564CE41" w14:textId="77777777" w:rsidTr="003B49CB">
        <w:tc>
          <w:tcPr>
            <w:tcW w:w="675" w:type="dxa"/>
            <w:shd w:val="clear" w:color="auto" w:fill="4F81BD" w:themeFill="accent1"/>
            <w:tcMar>
              <w:left w:w="28" w:type="dxa"/>
              <w:right w:w="28" w:type="dxa"/>
            </w:tcMar>
            <w:vAlign w:val="center"/>
          </w:tcPr>
          <w:p w14:paraId="726E5F60"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0F4DE2A2" w14:textId="77777777" w:rsidR="003F5E1F" w:rsidRPr="00E4499D" w:rsidRDefault="003F5E1F" w:rsidP="003F5E1F">
            <w:pPr>
              <w:spacing w:after="0"/>
              <w:jc w:val="center"/>
              <w:rPr>
                <w:rFonts w:cs="Arial"/>
              </w:rPr>
            </w:pPr>
          </w:p>
        </w:tc>
        <w:tc>
          <w:tcPr>
            <w:tcW w:w="4139" w:type="dxa"/>
            <w:tcMar>
              <w:left w:w="28" w:type="dxa"/>
              <w:right w:w="28" w:type="dxa"/>
            </w:tcMar>
            <w:vAlign w:val="center"/>
          </w:tcPr>
          <w:p w14:paraId="39FC24F6"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1922CF7B"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677E5A8D" w14:textId="77777777" w:rsidR="003F5E1F" w:rsidRPr="0082658D" w:rsidRDefault="003F5E1F" w:rsidP="003F5E1F">
            <w:pPr>
              <w:spacing w:after="0"/>
              <w:jc w:val="center"/>
              <w:rPr>
                <w:rFonts w:cs="Arial"/>
              </w:rPr>
            </w:pPr>
          </w:p>
        </w:tc>
      </w:tr>
      <w:tr w:rsidR="003F5E1F" w:rsidRPr="0082658D" w14:paraId="1C1E4A9B" w14:textId="77777777" w:rsidTr="003B49CB">
        <w:tc>
          <w:tcPr>
            <w:tcW w:w="675" w:type="dxa"/>
            <w:shd w:val="clear" w:color="auto" w:fill="4F81BD" w:themeFill="accent1"/>
            <w:tcMar>
              <w:left w:w="28" w:type="dxa"/>
              <w:right w:w="28" w:type="dxa"/>
            </w:tcMar>
            <w:vAlign w:val="center"/>
          </w:tcPr>
          <w:p w14:paraId="37497732"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186E7C14" w14:textId="6FD2EA85" w:rsidR="003F5E1F" w:rsidRPr="00E4499D" w:rsidRDefault="00F806EC" w:rsidP="003F5E1F">
            <w:pPr>
              <w:spacing w:after="0"/>
              <w:jc w:val="center"/>
              <w:rPr>
                <w:rFonts w:cs="Arial"/>
              </w:rPr>
            </w:pPr>
            <w:r w:rsidRPr="00E4499D">
              <w:t>REQ-AUMCSE-</w:t>
            </w:r>
            <w:r>
              <w:t>1</w:t>
            </w:r>
          </w:p>
        </w:tc>
        <w:tc>
          <w:tcPr>
            <w:tcW w:w="4139" w:type="dxa"/>
            <w:tcMar>
              <w:left w:w="28" w:type="dxa"/>
              <w:right w:w="28" w:type="dxa"/>
            </w:tcMar>
            <w:vAlign w:val="center"/>
          </w:tcPr>
          <w:p w14:paraId="619AC69B"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09C2231F"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77CA0492" w14:textId="77777777" w:rsidR="003F5E1F" w:rsidRPr="0082658D" w:rsidRDefault="003F5E1F" w:rsidP="003F5E1F">
            <w:pPr>
              <w:spacing w:after="0"/>
              <w:jc w:val="center"/>
              <w:rPr>
                <w:rFonts w:cs="Arial"/>
              </w:rPr>
            </w:pPr>
          </w:p>
        </w:tc>
      </w:tr>
      <w:tr w:rsidR="003F5E1F" w:rsidRPr="0082658D" w14:paraId="326BD22A" w14:textId="77777777" w:rsidTr="003B49CB">
        <w:tc>
          <w:tcPr>
            <w:tcW w:w="675" w:type="dxa"/>
            <w:shd w:val="clear" w:color="auto" w:fill="4F81BD" w:themeFill="accent1"/>
            <w:tcMar>
              <w:left w:w="28" w:type="dxa"/>
              <w:right w:w="28" w:type="dxa"/>
            </w:tcMar>
            <w:vAlign w:val="center"/>
          </w:tcPr>
          <w:p w14:paraId="5120CFA2"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72CA63F2" w14:textId="77777777" w:rsidR="003F5E1F" w:rsidRPr="00E4499D" w:rsidRDefault="003F5E1F" w:rsidP="003F5E1F">
            <w:pPr>
              <w:spacing w:after="0"/>
              <w:jc w:val="center"/>
              <w:rPr>
                <w:rFonts w:cs="Arial"/>
              </w:rPr>
            </w:pPr>
          </w:p>
        </w:tc>
        <w:tc>
          <w:tcPr>
            <w:tcW w:w="4139" w:type="dxa"/>
            <w:tcMar>
              <w:left w:w="28" w:type="dxa"/>
              <w:right w:w="28" w:type="dxa"/>
            </w:tcMar>
            <w:vAlign w:val="center"/>
          </w:tcPr>
          <w:p w14:paraId="596942E8"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3638B232"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381901EE" w14:textId="77777777" w:rsidR="003F5E1F" w:rsidRPr="0082658D" w:rsidRDefault="003F5E1F" w:rsidP="003F5E1F">
            <w:pPr>
              <w:spacing w:after="0"/>
              <w:jc w:val="center"/>
              <w:rPr>
                <w:rFonts w:cs="Arial"/>
              </w:rPr>
            </w:pPr>
          </w:p>
        </w:tc>
      </w:tr>
      <w:tr w:rsidR="003F5E1F" w:rsidRPr="0082658D" w14:paraId="0D5849D9" w14:textId="77777777" w:rsidTr="003B49CB">
        <w:tc>
          <w:tcPr>
            <w:tcW w:w="675" w:type="dxa"/>
            <w:shd w:val="clear" w:color="auto" w:fill="4F81BD" w:themeFill="accent1"/>
            <w:tcMar>
              <w:left w:w="28" w:type="dxa"/>
              <w:right w:w="28" w:type="dxa"/>
            </w:tcMar>
            <w:vAlign w:val="center"/>
          </w:tcPr>
          <w:p w14:paraId="6D6A72C4"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27C1BD6B" w14:textId="4CB2CC9E" w:rsidR="003F5E1F" w:rsidRPr="00E4499D" w:rsidRDefault="00F806EC" w:rsidP="003F5E1F">
            <w:pPr>
              <w:spacing w:after="0"/>
              <w:jc w:val="center"/>
              <w:rPr>
                <w:rFonts w:cs="Arial"/>
              </w:rPr>
            </w:pPr>
            <w:r w:rsidRPr="00E4499D">
              <w:t>REQ-</w:t>
            </w:r>
            <w:r>
              <w:t>CSUF</w:t>
            </w:r>
            <w:r w:rsidRPr="00E4499D">
              <w:t>-</w:t>
            </w:r>
            <w:r>
              <w:t>1</w:t>
            </w:r>
          </w:p>
        </w:tc>
        <w:tc>
          <w:tcPr>
            <w:tcW w:w="4139" w:type="dxa"/>
            <w:tcMar>
              <w:left w:w="28" w:type="dxa"/>
              <w:right w:w="28" w:type="dxa"/>
            </w:tcMar>
            <w:vAlign w:val="center"/>
          </w:tcPr>
          <w:p w14:paraId="4E8C8138"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7F4628E4"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419BB414" w14:textId="77777777" w:rsidR="003F5E1F" w:rsidRPr="0082658D" w:rsidRDefault="003F5E1F" w:rsidP="003F5E1F">
            <w:pPr>
              <w:spacing w:after="0"/>
              <w:jc w:val="center"/>
              <w:rPr>
                <w:rFonts w:cs="Arial"/>
              </w:rPr>
            </w:pPr>
          </w:p>
        </w:tc>
      </w:tr>
      <w:tr w:rsidR="003F5E1F" w:rsidRPr="0082658D" w14:paraId="29E58A24" w14:textId="77777777" w:rsidTr="003B49CB">
        <w:tc>
          <w:tcPr>
            <w:tcW w:w="675" w:type="dxa"/>
            <w:shd w:val="clear" w:color="auto" w:fill="4F81BD" w:themeFill="accent1"/>
            <w:tcMar>
              <w:left w:w="28" w:type="dxa"/>
              <w:right w:w="28" w:type="dxa"/>
            </w:tcMar>
            <w:vAlign w:val="center"/>
          </w:tcPr>
          <w:p w14:paraId="0F15B080"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4E20C77C" w14:textId="77777777" w:rsidR="003F5E1F" w:rsidRPr="00E4499D" w:rsidRDefault="003F5E1F" w:rsidP="003F5E1F">
            <w:pPr>
              <w:spacing w:after="0"/>
              <w:jc w:val="center"/>
              <w:rPr>
                <w:rFonts w:cs="Arial"/>
              </w:rPr>
            </w:pPr>
          </w:p>
        </w:tc>
        <w:tc>
          <w:tcPr>
            <w:tcW w:w="4139" w:type="dxa"/>
            <w:tcMar>
              <w:left w:w="28" w:type="dxa"/>
              <w:right w:w="28" w:type="dxa"/>
            </w:tcMar>
            <w:vAlign w:val="center"/>
          </w:tcPr>
          <w:p w14:paraId="5A91C799"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25A31379"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7C2EC918" w14:textId="77777777" w:rsidR="003F5E1F" w:rsidRPr="0082658D" w:rsidRDefault="003F5E1F" w:rsidP="003F5E1F">
            <w:pPr>
              <w:spacing w:after="0"/>
              <w:jc w:val="center"/>
              <w:rPr>
                <w:rFonts w:cs="Arial"/>
              </w:rPr>
            </w:pPr>
          </w:p>
        </w:tc>
      </w:tr>
      <w:tr w:rsidR="003F5E1F" w:rsidRPr="0082658D" w14:paraId="3871B850" w14:textId="77777777" w:rsidTr="003B49CB">
        <w:tc>
          <w:tcPr>
            <w:tcW w:w="675" w:type="dxa"/>
            <w:shd w:val="clear" w:color="auto" w:fill="4F81BD" w:themeFill="accent1"/>
            <w:tcMar>
              <w:left w:w="28" w:type="dxa"/>
              <w:right w:w="28" w:type="dxa"/>
            </w:tcMar>
            <w:vAlign w:val="center"/>
          </w:tcPr>
          <w:p w14:paraId="65F15A9F"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772E73E7" w14:textId="7810F8EB" w:rsidR="003F5E1F" w:rsidRPr="00E4499D" w:rsidRDefault="00A34149" w:rsidP="003F5E1F">
            <w:pPr>
              <w:spacing w:after="0"/>
              <w:jc w:val="center"/>
              <w:rPr>
                <w:rFonts w:cs="Arial"/>
              </w:rPr>
            </w:pPr>
            <w:r w:rsidRPr="00E4499D">
              <w:t>REQ-</w:t>
            </w:r>
            <w:r>
              <w:t>KTM</w:t>
            </w:r>
            <w:r w:rsidRPr="00E4499D">
              <w:t>-</w:t>
            </w:r>
            <w:r>
              <w:t>1</w:t>
            </w:r>
          </w:p>
        </w:tc>
        <w:tc>
          <w:tcPr>
            <w:tcW w:w="4139" w:type="dxa"/>
            <w:tcMar>
              <w:left w:w="28" w:type="dxa"/>
              <w:right w:w="28" w:type="dxa"/>
            </w:tcMar>
            <w:vAlign w:val="center"/>
          </w:tcPr>
          <w:p w14:paraId="4C216592"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3842673C"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667F306D" w14:textId="77777777" w:rsidR="003F5E1F" w:rsidRPr="0082658D" w:rsidRDefault="003F5E1F" w:rsidP="003F5E1F">
            <w:pPr>
              <w:spacing w:after="0"/>
              <w:jc w:val="center"/>
              <w:rPr>
                <w:rFonts w:cs="Arial"/>
              </w:rPr>
            </w:pPr>
          </w:p>
        </w:tc>
      </w:tr>
      <w:tr w:rsidR="003F5E1F" w:rsidRPr="0082658D" w14:paraId="37DC1DAB" w14:textId="77777777" w:rsidTr="003B49CB">
        <w:tc>
          <w:tcPr>
            <w:tcW w:w="675" w:type="dxa"/>
            <w:shd w:val="clear" w:color="auto" w:fill="4F81BD" w:themeFill="accent1"/>
            <w:tcMar>
              <w:left w:w="28" w:type="dxa"/>
              <w:right w:w="28" w:type="dxa"/>
            </w:tcMar>
            <w:vAlign w:val="center"/>
          </w:tcPr>
          <w:p w14:paraId="7DB8B26B"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31A1BF83" w14:textId="77777777" w:rsidR="003F5E1F" w:rsidRPr="00E4499D" w:rsidRDefault="003F5E1F" w:rsidP="003F5E1F">
            <w:pPr>
              <w:spacing w:after="0"/>
              <w:jc w:val="center"/>
              <w:rPr>
                <w:rFonts w:cs="Arial"/>
              </w:rPr>
            </w:pPr>
          </w:p>
        </w:tc>
        <w:tc>
          <w:tcPr>
            <w:tcW w:w="4139" w:type="dxa"/>
            <w:tcMar>
              <w:left w:w="28" w:type="dxa"/>
              <w:right w:w="28" w:type="dxa"/>
            </w:tcMar>
            <w:vAlign w:val="center"/>
          </w:tcPr>
          <w:p w14:paraId="253CDC2F"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2AD7B784"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30A7FE86" w14:textId="77777777" w:rsidR="003F5E1F" w:rsidRPr="0082658D" w:rsidRDefault="003F5E1F" w:rsidP="003F5E1F">
            <w:pPr>
              <w:spacing w:after="0"/>
              <w:jc w:val="center"/>
              <w:rPr>
                <w:rFonts w:cs="Arial"/>
              </w:rPr>
            </w:pPr>
          </w:p>
        </w:tc>
      </w:tr>
      <w:tr w:rsidR="003F5E1F" w:rsidRPr="0082658D" w14:paraId="2C604A20" w14:textId="77777777" w:rsidTr="003B49CB">
        <w:tc>
          <w:tcPr>
            <w:tcW w:w="675" w:type="dxa"/>
            <w:shd w:val="clear" w:color="auto" w:fill="4F81BD" w:themeFill="accent1"/>
            <w:tcMar>
              <w:left w:w="28" w:type="dxa"/>
              <w:right w:w="28" w:type="dxa"/>
            </w:tcMar>
            <w:vAlign w:val="center"/>
          </w:tcPr>
          <w:p w14:paraId="126AEB70"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2AD6D1A6" w14:textId="5F568772" w:rsidR="003F5E1F" w:rsidRPr="00E4499D" w:rsidRDefault="00A34149" w:rsidP="003F5E1F">
            <w:pPr>
              <w:spacing w:after="0"/>
              <w:jc w:val="center"/>
              <w:rPr>
                <w:rFonts w:cs="Arial"/>
              </w:rPr>
            </w:pPr>
            <w:r w:rsidRPr="00E4499D">
              <w:t>REQ-</w:t>
            </w:r>
            <w:r>
              <w:t>VA</w:t>
            </w:r>
            <w:r w:rsidRPr="00E4499D">
              <w:t>-</w:t>
            </w:r>
            <w:r>
              <w:t>1</w:t>
            </w:r>
          </w:p>
        </w:tc>
        <w:tc>
          <w:tcPr>
            <w:tcW w:w="4139" w:type="dxa"/>
            <w:tcMar>
              <w:left w:w="28" w:type="dxa"/>
              <w:right w:w="28" w:type="dxa"/>
            </w:tcMar>
            <w:vAlign w:val="center"/>
          </w:tcPr>
          <w:p w14:paraId="0E359C5B"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39BC1ABD"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005A89AC" w14:textId="77777777" w:rsidR="003F5E1F" w:rsidRPr="0082658D" w:rsidRDefault="003F5E1F" w:rsidP="003F5E1F">
            <w:pPr>
              <w:spacing w:after="0"/>
              <w:jc w:val="center"/>
              <w:rPr>
                <w:rFonts w:cs="Arial"/>
              </w:rPr>
            </w:pPr>
          </w:p>
        </w:tc>
      </w:tr>
      <w:tr w:rsidR="003F5E1F" w:rsidRPr="0082658D" w14:paraId="0DE46C22" w14:textId="77777777" w:rsidTr="003B49CB">
        <w:tc>
          <w:tcPr>
            <w:tcW w:w="675" w:type="dxa"/>
            <w:shd w:val="clear" w:color="auto" w:fill="4F81BD" w:themeFill="accent1"/>
            <w:tcMar>
              <w:left w:w="28" w:type="dxa"/>
              <w:right w:w="28" w:type="dxa"/>
            </w:tcMar>
            <w:vAlign w:val="center"/>
          </w:tcPr>
          <w:p w14:paraId="050881C6"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32674A1E" w14:textId="77777777" w:rsidR="003F5E1F" w:rsidRPr="00E4499D" w:rsidRDefault="003F5E1F" w:rsidP="003F5E1F">
            <w:pPr>
              <w:spacing w:after="0"/>
              <w:jc w:val="center"/>
              <w:rPr>
                <w:rFonts w:cs="Arial"/>
              </w:rPr>
            </w:pPr>
          </w:p>
        </w:tc>
        <w:tc>
          <w:tcPr>
            <w:tcW w:w="4139" w:type="dxa"/>
            <w:tcMar>
              <w:left w:w="28" w:type="dxa"/>
              <w:right w:w="28" w:type="dxa"/>
            </w:tcMar>
            <w:vAlign w:val="center"/>
          </w:tcPr>
          <w:p w14:paraId="3F933BC9"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0E697486"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7EA7FEBC" w14:textId="77777777" w:rsidR="003F5E1F" w:rsidRPr="0082658D" w:rsidRDefault="003F5E1F" w:rsidP="003F5E1F">
            <w:pPr>
              <w:spacing w:after="0"/>
              <w:jc w:val="center"/>
              <w:rPr>
                <w:rFonts w:cs="Arial"/>
              </w:rPr>
            </w:pPr>
          </w:p>
        </w:tc>
      </w:tr>
      <w:tr w:rsidR="003F5E1F" w:rsidRPr="0082658D" w14:paraId="5392EF6E" w14:textId="77777777" w:rsidTr="003B49CB">
        <w:tc>
          <w:tcPr>
            <w:tcW w:w="675" w:type="dxa"/>
            <w:shd w:val="clear" w:color="auto" w:fill="4F81BD" w:themeFill="accent1"/>
            <w:tcMar>
              <w:left w:w="28" w:type="dxa"/>
              <w:right w:w="28" w:type="dxa"/>
            </w:tcMar>
            <w:vAlign w:val="center"/>
          </w:tcPr>
          <w:p w14:paraId="0F151551"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36DF8A69" w14:textId="017B15BF" w:rsidR="003F5E1F" w:rsidRPr="00E4499D" w:rsidRDefault="00A34149" w:rsidP="003F5E1F">
            <w:pPr>
              <w:spacing w:after="0"/>
              <w:jc w:val="center"/>
              <w:rPr>
                <w:rFonts w:cs="Arial"/>
              </w:rPr>
            </w:pPr>
            <w:r w:rsidRPr="00E4499D">
              <w:t>REQ-</w:t>
            </w:r>
            <w:r>
              <w:t>COE</w:t>
            </w:r>
            <w:r w:rsidRPr="00E4499D">
              <w:t>-</w:t>
            </w:r>
            <w:r>
              <w:t>1</w:t>
            </w:r>
          </w:p>
        </w:tc>
        <w:tc>
          <w:tcPr>
            <w:tcW w:w="4139" w:type="dxa"/>
            <w:tcMar>
              <w:left w:w="28" w:type="dxa"/>
              <w:right w:w="28" w:type="dxa"/>
            </w:tcMar>
            <w:vAlign w:val="center"/>
          </w:tcPr>
          <w:p w14:paraId="38CDAAA6"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4518673D"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543D6D32" w14:textId="77777777" w:rsidR="003F5E1F" w:rsidRPr="0082658D" w:rsidRDefault="003F5E1F" w:rsidP="003F5E1F">
            <w:pPr>
              <w:spacing w:after="0"/>
              <w:jc w:val="center"/>
              <w:rPr>
                <w:rFonts w:cs="Arial"/>
              </w:rPr>
            </w:pPr>
          </w:p>
        </w:tc>
      </w:tr>
      <w:tr w:rsidR="003F5E1F" w:rsidRPr="0082658D" w14:paraId="21CE9E1A" w14:textId="77777777" w:rsidTr="003B49CB">
        <w:tc>
          <w:tcPr>
            <w:tcW w:w="675" w:type="dxa"/>
            <w:shd w:val="clear" w:color="auto" w:fill="4F81BD" w:themeFill="accent1"/>
            <w:tcMar>
              <w:left w:w="28" w:type="dxa"/>
              <w:right w:w="28" w:type="dxa"/>
            </w:tcMar>
            <w:vAlign w:val="center"/>
          </w:tcPr>
          <w:p w14:paraId="46F827C0"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3919D3F5" w14:textId="3F32681E" w:rsidR="003F5E1F" w:rsidRPr="00E4499D" w:rsidRDefault="00A34149" w:rsidP="003F5E1F">
            <w:pPr>
              <w:spacing w:after="0"/>
              <w:jc w:val="center"/>
              <w:rPr>
                <w:rFonts w:cs="Arial"/>
              </w:rPr>
            </w:pPr>
            <w:r w:rsidRPr="00E4499D">
              <w:t>REQ-</w:t>
            </w:r>
            <w:r>
              <w:t>COE</w:t>
            </w:r>
            <w:r w:rsidRPr="00E4499D">
              <w:t>-</w:t>
            </w:r>
            <w:r>
              <w:t>2</w:t>
            </w:r>
          </w:p>
        </w:tc>
        <w:tc>
          <w:tcPr>
            <w:tcW w:w="4139" w:type="dxa"/>
            <w:tcMar>
              <w:left w:w="28" w:type="dxa"/>
              <w:right w:w="28" w:type="dxa"/>
            </w:tcMar>
            <w:vAlign w:val="center"/>
          </w:tcPr>
          <w:p w14:paraId="2EE5245D"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27B0CCC4"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44AC51E5" w14:textId="77777777" w:rsidR="003F5E1F" w:rsidRPr="0082658D" w:rsidRDefault="003F5E1F" w:rsidP="003F5E1F">
            <w:pPr>
              <w:spacing w:after="0"/>
              <w:jc w:val="center"/>
              <w:rPr>
                <w:rFonts w:cs="Arial"/>
              </w:rPr>
            </w:pPr>
          </w:p>
        </w:tc>
      </w:tr>
      <w:tr w:rsidR="003F5E1F" w:rsidRPr="0082658D" w14:paraId="223F2D8A" w14:textId="77777777" w:rsidTr="003B49CB">
        <w:tc>
          <w:tcPr>
            <w:tcW w:w="675" w:type="dxa"/>
            <w:shd w:val="clear" w:color="auto" w:fill="4F81BD" w:themeFill="accent1"/>
            <w:tcMar>
              <w:left w:w="28" w:type="dxa"/>
              <w:right w:w="28" w:type="dxa"/>
            </w:tcMar>
            <w:vAlign w:val="center"/>
          </w:tcPr>
          <w:p w14:paraId="0E94121B"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6187544C" w14:textId="6D869EF3" w:rsidR="003F5E1F" w:rsidRPr="00E4499D" w:rsidRDefault="00A34149" w:rsidP="003F5E1F">
            <w:pPr>
              <w:spacing w:after="0"/>
              <w:jc w:val="center"/>
              <w:rPr>
                <w:rFonts w:cs="Arial"/>
              </w:rPr>
            </w:pPr>
            <w:r w:rsidRPr="00E4499D">
              <w:t>REQ-</w:t>
            </w:r>
            <w:r>
              <w:t>COE</w:t>
            </w:r>
            <w:r w:rsidRPr="00E4499D">
              <w:t>-</w:t>
            </w:r>
            <w:r>
              <w:t>3</w:t>
            </w:r>
          </w:p>
        </w:tc>
        <w:tc>
          <w:tcPr>
            <w:tcW w:w="4139" w:type="dxa"/>
            <w:tcMar>
              <w:left w:w="28" w:type="dxa"/>
              <w:right w:w="28" w:type="dxa"/>
            </w:tcMar>
            <w:vAlign w:val="center"/>
          </w:tcPr>
          <w:p w14:paraId="1FB9D42F"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370DCA1E"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270FBFD6" w14:textId="77777777" w:rsidR="003F5E1F" w:rsidRPr="0082658D" w:rsidRDefault="003F5E1F" w:rsidP="003F5E1F">
            <w:pPr>
              <w:spacing w:after="0"/>
              <w:jc w:val="center"/>
              <w:rPr>
                <w:rFonts w:cs="Arial"/>
              </w:rPr>
            </w:pPr>
          </w:p>
        </w:tc>
      </w:tr>
      <w:tr w:rsidR="003F5E1F" w:rsidRPr="0082658D" w14:paraId="7C84C0AD" w14:textId="77777777" w:rsidTr="003B49CB">
        <w:tc>
          <w:tcPr>
            <w:tcW w:w="675" w:type="dxa"/>
            <w:shd w:val="clear" w:color="auto" w:fill="4F81BD" w:themeFill="accent1"/>
            <w:tcMar>
              <w:left w:w="28" w:type="dxa"/>
              <w:right w:w="28" w:type="dxa"/>
            </w:tcMar>
            <w:vAlign w:val="center"/>
          </w:tcPr>
          <w:p w14:paraId="6CC2D4D5"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096BD715" w14:textId="260B5A67" w:rsidR="003F5E1F" w:rsidRPr="00E4499D" w:rsidRDefault="00A34149" w:rsidP="003F5E1F">
            <w:pPr>
              <w:spacing w:after="0"/>
              <w:jc w:val="center"/>
              <w:rPr>
                <w:rFonts w:cs="Arial"/>
              </w:rPr>
            </w:pPr>
            <w:r w:rsidRPr="00E4499D">
              <w:t>REQ-</w:t>
            </w:r>
            <w:r>
              <w:t>COE</w:t>
            </w:r>
            <w:r w:rsidRPr="00E4499D">
              <w:t>-</w:t>
            </w:r>
            <w:r>
              <w:t>4</w:t>
            </w:r>
          </w:p>
        </w:tc>
        <w:tc>
          <w:tcPr>
            <w:tcW w:w="4139" w:type="dxa"/>
            <w:tcMar>
              <w:left w:w="28" w:type="dxa"/>
              <w:right w:w="28" w:type="dxa"/>
            </w:tcMar>
            <w:vAlign w:val="center"/>
          </w:tcPr>
          <w:p w14:paraId="09270318"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38AE679E"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15C9DF35" w14:textId="77777777" w:rsidR="003F5E1F" w:rsidRPr="0082658D" w:rsidRDefault="003F5E1F" w:rsidP="003F5E1F">
            <w:pPr>
              <w:spacing w:after="0"/>
              <w:jc w:val="center"/>
              <w:rPr>
                <w:rFonts w:cs="Arial"/>
              </w:rPr>
            </w:pPr>
          </w:p>
        </w:tc>
      </w:tr>
      <w:tr w:rsidR="003F5E1F" w:rsidRPr="0082658D" w14:paraId="743E221F" w14:textId="77777777" w:rsidTr="003B49CB">
        <w:tc>
          <w:tcPr>
            <w:tcW w:w="675" w:type="dxa"/>
            <w:shd w:val="clear" w:color="auto" w:fill="4F81BD" w:themeFill="accent1"/>
            <w:tcMar>
              <w:left w:w="28" w:type="dxa"/>
              <w:right w:w="28" w:type="dxa"/>
            </w:tcMar>
            <w:vAlign w:val="center"/>
          </w:tcPr>
          <w:p w14:paraId="70B3327F"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25A529A6"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4C3B945B"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24B732BD"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232241AC" w14:textId="77777777" w:rsidR="003F5E1F" w:rsidRPr="0082658D" w:rsidRDefault="003F5E1F" w:rsidP="003B49CB">
            <w:pPr>
              <w:spacing w:after="0"/>
              <w:jc w:val="center"/>
              <w:rPr>
                <w:rFonts w:cs="Arial"/>
              </w:rPr>
            </w:pPr>
          </w:p>
        </w:tc>
      </w:tr>
      <w:tr w:rsidR="003F5E1F" w:rsidRPr="0082658D" w14:paraId="1810B487" w14:textId="77777777" w:rsidTr="003B49CB">
        <w:tc>
          <w:tcPr>
            <w:tcW w:w="675" w:type="dxa"/>
            <w:shd w:val="clear" w:color="auto" w:fill="4F81BD" w:themeFill="accent1"/>
            <w:tcMar>
              <w:left w:w="28" w:type="dxa"/>
              <w:right w:w="28" w:type="dxa"/>
            </w:tcMar>
            <w:vAlign w:val="center"/>
          </w:tcPr>
          <w:p w14:paraId="0EAFF9C6"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100DD3CF" w14:textId="232580EA" w:rsidR="003F5E1F" w:rsidRPr="00E4499D" w:rsidRDefault="00A34149" w:rsidP="003B49CB">
            <w:pPr>
              <w:spacing w:after="0"/>
              <w:jc w:val="center"/>
              <w:rPr>
                <w:rFonts w:cs="Arial"/>
              </w:rPr>
            </w:pPr>
            <w:r w:rsidRPr="00E4499D">
              <w:t>REQ-</w:t>
            </w:r>
            <w:r>
              <w:t>COC</w:t>
            </w:r>
            <w:r w:rsidRPr="00E4499D">
              <w:t>-</w:t>
            </w:r>
            <w:r>
              <w:t>1</w:t>
            </w:r>
          </w:p>
        </w:tc>
        <w:tc>
          <w:tcPr>
            <w:tcW w:w="4139" w:type="dxa"/>
            <w:tcMar>
              <w:left w:w="28" w:type="dxa"/>
              <w:right w:w="28" w:type="dxa"/>
            </w:tcMar>
            <w:vAlign w:val="center"/>
          </w:tcPr>
          <w:p w14:paraId="7D836C7C"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35E5CB68"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4BB92015" w14:textId="77777777" w:rsidR="003F5E1F" w:rsidRPr="0082658D" w:rsidRDefault="003F5E1F" w:rsidP="003B49CB">
            <w:pPr>
              <w:spacing w:after="0"/>
              <w:jc w:val="center"/>
              <w:rPr>
                <w:rFonts w:cs="Arial"/>
              </w:rPr>
            </w:pPr>
          </w:p>
        </w:tc>
      </w:tr>
      <w:tr w:rsidR="003F5E1F" w:rsidRPr="0082658D" w14:paraId="1A23065F" w14:textId="77777777" w:rsidTr="003B49CB">
        <w:tc>
          <w:tcPr>
            <w:tcW w:w="675" w:type="dxa"/>
            <w:shd w:val="clear" w:color="auto" w:fill="4F81BD" w:themeFill="accent1"/>
            <w:tcMar>
              <w:left w:w="28" w:type="dxa"/>
              <w:right w:w="28" w:type="dxa"/>
            </w:tcMar>
            <w:vAlign w:val="center"/>
          </w:tcPr>
          <w:p w14:paraId="53EA4BED"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5E6F955E"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79C221EB"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279C2E5B"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2DAB27CF" w14:textId="77777777" w:rsidR="003F5E1F" w:rsidRPr="0082658D" w:rsidRDefault="003F5E1F" w:rsidP="003B49CB">
            <w:pPr>
              <w:spacing w:after="0"/>
              <w:jc w:val="center"/>
              <w:rPr>
                <w:rFonts w:cs="Arial"/>
              </w:rPr>
            </w:pPr>
          </w:p>
        </w:tc>
      </w:tr>
      <w:tr w:rsidR="003F5E1F" w:rsidRPr="0082658D" w14:paraId="51A05BA7" w14:textId="77777777" w:rsidTr="003B49CB">
        <w:tc>
          <w:tcPr>
            <w:tcW w:w="675" w:type="dxa"/>
            <w:shd w:val="clear" w:color="auto" w:fill="4F81BD" w:themeFill="accent1"/>
            <w:tcMar>
              <w:left w:w="28" w:type="dxa"/>
              <w:right w:w="28" w:type="dxa"/>
            </w:tcMar>
            <w:vAlign w:val="center"/>
          </w:tcPr>
          <w:p w14:paraId="4CB819A4"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4DBC8C15" w14:textId="696970F5" w:rsidR="003F5E1F" w:rsidRPr="00E4499D" w:rsidRDefault="00A34149" w:rsidP="003B49CB">
            <w:pPr>
              <w:spacing w:after="0"/>
              <w:jc w:val="center"/>
              <w:rPr>
                <w:rFonts w:cs="Arial"/>
              </w:rPr>
            </w:pPr>
            <w:r>
              <w:t>REQ-EEM-1</w:t>
            </w:r>
          </w:p>
        </w:tc>
        <w:tc>
          <w:tcPr>
            <w:tcW w:w="4139" w:type="dxa"/>
            <w:tcMar>
              <w:left w:w="28" w:type="dxa"/>
              <w:right w:w="28" w:type="dxa"/>
            </w:tcMar>
            <w:vAlign w:val="center"/>
          </w:tcPr>
          <w:p w14:paraId="5556E3DC"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01704DC9"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4C64C9D9" w14:textId="77777777" w:rsidR="003F5E1F" w:rsidRPr="0082658D" w:rsidRDefault="003F5E1F" w:rsidP="003B49CB">
            <w:pPr>
              <w:spacing w:after="0"/>
              <w:jc w:val="center"/>
              <w:rPr>
                <w:rFonts w:cs="Arial"/>
              </w:rPr>
            </w:pPr>
          </w:p>
        </w:tc>
      </w:tr>
      <w:tr w:rsidR="003F5E1F" w:rsidRPr="0082658D" w14:paraId="7DD5E3ED" w14:textId="77777777" w:rsidTr="003B49CB">
        <w:tc>
          <w:tcPr>
            <w:tcW w:w="675" w:type="dxa"/>
            <w:shd w:val="clear" w:color="auto" w:fill="4F81BD" w:themeFill="accent1"/>
            <w:tcMar>
              <w:left w:w="28" w:type="dxa"/>
              <w:right w:w="28" w:type="dxa"/>
            </w:tcMar>
            <w:vAlign w:val="center"/>
          </w:tcPr>
          <w:p w14:paraId="0FE90876"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79F654D4"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7A215188"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6B41CCCF"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565B0B85" w14:textId="77777777" w:rsidR="003F5E1F" w:rsidRPr="0082658D" w:rsidRDefault="003F5E1F" w:rsidP="003B49CB">
            <w:pPr>
              <w:spacing w:after="0"/>
              <w:jc w:val="center"/>
              <w:rPr>
                <w:rFonts w:cs="Arial"/>
              </w:rPr>
            </w:pPr>
          </w:p>
        </w:tc>
      </w:tr>
      <w:tr w:rsidR="003F5E1F" w:rsidRPr="0082658D" w14:paraId="2BADE534" w14:textId="77777777" w:rsidTr="003B49CB">
        <w:tc>
          <w:tcPr>
            <w:tcW w:w="675" w:type="dxa"/>
            <w:shd w:val="clear" w:color="auto" w:fill="4F81BD" w:themeFill="accent1"/>
            <w:tcMar>
              <w:left w:w="28" w:type="dxa"/>
              <w:right w:w="28" w:type="dxa"/>
            </w:tcMar>
            <w:vAlign w:val="center"/>
          </w:tcPr>
          <w:p w14:paraId="1195E98C"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3F2D4972"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47676CFC"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65CCDFD4"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7FB3B183" w14:textId="77777777" w:rsidR="003F5E1F" w:rsidRPr="0082658D" w:rsidRDefault="003F5E1F" w:rsidP="003B49CB">
            <w:pPr>
              <w:spacing w:after="0"/>
              <w:jc w:val="center"/>
              <w:rPr>
                <w:rFonts w:cs="Arial"/>
              </w:rPr>
            </w:pPr>
          </w:p>
        </w:tc>
      </w:tr>
      <w:tr w:rsidR="003F5E1F" w:rsidRPr="0082658D" w14:paraId="53517934" w14:textId="77777777" w:rsidTr="003B49CB">
        <w:tc>
          <w:tcPr>
            <w:tcW w:w="675" w:type="dxa"/>
            <w:shd w:val="clear" w:color="auto" w:fill="4F81BD" w:themeFill="accent1"/>
            <w:tcMar>
              <w:left w:w="28" w:type="dxa"/>
              <w:right w:w="28" w:type="dxa"/>
            </w:tcMar>
            <w:vAlign w:val="center"/>
          </w:tcPr>
          <w:p w14:paraId="493EC40C"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07F3D721"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3090CD81"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3E289066"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35387E49" w14:textId="77777777" w:rsidR="003F5E1F" w:rsidRPr="0082658D" w:rsidRDefault="003F5E1F" w:rsidP="003B49CB">
            <w:pPr>
              <w:spacing w:after="0"/>
              <w:jc w:val="center"/>
              <w:rPr>
                <w:rFonts w:cs="Arial"/>
              </w:rPr>
            </w:pPr>
          </w:p>
        </w:tc>
      </w:tr>
      <w:tr w:rsidR="003F5E1F" w:rsidRPr="0082658D" w14:paraId="53D4FFE3" w14:textId="77777777" w:rsidTr="003B49CB">
        <w:tc>
          <w:tcPr>
            <w:tcW w:w="675" w:type="dxa"/>
            <w:shd w:val="clear" w:color="auto" w:fill="4F81BD" w:themeFill="accent1"/>
            <w:tcMar>
              <w:left w:w="28" w:type="dxa"/>
              <w:right w:w="28" w:type="dxa"/>
            </w:tcMar>
            <w:vAlign w:val="center"/>
          </w:tcPr>
          <w:p w14:paraId="77A3B30D"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5E1900E4"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00441EBF"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505C38C9"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7CFB6816" w14:textId="77777777" w:rsidR="003F5E1F" w:rsidRPr="0082658D" w:rsidRDefault="003F5E1F" w:rsidP="003B49CB">
            <w:pPr>
              <w:spacing w:after="0"/>
              <w:jc w:val="center"/>
              <w:rPr>
                <w:rFonts w:cs="Arial"/>
              </w:rPr>
            </w:pPr>
          </w:p>
        </w:tc>
      </w:tr>
      <w:tr w:rsidR="003F5E1F" w:rsidRPr="0082658D" w14:paraId="070D3746" w14:textId="77777777" w:rsidTr="003B49CB">
        <w:tc>
          <w:tcPr>
            <w:tcW w:w="675" w:type="dxa"/>
            <w:shd w:val="clear" w:color="auto" w:fill="4F81BD" w:themeFill="accent1"/>
            <w:tcMar>
              <w:left w:w="28" w:type="dxa"/>
              <w:right w:w="28" w:type="dxa"/>
            </w:tcMar>
            <w:vAlign w:val="center"/>
          </w:tcPr>
          <w:p w14:paraId="2D6996E2"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46CE39C3"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708AC9A0"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1765EC86"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3C2F8BA6" w14:textId="77777777" w:rsidR="003F5E1F" w:rsidRPr="0082658D" w:rsidRDefault="003F5E1F" w:rsidP="003B49CB">
            <w:pPr>
              <w:spacing w:after="0"/>
              <w:jc w:val="center"/>
              <w:rPr>
                <w:rFonts w:cs="Arial"/>
              </w:rPr>
            </w:pPr>
          </w:p>
        </w:tc>
      </w:tr>
      <w:tr w:rsidR="003F5E1F" w:rsidRPr="0082658D" w14:paraId="41BDE8FF" w14:textId="77777777" w:rsidTr="003B49CB">
        <w:tc>
          <w:tcPr>
            <w:tcW w:w="675" w:type="dxa"/>
            <w:shd w:val="clear" w:color="auto" w:fill="4F81BD" w:themeFill="accent1"/>
            <w:tcMar>
              <w:left w:w="28" w:type="dxa"/>
              <w:right w:w="28" w:type="dxa"/>
            </w:tcMar>
            <w:vAlign w:val="center"/>
          </w:tcPr>
          <w:p w14:paraId="210E3559"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392164A9"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511F6C41"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3D88D0AE"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44BA7F99" w14:textId="77777777" w:rsidR="003F5E1F" w:rsidRPr="0082658D" w:rsidRDefault="003F5E1F" w:rsidP="003B49CB">
            <w:pPr>
              <w:spacing w:after="0"/>
              <w:jc w:val="center"/>
              <w:rPr>
                <w:rFonts w:cs="Arial"/>
              </w:rPr>
            </w:pPr>
          </w:p>
        </w:tc>
      </w:tr>
      <w:tr w:rsidR="003F5E1F" w:rsidRPr="0082658D" w14:paraId="0BAED3C0" w14:textId="77777777" w:rsidTr="003B49CB">
        <w:tc>
          <w:tcPr>
            <w:tcW w:w="675" w:type="dxa"/>
            <w:shd w:val="clear" w:color="auto" w:fill="4F81BD" w:themeFill="accent1"/>
            <w:tcMar>
              <w:left w:w="28" w:type="dxa"/>
              <w:right w:w="28" w:type="dxa"/>
            </w:tcMar>
            <w:vAlign w:val="center"/>
          </w:tcPr>
          <w:p w14:paraId="2DA0655D"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7D5D7BBF"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06613BDC"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5B4228EF"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142933A4" w14:textId="77777777" w:rsidR="003F5E1F" w:rsidRPr="0082658D" w:rsidRDefault="003F5E1F" w:rsidP="003B49CB">
            <w:pPr>
              <w:spacing w:after="0"/>
              <w:jc w:val="center"/>
              <w:rPr>
                <w:rFonts w:cs="Arial"/>
              </w:rPr>
            </w:pPr>
          </w:p>
        </w:tc>
      </w:tr>
      <w:tr w:rsidR="003F5E1F" w:rsidRPr="0082658D" w14:paraId="16BF935B" w14:textId="77777777" w:rsidTr="003B49CB">
        <w:tc>
          <w:tcPr>
            <w:tcW w:w="675" w:type="dxa"/>
            <w:shd w:val="clear" w:color="auto" w:fill="4F81BD" w:themeFill="accent1"/>
            <w:tcMar>
              <w:left w:w="28" w:type="dxa"/>
              <w:right w:w="28" w:type="dxa"/>
            </w:tcMar>
            <w:vAlign w:val="center"/>
          </w:tcPr>
          <w:p w14:paraId="4CFE36EE"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4F8E1B8E"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19C40149"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0F721A2D"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2762DCDB" w14:textId="77777777" w:rsidR="003F5E1F" w:rsidRPr="0082658D" w:rsidRDefault="003F5E1F" w:rsidP="003B49CB">
            <w:pPr>
              <w:spacing w:after="0"/>
              <w:jc w:val="center"/>
              <w:rPr>
                <w:rFonts w:cs="Arial"/>
              </w:rPr>
            </w:pPr>
          </w:p>
        </w:tc>
      </w:tr>
      <w:tr w:rsidR="003F5E1F" w:rsidRPr="0082658D" w14:paraId="092928DF" w14:textId="77777777" w:rsidTr="003B49CB">
        <w:tc>
          <w:tcPr>
            <w:tcW w:w="675" w:type="dxa"/>
            <w:shd w:val="clear" w:color="auto" w:fill="4F81BD" w:themeFill="accent1"/>
            <w:tcMar>
              <w:left w:w="28" w:type="dxa"/>
              <w:right w:w="28" w:type="dxa"/>
            </w:tcMar>
            <w:vAlign w:val="center"/>
          </w:tcPr>
          <w:p w14:paraId="4E84BCB6"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554863DD"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552BF5A4"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127B850C"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27ABE97D" w14:textId="77777777" w:rsidR="003F5E1F" w:rsidRPr="0082658D" w:rsidRDefault="003F5E1F" w:rsidP="003B49CB">
            <w:pPr>
              <w:spacing w:after="0"/>
              <w:jc w:val="center"/>
              <w:rPr>
                <w:rFonts w:cs="Arial"/>
              </w:rPr>
            </w:pPr>
          </w:p>
        </w:tc>
      </w:tr>
      <w:tr w:rsidR="003F5E1F" w:rsidRPr="0082658D" w14:paraId="489F94A9" w14:textId="77777777" w:rsidTr="003B49CB">
        <w:tc>
          <w:tcPr>
            <w:tcW w:w="675" w:type="dxa"/>
            <w:shd w:val="clear" w:color="auto" w:fill="4F81BD" w:themeFill="accent1"/>
            <w:tcMar>
              <w:left w:w="28" w:type="dxa"/>
              <w:right w:w="28" w:type="dxa"/>
            </w:tcMar>
            <w:vAlign w:val="center"/>
          </w:tcPr>
          <w:p w14:paraId="0B1198EE"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3D24927E"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3F14AFCF"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17A96F58"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5A213FF6" w14:textId="77777777" w:rsidR="003F5E1F" w:rsidRPr="0082658D" w:rsidRDefault="003F5E1F" w:rsidP="003B49CB">
            <w:pPr>
              <w:spacing w:after="0"/>
              <w:jc w:val="center"/>
              <w:rPr>
                <w:rFonts w:cs="Arial"/>
              </w:rPr>
            </w:pPr>
          </w:p>
        </w:tc>
      </w:tr>
      <w:tr w:rsidR="003F5E1F" w:rsidRPr="0082658D" w14:paraId="363D9BFE" w14:textId="77777777" w:rsidTr="003B49CB">
        <w:tc>
          <w:tcPr>
            <w:tcW w:w="675" w:type="dxa"/>
            <w:shd w:val="clear" w:color="auto" w:fill="4F81BD" w:themeFill="accent1"/>
            <w:tcMar>
              <w:left w:w="28" w:type="dxa"/>
              <w:right w:w="28" w:type="dxa"/>
            </w:tcMar>
            <w:vAlign w:val="center"/>
          </w:tcPr>
          <w:p w14:paraId="2D16FE7F"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662E2593"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136477A2"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104E45AA"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25D34CFF" w14:textId="77777777" w:rsidR="003F5E1F" w:rsidRPr="0082658D" w:rsidRDefault="003F5E1F" w:rsidP="003B49CB">
            <w:pPr>
              <w:spacing w:after="0"/>
              <w:jc w:val="center"/>
              <w:rPr>
                <w:rFonts w:cs="Arial"/>
              </w:rPr>
            </w:pPr>
          </w:p>
        </w:tc>
      </w:tr>
      <w:tr w:rsidR="003F5E1F" w:rsidRPr="0082658D" w14:paraId="24D52E62" w14:textId="77777777" w:rsidTr="003B49CB">
        <w:tc>
          <w:tcPr>
            <w:tcW w:w="675" w:type="dxa"/>
            <w:shd w:val="clear" w:color="auto" w:fill="4F81BD" w:themeFill="accent1"/>
            <w:tcMar>
              <w:left w:w="28" w:type="dxa"/>
              <w:right w:w="28" w:type="dxa"/>
            </w:tcMar>
            <w:vAlign w:val="center"/>
          </w:tcPr>
          <w:p w14:paraId="74963271"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411A0AB8"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1F19FD74"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431CFEFE"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4A6F246C" w14:textId="77777777" w:rsidR="003F5E1F" w:rsidRPr="0082658D" w:rsidRDefault="003F5E1F" w:rsidP="003B49CB">
            <w:pPr>
              <w:spacing w:after="0"/>
              <w:jc w:val="center"/>
              <w:rPr>
                <w:rFonts w:cs="Arial"/>
              </w:rPr>
            </w:pPr>
          </w:p>
        </w:tc>
      </w:tr>
      <w:tr w:rsidR="003F5E1F" w:rsidRPr="0082658D" w14:paraId="3ADAB2C8" w14:textId="77777777" w:rsidTr="003B49CB">
        <w:tc>
          <w:tcPr>
            <w:tcW w:w="675" w:type="dxa"/>
            <w:shd w:val="clear" w:color="auto" w:fill="4F81BD" w:themeFill="accent1"/>
            <w:tcMar>
              <w:left w:w="28" w:type="dxa"/>
              <w:right w:w="28" w:type="dxa"/>
            </w:tcMar>
            <w:vAlign w:val="center"/>
          </w:tcPr>
          <w:p w14:paraId="216135B4"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2955F489"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619303CF"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60060672"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623232FB" w14:textId="77777777" w:rsidR="003F5E1F" w:rsidRPr="0082658D" w:rsidRDefault="003F5E1F" w:rsidP="003B49CB">
            <w:pPr>
              <w:spacing w:after="0"/>
              <w:jc w:val="center"/>
              <w:rPr>
                <w:rFonts w:cs="Arial"/>
              </w:rPr>
            </w:pPr>
          </w:p>
        </w:tc>
      </w:tr>
      <w:tr w:rsidR="003F5E1F" w:rsidRPr="0082658D" w14:paraId="76EE26EA" w14:textId="77777777" w:rsidTr="003B49CB">
        <w:tc>
          <w:tcPr>
            <w:tcW w:w="675" w:type="dxa"/>
            <w:shd w:val="clear" w:color="auto" w:fill="4F81BD" w:themeFill="accent1"/>
            <w:tcMar>
              <w:left w:w="28" w:type="dxa"/>
              <w:right w:w="28" w:type="dxa"/>
            </w:tcMar>
            <w:vAlign w:val="center"/>
          </w:tcPr>
          <w:p w14:paraId="73097633"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4D0870AC"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57D750EC"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7A4850C9"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4350342B" w14:textId="77777777" w:rsidR="003F5E1F" w:rsidRPr="0082658D" w:rsidRDefault="003F5E1F" w:rsidP="003B49CB">
            <w:pPr>
              <w:spacing w:after="0"/>
              <w:jc w:val="center"/>
              <w:rPr>
                <w:rFonts w:cs="Arial"/>
              </w:rPr>
            </w:pPr>
          </w:p>
        </w:tc>
      </w:tr>
      <w:tr w:rsidR="003F5E1F" w:rsidRPr="0082658D" w14:paraId="30B8D908" w14:textId="77777777" w:rsidTr="003B49CB">
        <w:tc>
          <w:tcPr>
            <w:tcW w:w="675" w:type="dxa"/>
            <w:shd w:val="clear" w:color="auto" w:fill="4F81BD" w:themeFill="accent1"/>
            <w:tcMar>
              <w:left w:w="28" w:type="dxa"/>
              <w:right w:w="28" w:type="dxa"/>
            </w:tcMar>
            <w:vAlign w:val="center"/>
          </w:tcPr>
          <w:p w14:paraId="2957E249"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2B90C6FD"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6C2EA1C9"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54019FF8"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5D62C1FC" w14:textId="77777777" w:rsidR="003F5E1F" w:rsidRPr="0082658D" w:rsidRDefault="003F5E1F" w:rsidP="003B49CB">
            <w:pPr>
              <w:spacing w:after="0"/>
              <w:jc w:val="center"/>
              <w:rPr>
                <w:rFonts w:cs="Arial"/>
              </w:rPr>
            </w:pPr>
          </w:p>
        </w:tc>
      </w:tr>
      <w:tr w:rsidR="003F5E1F" w:rsidRPr="0082658D" w14:paraId="62E3AB16" w14:textId="77777777" w:rsidTr="003B49CB">
        <w:tc>
          <w:tcPr>
            <w:tcW w:w="675" w:type="dxa"/>
            <w:shd w:val="clear" w:color="auto" w:fill="4F81BD" w:themeFill="accent1"/>
            <w:tcMar>
              <w:left w:w="28" w:type="dxa"/>
              <w:right w:w="28" w:type="dxa"/>
            </w:tcMar>
            <w:vAlign w:val="center"/>
          </w:tcPr>
          <w:p w14:paraId="3E6AE4BE"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25D628E3"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23EB5A78"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16FA6472"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1EEC1B65" w14:textId="77777777" w:rsidR="003F5E1F" w:rsidRPr="0082658D" w:rsidRDefault="003F5E1F" w:rsidP="003B49CB">
            <w:pPr>
              <w:spacing w:after="0"/>
              <w:jc w:val="center"/>
              <w:rPr>
                <w:rFonts w:cs="Arial"/>
              </w:rPr>
            </w:pPr>
          </w:p>
        </w:tc>
      </w:tr>
      <w:tr w:rsidR="003F5E1F" w:rsidRPr="0082658D" w14:paraId="58FF65A5" w14:textId="77777777" w:rsidTr="003B49CB">
        <w:tc>
          <w:tcPr>
            <w:tcW w:w="675" w:type="dxa"/>
            <w:shd w:val="clear" w:color="auto" w:fill="4F81BD" w:themeFill="accent1"/>
            <w:tcMar>
              <w:left w:w="28" w:type="dxa"/>
              <w:right w:w="28" w:type="dxa"/>
            </w:tcMar>
            <w:vAlign w:val="center"/>
          </w:tcPr>
          <w:p w14:paraId="53274A13"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2551A800"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48A6CD75"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4224E9F4"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1D30176D" w14:textId="77777777" w:rsidR="003F5E1F" w:rsidRPr="0082658D" w:rsidRDefault="003F5E1F" w:rsidP="003B49CB">
            <w:pPr>
              <w:spacing w:after="0"/>
              <w:jc w:val="center"/>
              <w:rPr>
                <w:rFonts w:cs="Arial"/>
              </w:rPr>
            </w:pPr>
          </w:p>
        </w:tc>
      </w:tr>
      <w:tr w:rsidR="003F5E1F" w:rsidRPr="0082658D" w14:paraId="18A60159" w14:textId="77777777" w:rsidTr="003B49CB">
        <w:tc>
          <w:tcPr>
            <w:tcW w:w="675" w:type="dxa"/>
            <w:shd w:val="clear" w:color="auto" w:fill="4F81BD" w:themeFill="accent1"/>
            <w:tcMar>
              <w:left w:w="28" w:type="dxa"/>
              <w:right w:w="28" w:type="dxa"/>
            </w:tcMar>
            <w:vAlign w:val="center"/>
          </w:tcPr>
          <w:p w14:paraId="58EB5BDB"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582FD67F"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3E449C3B"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692A51F5"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17970BA2" w14:textId="77777777" w:rsidR="003F5E1F" w:rsidRPr="0082658D" w:rsidRDefault="003F5E1F" w:rsidP="003B49CB">
            <w:pPr>
              <w:spacing w:after="0"/>
              <w:jc w:val="center"/>
              <w:rPr>
                <w:rFonts w:cs="Arial"/>
              </w:rPr>
            </w:pPr>
          </w:p>
        </w:tc>
      </w:tr>
      <w:tr w:rsidR="003F5E1F" w:rsidRPr="0082658D" w14:paraId="47335BDE" w14:textId="77777777" w:rsidTr="003B49CB">
        <w:tc>
          <w:tcPr>
            <w:tcW w:w="675" w:type="dxa"/>
            <w:shd w:val="clear" w:color="auto" w:fill="4F81BD" w:themeFill="accent1"/>
            <w:tcMar>
              <w:left w:w="28" w:type="dxa"/>
              <w:right w:w="28" w:type="dxa"/>
            </w:tcMar>
            <w:vAlign w:val="center"/>
          </w:tcPr>
          <w:p w14:paraId="338E6F5A"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7A529620"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4D563FF0"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00DFACD6"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1FF64EA2" w14:textId="77777777" w:rsidR="003F5E1F" w:rsidRPr="0082658D" w:rsidRDefault="003F5E1F" w:rsidP="003B49CB">
            <w:pPr>
              <w:spacing w:after="0"/>
              <w:jc w:val="center"/>
              <w:rPr>
                <w:rFonts w:cs="Arial"/>
              </w:rPr>
            </w:pPr>
          </w:p>
        </w:tc>
      </w:tr>
      <w:tr w:rsidR="003F5E1F" w:rsidRPr="0082658D" w14:paraId="6D3A6AC3" w14:textId="77777777" w:rsidTr="003B49CB">
        <w:tc>
          <w:tcPr>
            <w:tcW w:w="675" w:type="dxa"/>
            <w:shd w:val="clear" w:color="auto" w:fill="4F81BD" w:themeFill="accent1"/>
            <w:tcMar>
              <w:left w:w="28" w:type="dxa"/>
              <w:right w:w="28" w:type="dxa"/>
            </w:tcMar>
            <w:vAlign w:val="center"/>
          </w:tcPr>
          <w:p w14:paraId="18582FC7"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0A2D921B"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114ABAC0"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7AEB2047"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29423D67" w14:textId="77777777" w:rsidR="003F5E1F" w:rsidRPr="0082658D" w:rsidRDefault="003F5E1F" w:rsidP="003B49CB">
            <w:pPr>
              <w:spacing w:after="0"/>
              <w:jc w:val="center"/>
              <w:rPr>
                <w:rFonts w:cs="Arial"/>
              </w:rPr>
            </w:pPr>
          </w:p>
        </w:tc>
      </w:tr>
      <w:tr w:rsidR="003F5E1F" w:rsidRPr="0082658D" w14:paraId="441AC030" w14:textId="77777777" w:rsidTr="003B49CB">
        <w:tc>
          <w:tcPr>
            <w:tcW w:w="675" w:type="dxa"/>
            <w:shd w:val="clear" w:color="auto" w:fill="4F81BD" w:themeFill="accent1"/>
            <w:tcMar>
              <w:left w:w="28" w:type="dxa"/>
              <w:right w:w="28" w:type="dxa"/>
            </w:tcMar>
            <w:vAlign w:val="center"/>
          </w:tcPr>
          <w:p w14:paraId="751EAC94"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34CF9FC7"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1C31726E"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2FFFB756"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00291BC3" w14:textId="77777777" w:rsidR="003F5E1F" w:rsidRPr="0082658D" w:rsidRDefault="003F5E1F" w:rsidP="003B49CB">
            <w:pPr>
              <w:spacing w:after="0"/>
              <w:jc w:val="center"/>
              <w:rPr>
                <w:rFonts w:cs="Arial"/>
              </w:rPr>
            </w:pPr>
          </w:p>
        </w:tc>
      </w:tr>
      <w:tr w:rsidR="003F5E1F" w:rsidRPr="0082658D" w14:paraId="209C740B" w14:textId="77777777" w:rsidTr="003B49CB">
        <w:tc>
          <w:tcPr>
            <w:tcW w:w="675" w:type="dxa"/>
            <w:shd w:val="clear" w:color="auto" w:fill="4F81BD" w:themeFill="accent1"/>
            <w:tcMar>
              <w:left w:w="28" w:type="dxa"/>
              <w:right w:w="28" w:type="dxa"/>
            </w:tcMar>
            <w:vAlign w:val="center"/>
          </w:tcPr>
          <w:p w14:paraId="514BBBB1"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616C5DC0"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15557089"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09CAECD3"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48EBFED8" w14:textId="77777777" w:rsidR="003F5E1F" w:rsidRPr="0082658D" w:rsidRDefault="003F5E1F" w:rsidP="003B49CB">
            <w:pPr>
              <w:spacing w:after="0"/>
              <w:jc w:val="center"/>
              <w:rPr>
                <w:rFonts w:cs="Arial"/>
              </w:rPr>
            </w:pPr>
          </w:p>
        </w:tc>
      </w:tr>
      <w:tr w:rsidR="003F5E1F" w:rsidRPr="0082658D" w14:paraId="36ABB8CD" w14:textId="77777777" w:rsidTr="003B49CB">
        <w:tc>
          <w:tcPr>
            <w:tcW w:w="675" w:type="dxa"/>
            <w:shd w:val="clear" w:color="auto" w:fill="4F81BD" w:themeFill="accent1"/>
            <w:tcMar>
              <w:left w:w="28" w:type="dxa"/>
              <w:right w:w="28" w:type="dxa"/>
            </w:tcMar>
            <w:vAlign w:val="center"/>
          </w:tcPr>
          <w:p w14:paraId="2D1CA017"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3E3660E1"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472F7F5D"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0435F4A5"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24F719F6" w14:textId="77777777" w:rsidR="003F5E1F" w:rsidRPr="0082658D" w:rsidRDefault="003F5E1F" w:rsidP="003B49CB">
            <w:pPr>
              <w:spacing w:after="0"/>
              <w:jc w:val="center"/>
              <w:rPr>
                <w:rFonts w:cs="Arial"/>
              </w:rPr>
            </w:pPr>
          </w:p>
        </w:tc>
      </w:tr>
      <w:tr w:rsidR="003F5E1F" w:rsidRPr="0082658D" w14:paraId="5AEEABB6" w14:textId="77777777" w:rsidTr="003B49CB">
        <w:tc>
          <w:tcPr>
            <w:tcW w:w="675" w:type="dxa"/>
            <w:shd w:val="clear" w:color="auto" w:fill="4F81BD" w:themeFill="accent1"/>
            <w:tcMar>
              <w:left w:w="28" w:type="dxa"/>
              <w:right w:w="28" w:type="dxa"/>
            </w:tcMar>
            <w:vAlign w:val="center"/>
          </w:tcPr>
          <w:p w14:paraId="74DD606B"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6BC8E1CE"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148B7C46"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462B3437"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027EF0F5" w14:textId="77777777" w:rsidR="003F5E1F" w:rsidRPr="0082658D" w:rsidRDefault="003F5E1F" w:rsidP="003B49CB">
            <w:pPr>
              <w:spacing w:after="0"/>
              <w:jc w:val="center"/>
              <w:rPr>
                <w:rFonts w:cs="Arial"/>
              </w:rPr>
            </w:pPr>
          </w:p>
        </w:tc>
      </w:tr>
      <w:tr w:rsidR="003F5E1F" w:rsidRPr="0082658D" w14:paraId="3811F811" w14:textId="77777777" w:rsidTr="003B49CB">
        <w:tc>
          <w:tcPr>
            <w:tcW w:w="675" w:type="dxa"/>
            <w:shd w:val="clear" w:color="auto" w:fill="4F81BD" w:themeFill="accent1"/>
            <w:tcMar>
              <w:left w:w="28" w:type="dxa"/>
              <w:right w:w="28" w:type="dxa"/>
            </w:tcMar>
            <w:vAlign w:val="center"/>
          </w:tcPr>
          <w:p w14:paraId="113E549E"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1F40E04E"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16E9DEF0"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251A656C"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00B1979C" w14:textId="77777777" w:rsidR="003F5E1F" w:rsidRPr="0082658D" w:rsidRDefault="003F5E1F" w:rsidP="003B49CB">
            <w:pPr>
              <w:spacing w:after="0"/>
              <w:jc w:val="center"/>
              <w:rPr>
                <w:rFonts w:cs="Arial"/>
              </w:rPr>
            </w:pPr>
          </w:p>
        </w:tc>
      </w:tr>
      <w:tr w:rsidR="003F5E1F" w:rsidRPr="0082658D" w14:paraId="6B664CCA" w14:textId="77777777" w:rsidTr="003B49CB">
        <w:tc>
          <w:tcPr>
            <w:tcW w:w="675" w:type="dxa"/>
            <w:shd w:val="clear" w:color="auto" w:fill="4F81BD" w:themeFill="accent1"/>
            <w:tcMar>
              <w:left w:w="28" w:type="dxa"/>
              <w:right w:w="28" w:type="dxa"/>
            </w:tcMar>
            <w:vAlign w:val="center"/>
          </w:tcPr>
          <w:p w14:paraId="24666717"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078DA42B"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5FDFABAF"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22CA3CE8"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438F4C13" w14:textId="77777777" w:rsidR="003F5E1F" w:rsidRPr="0082658D" w:rsidRDefault="003F5E1F" w:rsidP="003B49CB">
            <w:pPr>
              <w:spacing w:after="0"/>
              <w:jc w:val="center"/>
              <w:rPr>
                <w:rFonts w:cs="Arial"/>
              </w:rPr>
            </w:pPr>
          </w:p>
        </w:tc>
      </w:tr>
      <w:tr w:rsidR="003F5E1F" w:rsidRPr="0082658D" w14:paraId="75F26890" w14:textId="77777777" w:rsidTr="003B49CB">
        <w:tc>
          <w:tcPr>
            <w:tcW w:w="675" w:type="dxa"/>
            <w:shd w:val="clear" w:color="auto" w:fill="4F81BD" w:themeFill="accent1"/>
            <w:tcMar>
              <w:left w:w="28" w:type="dxa"/>
              <w:right w:w="28" w:type="dxa"/>
            </w:tcMar>
            <w:vAlign w:val="center"/>
          </w:tcPr>
          <w:p w14:paraId="4E9CE40F"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73E5E4E5"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558B100A"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52F32A5F"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55AD5713" w14:textId="77777777" w:rsidR="003F5E1F" w:rsidRPr="0082658D" w:rsidRDefault="003F5E1F" w:rsidP="003B49CB">
            <w:pPr>
              <w:spacing w:after="0"/>
              <w:jc w:val="center"/>
              <w:rPr>
                <w:rFonts w:cs="Arial"/>
              </w:rPr>
            </w:pPr>
          </w:p>
        </w:tc>
      </w:tr>
      <w:tr w:rsidR="003F5E1F" w:rsidRPr="0082658D" w14:paraId="7DAE074C" w14:textId="77777777" w:rsidTr="003B49CB">
        <w:tc>
          <w:tcPr>
            <w:tcW w:w="675" w:type="dxa"/>
            <w:shd w:val="clear" w:color="auto" w:fill="4F81BD" w:themeFill="accent1"/>
            <w:tcMar>
              <w:left w:w="28" w:type="dxa"/>
              <w:right w:w="28" w:type="dxa"/>
            </w:tcMar>
            <w:vAlign w:val="center"/>
          </w:tcPr>
          <w:p w14:paraId="6FA25565" w14:textId="77777777" w:rsidR="003F5E1F" w:rsidRPr="00A36550" w:rsidRDefault="003F5E1F" w:rsidP="003B49CB">
            <w:pPr>
              <w:spacing w:after="0"/>
              <w:jc w:val="center"/>
              <w:rPr>
                <w:rFonts w:cs="Arial"/>
                <w:color w:val="FFFFFF" w:themeColor="background1"/>
              </w:rPr>
            </w:pPr>
          </w:p>
        </w:tc>
        <w:tc>
          <w:tcPr>
            <w:tcW w:w="1560" w:type="dxa"/>
            <w:tcMar>
              <w:left w:w="28" w:type="dxa"/>
              <w:right w:w="28" w:type="dxa"/>
            </w:tcMar>
            <w:vAlign w:val="center"/>
          </w:tcPr>
          <w:p w14:paraId="41B2F1E9" w14:textId="77777777" w:rsidR="003F5E1F" w:rsidRPr="00E4499D" w:rsidRDefault="003F5E1F" w:rsidP="003B49CB">
            <w:pPr>
              <w:spacing w:after="0"/>
              <w:jc w:val="center"/>
              <w:rPr>
                <w:rFonts w:cs="Arial"/>
              </w:rPr>
            </w:pPr>
          </w:p>
        </w:tc>
        <w:tc>
          <w:tcPr>
            <w:tcW w:w="4139" w:type="dxa"/>
            <w:tcMar>
              <w:left w:w="28" w:type="dxa"/>
              <w:right w:w="28" w:type="dxa"/>
            </w:tcMar>
            <w:vAlign w:val="center"/>
          </w:tcPr>
          <w:p w14:paraId="08F758FB" w14:textId="77777777" w:rsidR="003F5E1F" w:rsidRPr="00E4499D" w:rsidRDefault="003F5E1F" w:rsidP="003B49CB">
            <w:pPr>
              <w:spacing w:after="0"/>
              <w:jc w:val="center"/>
              <w:rPr>
                <w:rFonts w:cs="Arial"/>
                <w:highlight w:val="yellow"/>
              </w:rPr>
            </w:pPr>
          </w:p>
        </w:tc>
        <w:tc>
          <w:tcPr>
            <w:tcW w:w="1418" w:type="dxa"/>
            <w:tcMar>
              <w:left w:w="28" w:type="dxa"/>
              <w:right w:w="28" w:type="dxa"/>
            </w:tcMar>
            <w:vAlign w:val="center"/>
          </w:tcPr>
          <w:p w14:paraId="141D46CA" w14:textId="77777777" w:rsidR="003F5E1F" w:rsidRPr="0082658D" w:rsidRDefault="003F5E1F" w:rsidP="003B49CB">
            <w:pPr>
              <w:spacing w:after="0"/>
              <w:jc w:val="center"/>
              <w:rPr>
                <w:rFonts w:cs="Arial"/>
              </w:rPr>
            </w:pPr>
          </w:p>
        </w:tc>
        <w:tc>
          <w:tcPr>
            <w:tcW w:w="1487" w:type="dxa"/>
            <w:tcMar>
              <w:left w:w="28" w:type="dxa"/>
              <w:right w:w="28" w:type="dxa"/>
            </w:tcMar>
            <w:vAlign w:val="center"/>
          </w:tcPr>
          <w:p w14:paraId="4231704D" w14:textId="77777777" w:rsidR="003F5E1F" w:rsidRPr="0082658D" w:rsidRDefault="003F5E1F" w:rsidP="003B49CB">
            <w:pPr>
              <w:spacing w:after="0"/>
              <w:jc w:val="center"/>
              <w:rPr>
                <w:rFonts w:cs="Arial"/>
              </w:rPr>
            </w:pPr>
          </w:p>
        </w:tc>
      </w:tr>
      <w:tr w:rsidR="003F5E1F" w:rsidRPr="0082658D" w14:paraId="65D5244F" w14:textId="77777777" w:rsidTr="003B49CB">
        <w:tc>
          <w:tcPr>
            <w:tcW w:w="675" w:type="dxa"/>
            <w:shd w:val="clear" w:color="auto" w:fill="4F81BD" w:themeFill="accent1"/>
            <w:tcMar>
              <w:left w:w="28" w:type="dxa"/>
              <w:right w:w="28" w:type="dxa"/>
            </w:tcMar>
            <w:vAlign w:val="center"/>
          </w:tcPr>
          <w:p w14:paraId="0BE0B78B"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46EE0B5D" w14:textId="77777777" w:rsidR="003F5E1F" w:rsidRPr="00E4499D" w:rsidRDefault="003F5E1F" w:rsidP="003F5E1F">
            <w:pPr>
              <w:spacing w:after="0"/>
              <w:jc w:val="center"/>
              <w:rPr>
                <w:rFonts w:cs="Arial"/>
              </w:rPr>
            </w:pPr>
          </w:p>
        </w:tc>
        <w:tc>
          <w:tcPr>
            <w:tcW w:w="4139" w:type="dxa"/>
            <w:tcMar>
              <w:left w:w="28" w:type="dxa"/>
              <w:right w:w="28" w:type="dxa"/>
            </w:tcMar>
            <w:vAlign w:val="center"/>
          </w:tcPr>
          <w:p w14:paraId="3536CDA5"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127C0B23"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3BC3E92D" w14:textId="77777777" w:rsidR="003F5E1F" w:rsidRPr="0082658D" w:rsidRDefault="003F5E1F" w:rsidP="003F5E1F">
            <w:pPr>
              <w:spacing w:after="0"/>
              <w:jc w:val="center"/>
              <w:rPr>
                <w:rFonts w:cs="Arial"/>
              </w:rPr>
            </w:pPr>
          </w:p>
        </w:tc>
      </w:tr>
      <w:tr w:rsidR="003F5E1F" w:rsidRPr="0082658D" w14:paraId="4A63CEA7" w14:textId="77777777" w:rsidTr="003B49CB">
        <w:tc>
          <w:tcPr>
            <w:tcW w:w="675" w:type="dxa"/>
            <w:shd w:val="clear" w:color="auto" w:fill="4F81BD" w:themeFill="accent1"/>
            <w:tcMar>
              <w:left w:w="28" w:type="dxa"/>
              <w:right w:w="28" w:type="dxa"/>
            </w:tcMar>
            <w:vAlign w:val="center"/>
          </w:tcPr>
          <w:p w14:paraId="3CDED70C"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4BECB3DC" w14:textId="77777777" w:rsidR="003F5E1F" w:rsidRPr="00E4499D" w:rsidRDefault="003F5E1F" w:rsidP="003F5E1F">
            <w:pPr>
              <w:spacing w:after="0"/>
              <w:jc w:val="center"/>
              <w:rPr>
                <w:rFonts w:cs="Arial"/>
              </w:rPr>
            </w:pPr>
          </w:p>
        </w:tc>
        <w:tc>
          <w:tcPr>
            <w:tcW w:w="4139" w:type="dxa"/>
            <w:tcMar>
              <w:left w:w="28" w:type="dxa"/>
              <w:right w:w="28" w:type="dxa"/>
            </w:tcMar>
            <w:vAlign w:val="center"/>
          </w:tcPr>
          <w:p w14:paraId="52BCEA38"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34724461"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1EB61582" w14:textId="77777777" w:rsidR="003F5E1F" w:rsidRPr="0082658D" w:rsidRDefault="003F5E1F" w:rsidP="003F5E1F">
            <w:pPr>
              <w:spacing w:after="0"/>
              <w:jc w:val="center"/>
              <w:rPr>
                <w:rFonts w:cs="Arial"/>
              </w:rPr>
            </w:pPr>
          </w:p>
        </w:tc>
      </w:tr>
      <w:tr w:rsidR="003F5E1F" w:rsidRPr="0082658D" w14:paraId="29025EDE" w14:textId="77777777" w:rsidTr="003B49CB">
        <w:tc>
          <w:tcPr>
            <w:tcW w:w="675" w:type="dxa"/>
            <w:shd w:val="clear" w:color="auto" w:fill="4F81BD" w:themeFill="accent1"/>
            <w:tcMar>
              <w:left w:w="28" w:type="dxa"/>
              <w:right w:w="28" w:type="dxa"/>
            </w:tcMar>
            <w:vAlign w:val="center"/>
          </w:tcPr>
          <w:p w14:paraId="71FBBFDF" w14:textId="77777777"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61FCBABB" w14:textId="77777777" w:rsidR="003F5E1F" w:rsidRPr="00E4499D" w:rsidRDefault="003F5E1F" w:rsidP="003F5E1F">
            <w:pPr>
              <w:spacing w:after="0"/>
              <w:jc w:val="center"/>
              <w:rPr>
                <w:rFonts w:cs="Arial"/>
              </w:rPr>
            </w:pPr>
          </w:p>
        </w:tc>
        <w:tc>
          <w:tcPr>
            <w:tcW w:w="4139" w:type="dxa"/>
            <w:tcMar>
              <w:left w:w="28" w:type="dxa"/>
              <w:right w:w="28" w:type="dxa"/>
            </w:tcMar>
            <w:vAlign w:val="center"/>
          </w:tcPr>
          <w:p w14:paraId="3794875A" w14:textId="77777777"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5819655B" w14:textId="77777777" w:rsidR="003F5E1F" w:rsidRPr="0082658D" w:rsidRDefault="003F5E1F" w:rsidP="003F5E1F">
            <w:pPr>
              <w:spacing w:after="0"/>
              <w:jc w:val="center"/>
              <w:rPr>
                <w:rFonts w:cs="Arial"/>
              </w:rPr>
            </w:pPr>
          </w:p>
        </w:tc>
        <w:tc>
          <w:tcPr>
            <w:tcW w:w="1487" w:type="dxa"/>
            <w:tcMar>
              <w:left w:w="28" w:type="dxa"/>
              <w:right w:w="28" w:type="dxa"/>
            </w:tcMar>
            <w:vAlign w:val="center"/>
          </w:tcPr>
          <w:p w14:paraId="61522FD8" w14:textId="77777777" w:rsidR="003F5E1F" w:rsidRPr="0082658D" w:rsidRDefault="003F5E1F" w:rsidP="003F5E1F">
            <w:pPr>
              <w:spacing w:after="0"/>
              <w:jc w:val="center"/>
              <w:rPr>
                <w:rFonts w:cs="Arial"/>
              </w:rPr>
            </w:pPr>
          </w:p>
        </w:tc>
      </w:tr>
      <w:tr w:rsidR="003F5E1F" w:rsidRPr="00E4499D" w14:paraId="59F8218A" w14:textId="77777777" w:rsidTr="007C1EB4">
        <w:tc>
          <w:tcPr>
            <w:tcW w:w="675" w:type="dxa"/>
            <w:shd w:val="clear" w:color="auto" w:fill="4F81BD" w:themeFill="accent1"/>
            <w:tcMar>
              <w:left w:w="28" w:type="dxa"/>
              <w:right w:w="28" w:type="dxa"/>
            </w:tcMar>
            <w:vAlign w:val="center"/>
          </w:tcPr>
          <w:p w14:paraId="5C96D15F" w14:textId="0DC195C9" w:rsidR="003F5E1F" w:rsidRPr="00A36550" w:rsidRDefault="003F5E1F" w:rsidP="003F5E1F">
            <w:pPr>
              <w:spacing w:after="0"/>
              <w:jc w:val="center"/>
              <w:rPr>
                <w:rFonts w:cs="Arial"/>
                <w:color w:val="FFFFFF" w:themeColor="background1"/>
              </w:rPr>
            </w:pPr>
          </w:p>
        </w:tc>
        <w:tc>
          <w:tcPr>
            <w:tcW w:w="1560" w:type="dxa"/>
            <w:tcMar>
              <w:left w:w="28" w:type="dxa"/>
              <w:right w:w="28" w:type="dxa"/>
            </w:tcMar>
            <w:vAlign w:val="center"/>
          </w:tcPr>
          <w:p w14:paraId="20EB0CCB" w14:textId="3EE78758" w:rsidR="003F5E1F" w:rsidRPr="00E4499D" w:rsidRDefault="003F5E1F" w:rsidP="003F5E1F">
            <w:pPr>
              <w:spacing w:after="0"/>
              <w:jc w:val="center"/>
              <w:rPr>
                <w:rFonts w:cs="Arial"/>
              </w:rPr>
            </w:pPr>
          </w:p>
        </w:tc>
        <w:tc>
          <w:tcPr>
            <w:tcW w:w="4139" w:type="dxa"/>
            <w:tcMar>
              <w:left w:w="28" w:type="dxa"/>
              <w:right w:w="28" w:type="dxa"/>
            </w:tcMar>
            <w:vAlign w:val="center"/>
          </w:tcPr>
          <w:p w14:paraId="74569512" w14:textId="43340D1A" w:rsidR="003F5E1F" w:rsidRPr="00E4499D" w:rsidRDefault="003F5E1F" w:rsidP="003F5E1F">
            <w:pPr>
              <w:spacing w:after="0"/>
              <w:jc w:val="center"/>
              <w:rPr>
                <w:rFonts w:cs="Arial"/>
                <w:highlight w:val="yellow"/>
              </w:rPr>
            </w:pPr>
          </w:p>
        </w:tc>
        <w:tc>
          <w:tcPr>
            <w:tcW w:w="1418" w:type="dxa"/>
            <w:tcMar>
              <w:left w:w="28" w:type="dxa"/>
              <w:right w:w="28" w:type="dxa"/>
            </w:tcMar>
            <w:vAlign w:val="center"/>
          </w:tcPr>
          <w:p w14:paraId="38A1BEC3" w14:textId="2071A783" w:rsidR="003F5E1F" w:rsidRPr="0082658D" w:rsidRDefault="003F5E1F" w:rsidP="003F5E1F">
            <w:pPr>
              <w:spacing w:after="0"/>
              <w:jc w:val="center"/>
              <w:rPr>
                <w:rFonts w:cs="Arial"/>
              </w:rPr>
            </w:pPr>
          </w:p>
        </w:tc>
        <w:tc>
          <w:tcPr>
            <w:tcW w:w="1487" w:type="dxa"/>
            <w:tcMar>
              <w:left w:w="28" w:type="dxa"/>
              <w:right w:w="28" w:type="dxa"/>
            </w:tcMar>
            <w:vAlign w:val="center"/>
          </w:tcPr>
          <w:p w14:paraId="302015FC" w14:textId="42ADCBD6" w:rsidR="003F5E1F" w:rsidRPr="0082658D" w:rsidRDefault="003F5E1F" w:rsidP="003F5E1F">
            <w:pPr>
              <w:spacing w:after="0"/>
              <w:jc w:val="center"/>
              <w:rPr>
                <w:rFonts w:cs="Arial"/>
              </w:rPr>
            </w:pPr>
          </w:p>
        </w:tc>
      </w:tr>
    </w:tbl>
    <w:p w14:paraId="1544618A" w14:textId="77777777" w:rsidR="002F219D" w:rsidRPr="00E4499D" w:rsidRDefault="002F219D" w:rsidP="00474669">
      <w:pPr>
        <w:rPr>
          <w:rFonts w:cs="Arial"/>
          <w:szCs w:val="20"/>
        </w:rPr>
      </w:pPr>
    </w:p>
    <w:p w14:paraId="49122B1A" w14:textId="77777777" w:rsidR="002F219D" w:rsidRPr="00E4499D" w:rsidRDefault="002F219D" w:rsidP="00474669">
      <w:pPr>
        <w:rPr>
          <w:rFonts w:cs="Arial"/>
          <w:szCs w:val="20"/>
        </w:rPr>
      </w:pPr>
    </w:p>
    <w:p w14:paraId="04E03521" w14:textId="2862ECC2" w:rsidR="002F219D" w:rsidRPr="00E4499D" w:rsidRDefault="002F219D" w:rsidP="00474669">
      <w:pPr>
        <w:rPr>
          <w:rFonts w:cs="Arial"/>
          <w:szCs w:val="20"/>
        </w:rPr>
      </w:pPr>
    </w:p>
    <w:p w14:paraId="7621AA09" w14:textId="77777777" w:rsidR="002F219D" w:rsidRPr="00E4499D" w:rsidRDefault="002F219D" w:rsidP="00474669">
      <w:pPr>
        <w:rPr>
          <w:rFonts w:cs="Arial"/>
          <w:szCs w:val="20"/>
        </w:rPr>
      </w:pPr>
    </w:p>
    <w:p w14:paraId="2FECC5A7" w14:textId="77777777" w:rsidR="00474669" w:rsidRPr="00E4499D" w:rsidRDefault="00474669" w:rsidP="00474669">
      <w:pPr>
        <w:pStyle w:val="Heading3"/>
      </w:pPr>
      <w:r w:rsidRPr="00E4499D">
        <w:t>Applications for illegal trafficking (</w:t>
      </w:r>
      <w:r w:rsidRPr="00E4499D">
        <w:rPr>
          <w:b w:val="0"/>
          <w:highlight w:val="yellow"/>
        </w:rPr>
        <w:t>ENG</w:t>
      </w:r>
      <w:r w:rsidRPr="00E4499D">
        <w:t>)</w:t>
      </w:r>
    </w:p>
    <w:p w14:paraId="2967775A" w14:textId="77777777" w:rsidR="00474669" w:rsidRPr="00E4499D" w:rsidRDefault="00474669" w:rsidP="00474669">
      <w:pPr>
        <w:rPr>
          <w:lang w:eastAsia="it-IT"/>
        </w:rPr>
      </w:pPr>
      <w:r w:rsidRPr="00E4499D">
        <w:rPr>
          <w:highlight w:val="yellow"/>
          <w:lang w:eastAsia="it-IT"/>
        </w:rPr>
        <w:t>@ENG: define T9.2 modules and requirements</w:t>
      </w:r>
    </w:p>
    <w:p w14:paraId="0B6DE115" w14:textId="69E2B396" w:rsidR="00B45BAD" w:rsidRPr="00E4499D" w:rsidRDefault="00B45BAD" w:rsidP="005B6DBF">
      <w:pPr>
        <w:rPr>
          <w:lang w:eastAsia="it-IT"/>
        </w:rPr>
      </w:pPr>
    </w:p>
    <w:p w14:paraId="39108046" w14:textId="77777777" w:rsidR="00B45BAD" w:rsidRPr="00E4499D" w:rsidRDefault="00B45BAD" w:rsidP="005B6DBF">
      <w:pPr>
        <w:rPr>
          <w:lang w:eastAsia="it-IT"/>
        </w:rPr>
      </w:pPr>
    </w:p>
    <w:bookmarkEnd w:id="5"/>
    <w:bookmarkEnd w:id="6"/>
    <w:p w14:paraId="2601705F" w14:textId="5F4867A4" w:rsidR="00A0586E" w:rsidRPr="00E4499D" w:rsidRDefault="00A0586E">
      <w:pPr>
        <w:spacing w:after="0"/>
        <w:jc w:val="left"/>
        <w:rPr>
          <w:rFonts w:ascii="Calibri" w:eastAsiaTheme="majorEastAsia" w:hAnsi="Calibri" w:cstheme="majorBidi"/>
          <w:b/>
          <w:bCs/>
          <w:sz w:val="28"/>
          <w:szCs w:val="26"/>
          <w:lang w:eastAsia="it-IT"/>
        </w:rPr>
      </w:pPr>
      <w:r w:rsidRPr="00E4499D">
        <w:br w:type="page"/>
      </w:r>
    </w:p>
    <w:p w14:paraId="27C39920" w14:textId="31CA270A" w:rsidR="00A0586E" w:rsidRPr="00E4499D" w:rsidRDefault="00A0586E" w:rsidP="00A0586E">
      <w:pPr>
        <w:pStyle w:val="Heading1"/>
        <w:rPr>
          <w:lang w:eastAsia="it-IT"/>
        </w:rPr>
      </w:pPr>
      <w:bookmarkStart w:id="137" w:name="_Toc532247322"/>
      <w:r w:rsidRPr="00E4499D">
        <w:rPr>
          <w:lang w:eastAsia="it-IT"/>
        </w:rPr>
        <w:lastRenderedPageBreak/>
        <w:t>Conclusions</w:t>
      </w:r>
      <w:bookmarkEnd w:id="137"/>
    </w:p>
    <w:p w14:paraId="15D61F7E" w14:textId="77777777" w:rsidR="00A0586E" w:rsidRPr="00E4499D" w:rsidRDefault="00A0586E" w:rsidP="00A0586E">
      <w:pPr>
        <w:rPr>
          <w:rFonts w:cs="Arial"/>
        </w:rPr>
      </w:pPr>
      <w:r w:rsidRPr="00E4499D">
        <w:rPr>
          <w:rFonts w:cs="Arial"/>
          <w:highlight w:val="yellow"/>
        </w:rPr>
        <w:t>TBC</w:t>
      </w:r>
      <w:r w:rsidRPr="00E4499D">
        <w:rPr>
          <w:rFonts w:cs="Arial"/>
        </w:rPr>
        <w:t xml:space="preserve"> </w:t>
      </w:r>
    </w:p>
    <w:p w14:paraId="5282E775" w14:textId="77777777" w:rsidR="00A0586E" w:rsidRPr="00E4499D" w:rsidRDefault="00A0586E" w:rsidP="00A0586E">
      <w:pPr>
        <w:spacing w:after="0"/>
        <w:jc w:val="left"/>
        <w:rPr>
          <w:rFonts w:cs="Arial"/>
        </w:rPr>
      </w:pPr>
    </w:p>
    <w:p w14:paraId="77BCF9AF" w14:textId="77777777" w:rsidR="000E3D02" w:rsidRPr="00E4499D" w:rsidRDefault="000E3D02" w:rsidP="0091720D">
      <w:pPr>
        <w:pStyle w:val="Heading2"/>
        <w:numPr>
          <w:ilvl w:val="0"/>
          <w:numId w:val="0"/>
        </w:numPr>
      </w:pPr>
    </w:p>
    <w:p w14:paraId="05579533" w14:textId="0C037EED" w:rsidR="0091720D" w:rsidRPr="00E4499D" w:rsidRDefault="0091720D" w:rsidP="0091720D">
      <w:pPr>
        <w:rPr>
          <w:lang w:eastAsia="it-IT"/>
        </w:rPr>
      </w:pPr>
    </w:p>
    <w:p w14:paraId="7D2902D1" w14:textId="77777777" w:rsidR="0091720D" w:rsidRPr="00E4499D" w:rsidRDefault="0091720D" w:rsidP="0091720D">
      <w:pPr>
        <w:rPr>
          <w:lang w:eastAsia="it-IT"/>
        </w:rPr>
      </w:pPr>
    </w:p>
    <w:sectPr w:rsidR="0091720D" w:rsidRPr="00E4499D" w:rsidSect="006D15DD">
      <w:headerReference w:type="default" r:id="rId20"/>
      <w:footerReference w:type="default" r:id="rId21"/>
      <w:headerReference w:type="first" r:id="rId22"/>
      <w:footerReference w:type="first" r:id="rId23"/>
      <w:pgSz w:w="11906" w:h="16838"/>
      <w:pgMar w:top="1519" w:right="1134" w:bottom="1134" w:left="1134" w:header="426" w:footer="835"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Arne Dormaels" w:date="2019-01-21T09:48:00Z" w:initials="AD">
    <w:p w14:paraId="542B2F4E" w14:textId="1F304985" w:rsidR="003B49CB" w:rsidRPr="00B25B66" w:rsidRDefault="003B49CB">
      <w:pPr>
        <w:pStyle w:val="CommentText"/>
        <w:rPr>
          <w:lang w:val="en-US"/>
        </w:rPr>
      </w:pPr>
      <w:r>
        <w:rPr>
          <w:rStyle w:val="CommentReference"/>
        </w:rPr>
        <w:annotationRef/>
      </w:r>
      <w:r w:rsidRPr="00B25B66">
        <w:rPr>
          <w:lang w:val="en-US"/>
        </w:rPr>
        <w:t>Do you also mean security by design?</w:t>
      </w:r>
    </w:p>
  </w:comment>
  <w:comment w:id="10" w:author="Arne Dormaels" w:date="2019-01-21T09:53:00Z" w:initials="AD">
    <w:p w14:paraId="13CE8028" w14:textId="05ECB1D4" w:rsidR="003B49CB" w:rsidRPr="00B25B66" w:rsidRDefault="003B49CB" w:rsidP="000C2F53">
      <w:pPr>
        <w:pStyle w:val="CommentText"/>
        <w:rPr>
          <w:lang w:val="en-US"/>
        </w:rPr>
      </w:pPr>
      <w:r>
        <w:rPr>
          <w:rStyle w:val="CommentReference"/>
        </w:rPr>
        <w:annotationRef/>
      </w:r>
      <w:r w:rsidRPr="00B25B66">
        <w:rPr>
          <w:lang w:val="en-US"/>
        </w:rPr>
        <w:t>In close interaction with the LEA to meet the requirement definitions ?</w:t>
      </w:r>
    </w:p>
  </w:comment>
  <w:comment w:id="21" w:author="Arne Dormaels" w:date="2019-01-21T10:07:00Z" w:initials="AD">
    <w:p w14:paraId="3A436E0B" w14:textId="77777777" w:rsidR="003B49CB" w:rsidRPr="00B25B66" w:rsidRDefault="003B49CB">
      <w:pPr>
        <w:pStyle w:val="CommentText"/>
        <w:rPr>
          <w:lang w:val="en-US"/>
        </w:rPr>
      </w:pPr>
      <w:r>
        <w:rPr>
          <w:rStyle w:val="CommentReference"/>
        </w:rPr>
        <w:annotationRef/>
      </w:r>
      <w:r w:rsidRPr="00B25B66">
        <w:rPr>
          <w:lang w:val="en-US"/>
        </w:rPr>
        <w:t>Maybe also mention that you include a feedback cycle after several validation phases in order to improve the system? It is depicted in this sense in the scheme.</w:t>
      </w:r>
    </w:p>
    <w:p w14:paraId="646EC710" w14:textId="0E02EBF4" w:rsidR="003B49CB" w:rsidRPr="00B25B66" w:rsidRDefault="003B49CB">
      <w:pPr>
        <w:pStyle w:val="CommentText"/>
        <w:rPr>
          <w:lang w:val="en-US"/>
        </w:rPr>
      </w:pPr>
      <w:r w:rsidRPr="00B25B66">
        <w:rPr>
          <w:rFonts w:cs="Arial"/>
          <w:lang w:val="en-US"/>
        </w:rPr>
        <w:t>Suggestion to refere to the two basic approaches to prototyping which is more profoundly described in part 5 ‘system validation’.</w:t>
      </w:r>
    </w:p>
  </w:comment>
  <w:comment w:id="22" w:author="Peter Crommert" w:date="2019-01-21T00:23:00Z" w:initials="PC">
    <w:p w14:paraId="4BA73411" w14:textId="402647DD" w:rsidR="003B49CB" w:rsidRPr="00B25B66" w:rsidRDefault="003B49CB">
      <w:pPr>
        <w:pStyle w:val="CommentText"/>
        <w:rPr>
          <w:lang w:val="en-US"/>
        </w:rPr>
      </w:pPr>
      <w:r>
        <w:rPr>
          <w:rStyle w:val="CommentReference"/>
        </w:rPr>
        <w:annotationRef/>
      </w:r>
      <w:r w:rsidRPr="00B25B66">
        <w:rPr>
          <w:lang w:val="en-US"/>
        </w:rPr>
        <w:t>What about the enduser validation during the pilots in WP10?</w:t>
      </w:r>
    </w:p>
  </w:comment>
  <w:comment w:id="29" w:author="Peter Crommert" w:date="2019-01-21T00:32:00Z" w:initials="PC">
    <w:p w14:paraId="41857DDD" w14:textId="45D637CD" w:rsidR="003B49CB" w:rsidRPr="00B25B66" w:rsidRDefault="003B49CB">
      <w:pPr>
        <w:pStyle w:val="CommentText"/>
        <w:rPr>
          <w:lang w:val="en-US"/>
        </w:rPr>
      </w:pPr>
      <w:r>
        <w:rPr>
          <w:rStyle w:val="CommentReference"/>
        </w:rPr>
        <w:annotationRef/>
      </w:r>
      <w:r w:rsidRPr="00B25B66">
        <w:rPr>
          <w:lang w:val="en-US"/>
        </w:rPr>
        <w:t>Explain/ellaborate! Red or grey arrows? Novel apps? Green, blue and grey background color?</w:t>
      </w:r>
    </w:p>
  </w:comment>
  <w:comment w:id="42" w:author="Arne Dormaels" w:date="2019-01-21T12:26:00Z" w:initials="AD">
    <w:p w14:paraId="6F56603A" w14:textId="1FC6C361" w:rsidR="003B49CB" w:rsidRPr="00B25B66" w:rsidRDefault="003B49CB">
      <w:pPr>
        <w:pStyle w:val="CommentText"/>
        <w:rPr>
          <w:lang w:val="en-US"/>
        </w:rPr>
      </w:pPr>
      <w:r>
        <w:rPr>
          <w:rStyle w:val="CommentReference"/>
        </w:rPr>
        <w:annotationRef/>
      </w:r>
      <w:r w:rsidRPr="00B25B66">
        <w:rPr>
          <w:lang w:val="en-US"/>
        </w:rPr>
        <w:t>This is for me not clear what ‘functional’ means.</w:t>
      </w:r>
    </w:p>
  </w:comment>
  <w:comment w:id="67" w:author="Peter Crommert" w:date="2019-01-21T00:41:00Z" w:initials="PC">
    <w:p w14:paraId="5E66003C" w14:textId="19766EFD" w:rsidR="003B49CB" w:rsidRPr="00B25B66" w:rsidRDefault="003B49CB">
      <w:pPr>
        <w:pStyle w:val="CommentText"/>
        <w:rPr>
          <w:lang w:val="en-US"/>
        </w:rPr>
      </w:pPr>
      <w:r>
        <w:rPr>
          <w:rStyle w:val="CommentReference"/>
        </w:rPr>
        <w:annotationRef/>
      </w:r>
      <w:r w:rsidRPr="00B25B66">
        <w:rPr>
          <w:lang w:val="en-US"/>
        </w:rPr>
        <w:t>Types of users? Not all users should be able to do this I presume? Only experts or case owners or administor</w:t>
      </w:r>
    </w:p>
  </w:comment>
  <w:comment w:id="78" w:author="Mazzonello Valentina" w:date="2019-01-15T13:23:00Z" w:initials="MV">
    <w:p w14:paraId="0FCB3A36" w14:textId="77777777" w:rsidR="003B49CB" w:rsidRPr="00043904" w:rsidRDefault="003B49CB" w:rsidP="0090267F">
      <w:pPr>
        <w:pStyle w:val="CommentText"/>
        <w:rPr>
          <w:lang w:val="en-GB"/>
        </w:rPr>
      </w:pPr>
      <w:r>
        <w:rPr>
          <w:rStyle w:val="CommentReference"/>
        </w:rPr>
        <w:annotationRef/>
      </w:r>
      <w:r w:rsidRPr="00043904">
        <w:rPr>
          <w:lang w:val="en-GB"/>
        </w:rPr>
        <w:t xml:space="preserve">This can be rephrased if </w:t>
      </w:r>
      <w:r>
        <w:rPr>
          <w:lang w:val="en-GB"/>
        </w:rPr>
        <w:t xml:space="preserve">additional </w:t>
      </w:r>
      <w:r w:rsidRPr="00043904">
        <w:rPr>
          <w:lang w:val="en-GB"/>
        </w:rPr>
        <w:t xml:space="preserve">feedback will </w:t>
      </w:r>
      <w:r>
        <w:rPr>
          <w:lang w:val="en-GB"/>
        </w:rPr>
        <w:t>be received by end users within D4.2 deadline</w:t>
      </w:r>
    </w:p>
  </w:comment>
  <w:comment w:id="94" w:author="Peter Crommert" w:date="2019-01-21T00:47:00Z" w:initials="PC">
    <w:p w14:paraId="2EAD4A79" w14:textId="3FA1A2A9" w:rsidR="003B49CB" w:rsidRPr="00B25B66" w:rsidRDefault="003B49CB">
      <w:pPr>
        <w:pStyle w:val="CommentText"/>
        <w:rPr>
          <w:lang w:val="en-US"/>
        </w:rPr>
      </w:pPr>
      <w:r>
        <w:rPr>
          <w:rStyle w:val="CommentReference"/>
        </w:rPr>
        <w:annotationRef/>
      </w:r>
      <w:r w:rsidRPr="00B25B66">
        <w:rPr>
          <w:lang w:val="en-US"/>
        </w:rPr>
        <w:t>Is there a difference between remove and expunge?</w:t>
      </w:r>
    </w:p>
  </w:comment>
  <w:comment w:id="95" w:author="Arne Dormaels" w:date="2019-01-21T12:29:00Z" w:initials="AD">
    <w:p w14:paraId="63B8AA55" w14:textId="23500452" w:rsidR="003B49CB" w:rsidRPr="00B25B66" w:rsidRDefault="003B49CB">
      <w:pPr>
        <w:pStyle w:val="CommentText"/>
        <w:rPr>
          <w:lang w:val="en-US"/>
        </w:rPr>
      </w:pPr>
      <w:r>
        <w:rPr>
          <w:rStyle w:val="CommentReference"/>
        </w:rPr>
        <w:annotationRef/>
      </w:r>
      <w:r w:rsidRPr="00B25B66">
        <w:rPr>
          <w:lang w:val="en-US"/>
        </w:rPr>
        <w:t>Do you also mean ‘burden of proof in criminal procedures’?</w:t>
      </w:r>
    </w:p>
  </w:comment>
  <w:comment w:id="132" w:author="Peter Crommert" w:date="2019-01-21T00:55:00Z" w:initials="PC">
    <w:p w14:paraId="539CED5B" w14:textId="25B00661" w:rsidR="003B49CB" w:rsidRPr="00B25B66" w:rsidRDefault="003B49CB">
      <w:pPr>
        <w:pStyle w:val="CommentText"/>
        <w:rPr>
          <w:lang w:val="en-US"/>
        </w:rPr>
      </w:pPr>
      <w:r>
        <w:rPr>
          <w:rStyle w:val="CommentReference"/>
        </w:rPr>
        <w:annotationRef/>
      </w:r>
      <w:r w:rsidRPr="00B25B66">
        <w:rPr>
          <w:lang w:val="en-US"/>
        </w:rPr>
        <w:t>Use case scenario?</w:t>
      </w:r>
    </w:p>
  </w:comment>
  <w:comment w:id="133" w:author="Peter Crommert" w:date="2019-01-21T00:55:00Z" w:initials="PC">
    <w:p w14:paraId="6CF18204" w14:textId="20D5F166" w:rsidR="003B49CB" w:rsidRPr="00B25B66" w:rsidRDefault="003B49CB">
      <w:pPr>
        <w:pStyle w:val="CommentText"/>
        <w:rPr>
          <w:lang w:val="en-US"/>
        </w:rPr>
      </w:pPr>
      <w:r>
        <w:rPr>
          <w:rStyle w:val="CommentReference"/>
        </w:rPr>
        <w:annotationRef/>
      </w:r>
      <w:r w:rsidRPr="00B25B66">
        <w:rPr>
          <w:lang w:val="en-US"/>
        </w:rPr>
        <w:t xml:space="preserve"> Relation with Pilot senario from T10.1?</w:t>
      </w:r>
    </w:p>
  </w:comment>
  <w:comment w:id="135" w:author="Peter Crommert" w:date="2019-01-21T00:59:00Z" w:initials="PC">
    <w:p w14:paraId="34D64DBF" w14:textId="5BABE279" w:rsidR="003B49CB" w:rsidRPr="00B25B66" w:rsidRDefault="003B49CB">
      <w:pPr>
        <w:pStyle w:val="CommentText"/>
        <w:rPr>
          <w:lang w:val="en-US"/>
        </w:rPr>
      </w:pPr>
      <w:r>
        <w:rPr>
          <w:rStyle w:val="CommentReference"/>
        </w:rPr>
        <w:annotationRef/>
      </w:r>
      <w:r w:rsidRPr="00B25B66">
        <w:rPr>
          <w:lang w:val="en-US"/>
        </w:rPr>
        <w:t>To be done in WP10</w:t>
      </w:r>
    </w:p>
  </w:comment>
  <w:comment w:id="136" w:author="Peter Crommert" w:date="2019-01-21T01:01:00Z" w:initials="PC">
    <w:p w14:paraId="6C1C2514" w14:textId="41E518B2" w:rsidR="003B49CB" w:rsidRPr="00B25B66" w:rsidRDefault="003B49CB">
      <w:pPr>
        <w:pStyle w:val="CommentText"/>
        <w:rPr>
          <w:lang w:val="en-US"/>
        </w:rPr>
      </w:pPr>
      <w:r>
        <w:rPr>
          <w:rStyle w:val="CommentReference"/>
        </w:rPr>
        <w:annotationRef/>
      </w:r>
      <w:r w:rsidRPr="00B25B66">
        <w:rPr>
          <w:lang w:val="en-US"/>
        </w:rPr>
        <w:t>LEAs have zero PM’s in this task!!!! How to involve domain experts?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2B2F4E" w15:done="0"/>
  <w15:commentEx w15:paraId="13CE8028" w15:done="0"/>
  <w15:commentEx w15:paraId="646EC710" w15:done="0"/>
  <w15:commentEx w15:paraId="4BA73411" w15:done="0"/>
  <w15:commentEx w15:paraId="41857DDD" w15:done="0"/>
  <w15:commentEx w15:paraId="6F56603A" w15:done="0"/>
  <w15:commentEx w15:paraId="5E66003C" w15:done="0"/>
  <w15:commentEx w15:paraId="0FCB3A36" w15:done="0"/>
  <w15:commentEx w15:paraId="2EAD4A79" w15:done="0"/>
  <w15:commentEx w15:paraId="63B8AA55" w15:done="0"/>
  <w15:commentEx w15:paraId="539CED5B" w15:done="0"/>
  <w15:commentEx w15:paraId="6CF18204" w15:paraIdParent="539CED5B" w15:done="0"/>
  <w15:commentEx w15:paraId="34D64DBF" w15:done="0"/>
  <w15:commentEx w15:paraId="6C1C251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2B2F4E" w16cid:durableId="1FF013E1"/>
  <w16cid:commentId w16cid:paraId="13CE8028" w16cid:durableId="1FF01531"/>
  <w16cid:commentId w16cid:paraId="646EC710" w16cid:durableId="1FF01875"/>
  <w16cid:commentId w16cid:paraId="4BA73411" w16cid:durableId="1FEF8F73"/>
  <w16cid:commentId w16cid:paraId="41857DDD" w16cid:durableId="1FEF91BA"/>
  <w16cid:commentId w16cid:paraId="6F56603A" w16cid:durableId="1FF038E3"/>
  <w16cid:commentId w16cid:paraId="5E66003C" w16cid:durableId="1FEF93A1"/>
  <w16cid:commentId w16cid:paraId="0FCB3A36" w16cid:durableId="1FE9A888"/>
  <w16cid:commentId w16cid:paraId="2EAD4A79" w16cid:durableId="1FEF9538"/>
  <w16cid:commentId w16cid:paraId="63B8AA55" w16cid:durableId="1FF039AE"/>
  <w16cid:commentId w16cid:paraId="539CED5B" w16cid:durableId="1FEF96F1"/>
  <w16cid:commentId w16cid:paraId="6CF18204" w16cid:durableId="1FEF9705"/>
  <w16cid:commentId w16cid:paraId="34D64DBF" w16cid:durableId="1FEF980C"/>
  <w16cid:commentId w16cid:paraId="6C1C2514" w16cid:durableId="1FEF98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6D911A" w14:textId="77777777" w:rsidR="0086146B" w:rsidRDefault="0086146B" w:rsidP="000E3D02">
      <w:pPr>
        <w:spacing w:after="0"/>
      </w:pPr>
      <w:r>
        <w:separator/>
      </w:r>
    </w:p>
    <w:p w14:paraId="7A6435A9" w14:textId="77777777" w:rsidR="0086146B" w:rsidRDefault="0086146B"/>
  </w:endnote>
  <w:endnote w:type="continuationSeparator" w:id="0">
    <w:p w14:paraId="4392ECF9" w14:textId="77777777" w:rsidR="0086146B" w:rsidRDefault="0086146B" w:rsidP="000E3D02">
      <w:pPr>
        <w:spacing w:after="0"/>
      </w:pPr>
      <w:r>
        <w:continuationSeparator/>
      </w:r>
    </w:p>
    <w:p w14:paraId="7699DD27" w14:textId="77777777" w:rsidR="0086146B" w:rsidRDefault="008614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MinionPro-Regular">
    <w:panose1 w:val="02040503050306020203"/>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20603050405020304"/>
    <w:charset w:val="00"/>
    <w:family w:val="roman"/>
    <w:pitch w:val="variable"/>
    <w:sig w:usb0="E0002AEF" w:usb1="C0007841" w:usb2="00000009" w:usb3="00000000" w:csb0="000001FF" w:csb1="00000000"/>
  </w:font>
  <w:font w:name="Open Sans">
    <w:altName w:val="Tahoma"/>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Borders>
        <w:insideV w:val="single" w:sz="18" w:space="0" w:color="4F81BD" w:themeColor="accent1"/>
      </w:tblBorders>
      <w:tblCellMar>
        <w:top w:w="58" w:type="dxa"/>
        <w:left w:w="115" w:type="dxa"/>
        <w:bottom w:w="58" w:type="dxa"/>
        <w:right w:w="115" w:type="dxa"/>
      </w:tblCellMar>
      <w:tblLook w:val="04A0" w:firstRow="1" w:lastRow="0" w:firstColumn="1" w:lastColumn="0" w:noHBand="0" w:noVBand="1"/>
    </w:tblPr>
    <w:tblGrid>
      <w:gridCol w:w="9214"/>
      <w:gridCol w:w="424"/>
    </w:tblGrid>
    <w:tr w:rsidR="003B49CB" w:rsidRPr="00DA5836" w14:paraId="12C21305" w14:textId="77777777" w:rsidTr="00A1165A">
      <w:trPr>
        <w:jc w:val="right"/>
      </w:trPr>
      <w:tc>
        <w:tcPr>
          <w:tcW w:w="4780" w:type="pct"/>
        </w:tcPr>
        <w:p w14:paraId="02EB62F8" w14:textId="77777777" w:rsidR="003B49CB" w:rsidRPr="00DA5836" w:rsidRDefault="003B49CB" w:rsidP="008D2CD8">
          <w:pPr>
            <w:pStyle w:val="Footer"/>
            <w:jc w:val="right"/>
            <w:rPr>
              <w:color w:val="4F81BD" w:themeColor="accent1"/>
            </w:rPr>
          </w:pPr>
          <w:r w:rsidRPr="00DA5836">
            <w:fldChar w:fldCharType="begin"/>
          </w:r>
          <w:r w:rsidRPr="00DA5836">
            <w:instrText xml:space="preserve"> PAGE   \* MERGEFORMAT </w:instrText>
          </w:r>
          <w:r w:rsidRPr="00DA5836">
            <w:fldChar w:fldCharType="separate"/>
          </w:r>
          <w:r w:rsidRPr="0090267F">
            <w:rPr>
              <w:noProof/>
              <w:color w:val="4F81BD" w:themeColor="accent1"/>
            </w:rPr>
            <w:t>47</w:t>
          </w:r>
          <w:r w:rsidRPr="00DA5836">
            <w:rPr>
              <w:noProof/>
              <w:color w:val="4F81BD" w:themeColor="accent1"/>
            </w:rPr>
            <w:fldChar w:fldCharType="end"/>
          </w:r>
        </w:p>
      </w:tc>
      <w:tc>
        <w:tcPr>
          <w:tcW w:w="220" w:type="pct"/>
        </w:tcPr>
        <w:p w14:paraId="1B407480" w14:textId="77777777" w:rsidR="003B49CB" w:rsidRPr="00DA5836" w:rsidRDefault="003B49CB" w:rsidP="008D2CD8">
          <w:pPr>
            <w:pStyle w:val="Footer"/>
            <w:rPr>
              <w:color w:val="4F81BD" w:themeColor="accent1"/>
            </w:rPr>
          </w:pPr>
        </w:p>
      </w:tc>
    </w:tr>
  </w:tbl>
  <w:p w14:paraId="3A6059FE" w14:textId="77777777" w:rsidR="003B49CB" w:rsidRDefault="003B49CB" w:rsidP="00AE5CC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30F99" w14:textId="65D91F04" w:rsidR="003B49CB" w:rsidRPr="001A7755" w:rsidRDefault="003B49CB" w:rsidP="0044535B">
    <w:pPr>
      <w:pStyle w:val="Footer"/>
      <w:jc w:val="center"/>
    </w:pPr>
    <w:r>
      <w:rPr>
        <w:rFonts w:eastAsia="Times New Roman"/>
        <w:noProof/>
        <w:lang w:val="en-US" w:eastAsia="en-US"/>
      </w:rPr>
      <w:drawing>
        <wp:inline distT="0" distB="0" distL="0" distR="0" wp14:anchorId="5587D323" wp14:editId="578054A9">
          <wp:extent cx="5581015" cy="2131819"/>
          <wp:effectExtent l="0" t="0" r="635" b="1905"/>
          <wp:docPr id="1" name="Immagine 1" descr="cid:BD07EE1A-DE27-434C-9C9B-B3B36CFBAA9F@unisalent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4CEA36-0362-4482-91C4-CCB5CF9BCAD4" descr="cid:BD07EE1A-DE27-434C-9C9B-B3B36CFBAA9F@unisalento.it"/>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5762194" cy="22010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3B21CB" w14:textId="77777777" w:rsidR="0086146B" w:rsidRDefault="0086146B" w:rsidP="000E3D02">
      <w:pPr>
        <w:spacing w:after="0"/>
      </w:pPr>
      <w:r>
        <w:separator/>
      </w:r>
    </w:p>
    <w:p w14:paraId="3B8C2B95" w14:textId="77777777" w:rsidR="0086146B" w:rsidRDefault="0086146B"/>
  </w:footnote>
  <w:footnote w:type="continuationSeparator" w:id="0">
    <w:p w14:paraId="01969638" w14:textId="77777777" w:rsidR="0086146B" w:rsidRDefault="0086146B" w:rsidP="000E3D02">
      <w:pPr>
        <w:spacing w:after="0"/>
      </w:pPr>
      <w:r>
        <w:continuationSeparator/>
      </w:r>
    </w:p>
    <w:p w14:paraId="090D8A49" w14:textId="77777777" w:rsidR="0086146B" w:rsidRDefault="0086146B"/>
  </w:footnote>
  <w:footnote w:id="1">
    <w:p w14:paraId="71BF507E" w14:textId="77777777" w:rsidR="003B49CB" w:rsidRDefault="003B49CB" w:rsidP="00D92811">
      <w:pPr>
        <w:pStyle w:val="FootnoteText"/>
      </w:pPr>
      <w:r>
        <w:rPr>
          <w:rStyle w:val="FootnoteReference"/>
        </w:rPr>
        <w:footnoteRef/>
      </w:r>
      <w:r>
        <w:t xml:space="preserve"> Where appropriate (Content Store), item is replaced with an empty body and the version number increased rather than being deleted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0"/>
      <w:gridCol w:w="2878"/>
    </w:tblGrid>
    <w:tr w:rsidR="003B49CB" w:rsidRPr="00B15C56" w14:paraId="24C29B7A" w14:textId="77777777" w:rsidTr="008D2CD8">
      <w:tc>
        <w:tcPr>
          <w:tcW w:w="3507" w:type="pct"/>
          <w:vAlign w:val="center"/>
        </w:tcPr>
        <w:p w14:paraId="631EF351" w14:textId="24164513" w:rsidR="003B49CB" w:rsidRPr="003E2E43" w:rsidRDefault="003B49CB" w:rsidP="003E2E43">
          <w:pPr>
            <w:rPr>
              <w:i/>
            </w:rPr>
          </w:pPr>
          <w:r w:rsidRPr="00E35A53">
            <w:rPr>
              <w:i/>
            </w:rPr>
            <w:t>D</w:t>
          </w:r>
          <w:r>
            <w:rPr>
              <w:i/>
            </w:rPr>
            <w:t>4</w:t>
          </w:r>
          <w:r w:rsidRPr="00E35A53">
            <w:rPr>
              <w:i/>
            </w:rPr>
            <w:t>.</w:t>
          </w:r>
          <w:r>
            <w:rPr>
              <w:i/>
            </w:rPr>
            <w:t>1</w:t>
          </w:r>
          <w:r w:rsidRPr="00E35A53">
            <w:rPr>
              <w:i/>
            </w:rPr>
            <w:t xml:space="preserve"> – </w:t>
          </w:r>
          <w:r>
            <w:rPr>
              <w:i/>
            </w:rPr>
            <w:t>System Specification</w:t>
          </w:r>
        </w:p>
      </w:tc>
      <w:tc>
        <w:tcPr>
          <w:tcW w:w="1493" w:type="pct"/>
          <w:vAlign w:val="center"/>
        </w:tcPr>
        <w:p w14:paraId="356953DA" w14:textId="2481C3AB" w:rsidR="003B49CB" w:rsidRPr="00B15C56" w:rsidRDefault="003B49CB" w:rsidP="00210FA1">
          <w:r>
            <w:rPr>
              <w:noProof/>
              <w:lang w:val="en-US" w:eastAsia="en-US"/>
            </w:rPr>
            <w:drawing>
              <wp:anchor distT="0" distB="0" distL="114300" distR="114300" simplePos="0" relativeHeight="251661312" behindDoc="0" locked="0" layoutInCell="1" allowOverlap="1" wp14:anchorId="213C334A" wp14:editId="280258C8">
                <wp:simplePos x="0" y="0"/>
                <wp:positionH relativeFrom="margin">
                  <wp:posOffset>554990</wp:posOffset>
                </wp:positionH>
                <wp:positionV relativeFrom="margin">
                  <wp:posOffset>29210</wp:posOffset>
                </wp:positionV>
                <wp:extent cx="1094105" cy="652780"/>
                <wp:effectExtent l="0" t="0" r="0" b="0"/>
                <wp:wrapSquare wrapText="bothSides"/>
                <wp:docPr id="58"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ita-logo-h.svg"/>
                        <pic:cNvPicPr/>
                      </pic:nvPicPr>
                      <pic:blipFill>
                        <a:blip r:embed="rId1">
                          <a:extLst>
                            <a:ext uri="{28A0092B-C50C-407E-A947-70E740481C1C}">
                              <a14:useLocalDpi xmlns:a14="http://schemas.microsoft.com/office/drawing/2010/main" val="0"/>
                            </a:ext>
                          </a:extLst>
                        </a:blip>
                        <a:stretch>
                          <a:fillRect/>
                        </a:stretch>
                      </pic:blipFill>
                      <pic:spPr>
                        <a:xfrm>
                          <a:off x="0" y="0"/>
                          <a:ext cx="1094105" cy="652780"/>
                        </a:xfrm>
                        <a:prstGeom prst="rect">
                          <a:avLst/>
                        </a:prstGeom>
                      </pic:spPr>
                    </pic:pic>
                  </a:graphicData>
                </a:graphic>
                <wp14:sizeRelH relativeFrom="margin">
                  <wp14:pctWidth>0</wp14:pctWidth>
                </wp14:sizeRelH>
                <wp14:sizeRelV relativeFrom="margin">
                  <wp14:pctHeight>0</wp14:pctHeight>
                </wp14:sizeRelV>
              </wp:anchor>
            </w:drawing>
          </w:r>
        </w:p>
      </w:tc>
    </w:tr>
  </w:tbl>
  <w:p w14:paraId="58D36385" w14:textId="77777777" w:rsidR="003B49CB" w:rsidRDefault="003B49C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02932" w14:textId="77777777" w:rsidR="003B49CB" w:rsidRDefault="003B49CB" w:rsidP="003E2E43">
    <w:pPr>
      <w:jc w:val="center"/>
    </w:pPr>
    <w:r w:rsidRPr="00C16919">
      <w:rPr>
        <w:noProof/>
        <w:lang w:val="en-US" w:eastAsia="en-US"/>
      </w:rPr>
      <w:drawing>
        <wp:inline distT="0" distB="0" distL="0" distR="0" wp14:anchorId="3834B8F3" wp14:editId="24EF95A0">
          <wp:extent cx="2267905" cy="164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74357" cy="1649329"/>
                  </a:xfrm>
                  <a:prstGeom prst="rect">
                    <a:avLst/>
                  </a:prstGeom>
                  <a:noFill/>
                  <a:ln>
                    <a:noFill/>
                  </a:ln>
                </pic:spPr>
              </pic:pic>
            </a:graphicData>
          </a:graphic>
        </wp:inline>
      </w:drawing>
    </w:r>
  </w:p>
  <w:p w14:paraId="23395642" w14:textId="0C0706C5" w:rsidR="003B49CB" w:rsidRPr="00C221DF" w:rsidRDefault="003B49CB" w:rsidP="003E2E43">
    <w:pPr>
      <w:tabs>
        <w:tab w:val="left" w:pos="1275"/>
      </w:tabs>
      <w:jc w:val="center"/>
      <w:rPr>
        <w:rFonts w:cs="Arial"/>
        <w:color w:val="365F91" w:themeColor="accent1" w:themeShade="BF"/>
        <w:shd w:val="clear" w:color="auto" w:fill="FFFFFF"/>
      </w:rPr>
    </w:pPr>
    <w:r w:rsidRPr="00C221DF">
      <w:rPr>
        <w:rFonts w:cs="Arial"/>
        <w:color w:val="365F91" w:themeColor="accent1" w:themeShade="BF"/>
        <w:shd w:val="clear" w:color="auto" w:fill="FFFFFF"/>
      </w:rPr>
      <w:t>This project has received funding from the European Union’s Horizon 2020 research and innovation programm</w:t>
    </w:r>
    <w:r>
      <w:rPr>
        <w:rFonts w:cs="Arial"/>
        <w:color w:val="365F91" w:themeColor="accent1" w:themeShade="BF"/>
        <w:shd w:val="clear" w:color="auto" w:fill="FFFFFF"/>
      </w:rPr>
      <w:t xml:space="preserve">e under grant agreement n° </w:t>
    </w:r>
    <w:r w:rsidRPr="00427F9B">
      <w:rPr>
        <w:rFonts w:ascii="Open Sans" w:eastAsia="Times New Roman" w:hAnsi="Open Sans" w:cs="Open Sans"/>
        <w:bCs/>
        <w:color w:val="365F91" w:themeColor="accent1" w:themeShade="BF"/>
        <w:sz w:val="20"/>
        <w:szCs w:val="20"/>
        <w:shd w:val="clear" w:color="auto" w:fill="FFFFFF"/>
        <w:lang w:eastAsia="it-IT"/>
      </w:rPr>
      <w:t>787061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4FAB274"/>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015375F6"/>
    <w:multiLevelType w:val="hybridMultilevel"/>
    <w:tmpl w:val="4442ED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2622B45"/>
    <w:multiLevelType w:val="hybridMultilevel"/>
    <w:tmpl w:val="528C35F2"/>
    <w:lvl w:ilvl="0" w:tplc="D5EC7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55950"/>
    <w:multiLevelType w:val="hybridMultilevel"/>
    <w:tmpl w:val="1B62F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41469"/>
    <w:multiLevelType w:val="hybridMultilevel"/>
    <w:tmpl w:val="872E7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C03E8"/>
    <w:multiLevelType w:val="hybridMultilevel"/>
    <w:tmpl w:val="52A84FCE"/>
    <w:lvl w:ilvl="0" w:tplc="E5A6D44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CF456F"/>
    <w:multiLevelType w:val="hybridMultilevel"/>
    <w:tmpl w:val="1A8836D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686526"/>
    <w:multiLevelType w:val="hybridMultilevel"/>
    <w:tmpl w:val="48E03794"/>
    <w:lvl w:ilvl="0" w:tplc="04090017">
      <w:start w:val="1"/>
      <w:numFmt w:val="lowerLetter"/>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343025C"/>
    <w:multiLevelType w:val="hybridMultilevel"/>
    <w:tmpl w:val="448E92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B4F22D9"/>
    <w:multiLevelType w:val="hybridMultilevel"/>
    <w:tmpl w:val="15BE8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AB75CC"/>
    <w:multiLevelType w:val="hybridMultilevel"/>
    <w:tmpl w:val="B9DE2E94"/>
    <w:lvl w:ilvl="0" w:tplc="2DF8CFC8">
      <w:start w:val="4"/>
      <w:numFmt w:val="bullet"/>
      <w:lvlText w:val="&gt;"/>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9E5D9D"/>
    <w:multiLevelType w:val="multilevel"/>
    <w:tmpl w:val="C3E49A02"/>
    <w:lvl w:ilvl="0">
      <w:start w:val="1"/>
      <w:numFmt w:val="decimal"/>
      <w:pStyle w:val="Heading1"/>
      <w:lvlText w:val="%1"/>
      <w:lvlJc w:val="left"/>
      <w:pPr>
        <w:tabs>
          <w:tab w:val="num" w:pos="432"/>
        </w:tabs>
        <w:ind w:left="432" w:hanging="432"/>
      </w:pPr>
      <w:rPr>
        <w:rFonts w:ascii="Calibri" w:hAnsi="Calibri" w:hint="default"/>
        <w:b/>
        <w:i w:val="0"/>
        <w:sz w:val="32"/>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ascii="Calibri" w:hAnsi="Calibri" w:cs="Times New Roman" w:hint="default"/>
        <w:b/>
        <w:sz w:val="24"/>
      </w:rPr>
    </w:lvl>
    <w:lvl w:ilvl="3">
      <w:start w:val="1"/>
      <w:numFmt w:val="decimal"/>
      <w:pStyle w:val="Heading4"/>
      <w:lvlText w:val="%1.%2.%3.%4"/>
      <w:lvlJc w:val="left"/>
      <w:pPr>
        <w:tabs>
          <w:tab w:val="num" w:pos="907"/>
        </w:tabs>
        <w:ind w:left="907" w:hanging="907"/>
      </w:pPr>
      <w:rPr>
        <w:rFonts w:hint="default"/>
      </w:rPr>
    </w:lvl>
    <w:lvl w:ilvl="4">
      <w:numFmt w:val="none"/>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D3D15D6"/>
    <w:multiLevelType w:val="singleLevel"/>
    <w:tmpl w:val="765E7740"/>
    <w:lvl w:ilvl="0">
      <w:start w:val="1"/>
      <w:numFmt w:val="bullet"/>
      <w:pStyle w:val="ListBullet"/>
      <w:lvlText w:val=""/>
      <w:lvlJc w:val="left"/>
      <w:pPr>
        <w:ind w:left="709" w:hanging="360"/>
      </w:pPr>
      <w:rPr>
        <w:rFonts w:ascii="Wingdings" w:hAnsi="Wingdings" w:hint="default"/>
        <w:sz w:val="24"/>
      </w:rPr>
    </w:lvl>
  </w:abstractNum>
  <w:abstractNum w:abstractNumId="13" w15:restartNumberingAfterBreak="0">
    <w:nsid w:val="40BD426E"/>
    <w:multiLevelType w:val="hybridMultilevel"/>
    <w:tmpl w:val="5B8A3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A21BDB"/>
    <w:multiLevelType w:val="hybridMultilevel"/>
    <w:tmpl w:val="4516D9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A31000"/>
    <w:multiLevelType w:val="hybridMultilevel"/>
    <w:tmpl w:val="27B24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AE065E"/>
    <w:multiLevelType w:val="hybridMultilevel"/>
    <w:tmpl w:val="1F64B6AC"/>
    <w:lvl w:ilvl="0" w:tplc="A2CE47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DF0519"/>
    <w:multiLevelType w:val="multilevel"/>
    <w:tmpl w:val="5BD8CE7A"/>
    <w:lvl w:ilvl="0">
      <w:start w:val="1"/>
      <w:numFmt w:val="decimal"/>
      <w:pStyle w:val="ListNumb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565E1D53"/>
    <w:multiLevelType w:val="hybridMultilevel"/>
    <w:tmpl w:val="C4708E9E"/>
    <w:lvl w:ilvl="0" w:tplc="742C58E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5DC34C40"/>
    <w:multiLevelType w:val="hybridMultilevel"/>
    <w:tmpl w:val="E3A0013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474981"/>
    <w:multiLevelType w:val="hybridMultilevel"/>
    <w:tmpl w:val="067C20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FF147E5"/>
    <w:multiLevelType w:val="multilevel"/>
    <w:tmpl w:val="4D3C7B94"/>
    <w:lvl w:ilvl="0">
      <w:start w:val="1"/>
      <w:numFmt w:val="decimal"/>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5EF2C91"/>
    <w:multiLevelType w:val="multilevel"/>
    <w:tmpl w:val="75EF2C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9D540F2"/>
    <w:multiLevelType w:val="hybridMultilevel"/>
    <w:tmpl w:val="99525B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12"/>
  </w:num>
  <w:num w:numId="4">
    <w:abstractNumId w:val="0"/>
  </w:num>
  <w:num w:numId="5">
    <w:abstractNumId w:val="8"/>
  </w:num>
  <w:num w:numId="6">
    <w:abstractNumId w:val="11"/>
  </w:num>
  <w:num w:numId="7">
    <w:abstractNumId w:val="14"/>
  </w:num>
  <w:num w:numId="8">
    <w:abstractNumId w:val="2"/>
  </w:num>
  <w:num w:numId="9">
    <w:abstractNumId w:val="10"/>
  </w:num>
  <w:num w:numId="10">
    <w:abstractNumId w:val="6"/>
  </w:num>
  <w:num w:numId="11">
    <w:abstractNumId w:val="16"/>
  </w:num>
  <w:num w:numId="12">
    <w:abstractNumId w:val="18"/>
  </w:num>
  <w:num w:numId="13">
    <w:abstractNumId w:val="20"/>
  </w:num>
  <w:num w:numId="14">
    <w:abstractNumId w:val="7"/>
  </w:num>
  <w:num w:numId="15">
    <w:abstractNumId w:val="3"/>
  </w:num>
  <w:num w:numId="16">
    <w:abstractNumId w:val="9"/>
  </w:num>
  <w:num w:numId="17">
    <w:abstractNumId w:val="1"/>
  </w:num>
  <w:num w:numId="18">
    <w:abstractNumId w:val="23"/>
  </w:num>
  <w:num w:numId="19">
    <w:abstractNumId w:val="19"/>
  </w:num>
  <w:num w:numId="20">
    <w:abstractNumId w:val="22"/>
  </w:num>
  <w:num w:numId="21">
    <w:abstractNumId w:val="13"/>
  </w:num>
  <w:num w:numId="22">
    <w:abstractNumId w:val="15"/>
  </w:num>
  <w:num w:numId="23">
    <w:abstractNumId w:val="4"/>
  </w:num>
  <w:num w:numId="24">
    <w:abstractNumId w:val="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Arne Dormaels">
    <w15:presenceInfo w15:providerId="AD" w15:userId="S::Arne.Dormaels@bivv.be::3d9604d7-79fe-44cd-ba3a-c4e7b32341d2"/>
  </w15:person>
  <w15:person w15:author="Peter Crommert">
    <w15:presenceInfo w15:providerId="Windows Live" w15:userId="06eb81a501fc3a4e"/>
  </w15:person>
  <w15:person w15:author="Mazzonello Valentina">
    <w15:presenceInfo w15:providerId="None" w15:userId="Mazzonello Valent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15F"/>
    <w:rsid w:val="000021A7"/>
    <w:rsid w:val="0000356F"/>
    <w:rsid w:val="00003C51"/>
    <w:rsid w:val="00006C61"/>
    <w:rsid w:val="00007708"/>
    <w:rsid w:val="00007A70"/>
    <w:rsid w:val="000116A1"/>
    <w:rsid w:val="00013091"/>
    <w:rsid w:val="000135E9"/>
    <w:rsid w:val="00013DF8"/>
    <w:rsid w:val="0001405B"/>
    <w:rsid w:val="000149D5"/>
    <w:rsid w:val="000150BE"/>
    <w:rsid w:val="00016758"/>
    <w:rsid w:val="00016F7F"/>
    <w:rsid w:val="000218DD"/>
    <w:rsid w:val="00024A83"/>
    <w:rsid w:val="00025516"/>
    <w:rsid w:val="00026355"/>
    <w:rsid w:val="000269EA"/>
    <w:rsid w:val="00026A50"/>
    <w:rsid w:val="00035E52"/>
    <w:rsid w:val="000372A5"/>
    <w:rsid w:val="00043A67"/>
    <w:rsid w:val="00044B6A"/>
    <w:rsid w:val="00046E01"/>
    <w:rsid w:val="0004760D"/>
    <w:rsid w:val="00054A5C"/>
    <w:rsid w:val="00055028"/>
    <w:rsid w:val="0005611E"/>
    <w:rsid w:val="00057F1E"/>
    <w:rsid w:val="00060660"/>
    <w:rsid w:val="00060E89"/>
    <w:rsid w:val="0006432E"/>
    <w:rsid w:val="00070960"/>
    <w:rsid w:val="00071834"/>
    <w:rsid w:val="00072772"/>
    <w:rsid w:val="0007293D"/>
    <w:rsid w:val="000738C3"/>
    <w:rsid w:val="000761FB"/>
    <w:rsid w:val="000807D8"/>
    <w:rsid w:val="00090055"/>
    <w:rsid w:val="00096E6E"/>
    <w:rsid w:val="000976E3"/>
    <w:rsid w:val="00097A5E"/>
    <w:rsid w:val="000A0F35"/>
    <w:rsid w:val="000A1540"/>
    <w:rsid w:val="000A2729"/>
    <w:rsid w:val="000A34B3"/>
    <w:rsid w:val="000B01E9"/>
    <w:rsid w:val="000B1DA7"/>
    <w:rsid w:val="000B3E1B"/>
    <w:rsid w:val="000B4320"/>
    <w:rsid w:val="000B5D9C"/>
    <w:rsid w:val="000C010E"/>
    <w:rsid w:val="000C0F8E"/>
    <w:rsid w:val="000C2F53"/>
    <w:rsid w:val="000C42A8"/>
    <w:rsid w:val="000C470A"/>
    <w:rsid w:val="000C5CCE"/>
    <w:rsid w:val="000C6BBC"/>
    <w:rsid w:val="000D0B50"/>
    <w:rsid w:val="000D0E09"/>
    <w:rsid w:val="000D4C32"/>
    <w:rsid w:val="000D7E81"/>
    <w:rsid w:val="000E26EF"/>
    <w:rsid w:val="000E33BE"/>
    <w:rsid w:val="000E3D02"/>
    <w:rsid w:val="000E4746"/>
    <w:rsid w:val="000E7418"/>
    <w:rsid w:val="000F5452"/>
    <w:rsid w:val="000F6D2A"/>
    <w:rsid w:val="00100CCA"/>
    <w:rsid w:val="00101FD5"/>
    <w:rsid w:val="001031D5"/>
    <w:rsid w:val="00104329"/>
    <w:rsid w:val="001046A9"/>
    <w:rsid w:val="00105BD4"/>
    <w:rsid w:val="00110BDF"/>
    <w:rsid w:val="00114077"/>
    <w:rsid w:val="001155E3"/>
    <w:rsid w:val="001158A2"/>
    <w:rsid w:val="00117363"/>
    <w:rsid w:val="001174F4"/>
    <w:rsid w:val="001175BC"/>
    <w:rsid w:val="00123B6E"/>
    <w:rsid w:val="001248D7"/>
    <w:rsid w:val="00124934"/>
    <w:rsid w:val="001269EE"/>
    <w:rsid w:val="0013335B"/>
    <w:rsid w:val="0014029C"/>
    <w:rsid w:val="00143B66"/>
    <w:rsid w:val="00145D1E"/>
    <w:rsid w:val="001469F6"/>
    <w:rsid w:val="00146C9E"/>
    <w:rsid w:val="00154717"/>
    <w:rsid w:val="00155520"/>
    <w:rsid w:val="00157006"/>
    <w:rsid w:val="00164B12"/>
    <w:rsid w:val="00164C84"/>
    <w:rsid w:val="00165DE8"/>
    <w:rsid w:val="00167099"/>
    <w:rsid w:val="0017213E"/>
    <w:rsid w:val="0018140F"/>
    <w:rsid w:val="00181590"/>
    <w:rsid w:val="00185C91"/>
    <w:rsid w:val="00186D83"/>
    <w:rsid w:val="00187417"/>
    <w:rsid w:val="001913C2"/>
    <w:rsid w:val="0019362A"/>
    <w:rsid w:val="001942F0"/>
    <w:rsid w:val="00195358"/>
    <w:rsid w:val="00196B9F"/>
    <w:rsid w:val="001A136B"/>
    <w:rsid w:val="001A1CAF"/>
    <w:rsid w:val="001A490B"/>
    <w:rsid w:val="001A7755"/>
    <w:rsid w:val="001B07A9"/>
    <w:rsid w:val="001B1D2D"/>
    <w:rsid w:val="001B1EF0"/>
    <w:rsid w:val="001B3C13"/>
    <w:rsid w:val="001B4083"/>
    <w:rsid w:val="001B40CF"/>
    <w:rsid w:val="001B4104"/>
    <w:rsid w:val="001B56E1"/>
    <w:rsid w:val="001B683A"/>
    <w:rsid w:val="001B754A"/>
    <w:rsid w:val="001C0BD7"/>
    <w:rsid w:val="001C1D5D"/>
    <w:rsid w:val="001C2230"/>
    <w:rsid w:val="001C3C7A"/>
    <w:rsid w:val="001C4364"/>
    <w:rsid w:val="001C4EF4"/>
    <w:rsid w:val="001C5EC6"/>
    <w:rsid w:val="001C6ED5"/>
    <w:rsid w:val="001D05A6"/>
    <w:rsid w:val="001D0F68"/>
    <w:rsid w:val="001D1CC1"/>
    <w:rsid w:val="001D3676"/>
    <w:rsid w:val="001D3A67"/>
    <w:rsid w:val="001D66BE"/>
    <w:rsid w:val="001D6FB4"/>
    <w:rsid w:val="001D7C93"/>
    <w:rsid w:val="001E4C7B"/>
    <w:rsid w:val="001E51D3"/>
    <w:rsid w:val="001F0CFA"/>
    <w:rsid w:val="001F3C74"/>
    <w:rsid w:val="002029D8"/>
    <w:rsid w:val="002042EF"/>
    <w:rsid w:val="00204527"/>
    <w:rsid w:val="002046A2"/>
    <w:rsid w:val="002059A5"/>
    <w:rsid w:val="00210FA1"/>
    <w:rsid w:val="0021618E"/>
    <w:rsid w:val="00222854"/>
    <w:rsid w:val="00223ED6"/>
    <w:rsid w:val="00227788"/>
    <w:rsid w:val="00230782"/>
    <w:rsid w:val="00232F98"/>
    <w:rsid w:val="00235A12"/>
    <w:rsid w:val="00236649"/>
    <w:rsid w:val="0023748E"/>
    <w:rsid w:val="00237DA9"/>
    <w:rsid w:val="00241256"/>
    <w:rsid w:val="00243C59"/>
    <w:rsid w:val="0024634C"/>
    <w:rsid w:val="002467D8"/>
    <w:rsid w:val="00246D35"/>
    <w:rsid w:val="002520E1"/>
    <w:rsid w:val="002571C0"/>
    <w:rsid w:val="00257C1E"/>
    <w:rsid w:val="00260FA6"/>
    <w:rsid w:val="00262560"/>
    <w:rsid w:val="00267763"/>
    <w:rsid w:val="00267A66"/>
    <w:rsid w:val="002703FB"/>
    <w:rsid w:val="002716F1"/>
    <w:rsid w:val="002759EF"/>
    <w:rsid w:val="00275ED7"/>
    <w:rsid w:val="00290200"/>
    <w:rsid w:val="0029032A"/>
    <w:rsid w:val="002912BD"/>
    <w:rsid w:val="00291BA8"/>
    <w:rsid w:val="00291FA5"/>
    <w:rsid w:val="002934C8"/>
    <w:rsid w:val="0029635A"/>
    <w:rsid w:val="00296E5F"/>
    <w:rsid w:val="002A0680"/>
    <w:rsid w:val="002A0817"/>
    <w:rsid w:val="002A3EAA"/>
    <w:rsid w:val="002A7F38"/>
    <w:rsid w:val="002B1830"/>
    <w:rsid w:val="002B1C4D"/>
    <w:rsid w:val="002B2688"/>
    <w:rsid w:val="002B41CA"/>
    <w:rsid w:val="002B69B6"/>
    <w:rsid w:val="002C1CC1"/>
    <w:rsid w:val="002C48D4"/>
    <w:rsid w:val="002C615B"/>
    <w:rsid w:val="002D0BE1"/>
    <w:rsid w:val="002D17FF"/>
    <w:rsid w:val="002D4BC4"/>
    <w:rsid w:val="002D7A17"/>
    <w:rsid w:val="002E0C73"/>
    <w:rsid w:val="002E110B"/>
    <w:rsid w:val="002E492D"/>
    <w:rsid w:val="002E5F47"/>
    <w:rsid w:val="002E726E"/>
    <w:rsid w:val="002F0657"/>
    <w:rsid w:val="002F1FED"/>
    <w:rsid w:val="002F219D"/>
    <w:rsid w:val="002F24D4"/>
    <w:rsid w:val="002F4876"/>
    <w:rsid w:val="002F520D"/>
    <w:rsid w:val="002F7ACE"/>
    <w:rsid w:val="00310678"/>
    <w:rsid w:val="00314E49"/>
    <w:rsid w:val="00315AEC"/>
    <w:rsid w:val="00316C3A"/>
    <w:rsid w:val="00322918"/>
    <w:rsid w:val="003230D1"/>
    <w:rsid w:val="003236D4"/>
    <w:rsid w:val="00323F6A"/>
    <w:rsid w:val="003244EA"/>
    <w:rsid w:val="0032587C"/>
    <w:rsid w:val="00326C1C"/>
    <w:rsid w:val="00326FD6"/>
    <w:rsid w:val="00327559"/>
    <w:rsid w:val="003307DB"/>
    <w:rsid w:val="0033225A"/>
    <w:rsid w:val="003347BF"/>
    <w:rsid w:val="0033484B"/>
    <w:rsid w:val="00335B58"/>
    <w:rsid w:val="00336A03"/>
    <w:rsid w:val="00344BB5"/>
    <w:rsid w:val="00346759"/>
    <w:rsid w:val="00350CA1"/>
    <w:rsid w:val="00352404"/>
    <w:rsid w:val="00354DA4"/>
    <w:rsid w:val="00355502"/>
    <w:rsid w:val="003563A6"/>
    <w:rsid w:val="003609E2"/>
    <w:rsid w:val="00362364"/>
    <w:rsid w:val="003634A7"/>
    <w:rsid w:val="003640C1"/>
    <w:rsid w:val="00366755"/>
    <w:rsid w:val="00374B49"/>
    <w:rsid w:val="00374FA5"/>
    <w:rsid w:val="00376420"/>
    <w:rsid w:val="00376DBB"/>
    <w:rsid w:val="0037765F"/>
    <w:rsid w:val="00383E1C"/>
    <w:rsid w:val="003850ED"/>
    <w:rsid w:val="003851A2"/>
    <w:rsid w:val="00394BCE"/>
    <w:rsid w:val="00395EF1"/>
    <w:rsid w:val="0039780C"/>
    <w:rsid w:val="003A2320"/>
    <w:rsid w:val="003A3135"/>
    <w:rsid w:val="003A5688"/>
    <w:rsid w:val="003A5FBF"/>
    <w:rsid w:val="003B05A9"/>
    <w:rsid w:val="003B381A"/>
    <w:rsid w:val="003B4862"/>
    <w:rsid w:val="003B49CB"/>
    <w:rsid w:val="003B56B0"/>
    <w:rsid w:val="003B7350"/>
    <w:rsid w:val="003C03A7"/>
    <w:rsid w:val="003C06E8"/>
    <w:rsid w:val="003C174D"/>
    <w:rsid w:val="003C17B1"/>
    <w:rsid w:val="003C1B8F"/>
    <w:rsid w:val="003C2A5B"/>
    <w:rsid w:val="003C39D3"/>
    <w:rsid w:val="003C40E0"/>
    <w:rsid w:val="003C50DC"/>
    <w:rsid w:val="003D55FB"/>
    <w:rsid w:val="003D5DB9"/>
    <w:rsid w:val="003D6A64"/>
    <w:rsid w:val="003D6C81"/>
    <w:rsid w:val="003E1B98"/>
    <w:rsid w:val="003E1D96"/>
    <w:rsid w:val="003E2E43"/>
    <w:rsid w:val="003F0F46"/>
    <w:rsid w:val="003F1B93"/>
    <w:rsid w:val="003F59AA"/>
    <w:rsid w:val="003F5E1F"/>
    <w:rsid w:val="003F603B"/>
    <w:rsid w:val="003F79B4"/>
    <w:rsid w:val="00401681"/>
    <w:rsid w:val="00402CFC"/>
    <w:rsid w:val="00403657"/>
    <w:rsid w:val="00406C9F"/>
    <w:rsid w:val="00411308"/>
    <w:rsid w:val="00414912"/>
    <w:rsid w:val="00416287"/>
    <w:rsid w:val="00420067"/>
    <w:rsid w:val="00421C4E"/>
    <w:rsid w:val="00425B83"/>
    <w:rsid w:val="0042614D"/>
    <w:rsid w:val="0044001A"/>
    <w:rsid w:val="0044395F"/>
    <w:rsid w:val="00444C8B"/>
    <w:rsid w:val="0044535B"/>
    <w:rsid w:val="00447301"/>
    <w:rsid w:val="00450562"/>
    <w:rsid w:val="00454765"/>
    <w:rsid w:val="00455134"/>
    <w:rsid w:val="004569C3"/>
    <w:rsid w:val="0046023F"/>
    <w:rsid w:val="004604C5"/>
    <w:rsid w:val="00462F43"/>
    <w:rsid w:val="00463673"/>
    <w:rsid w:val="00463978"/>
    <w:rsid w:val="00465A14"/>
    <w:rsid w:val="0046673B"/>
    <w:rsid w:val="00466E69"/>
    <w:rsid w:val="00471894"/>
    <w:rsid w:val="00472585"/>
    <w:rsid w:val="00472864"/>
    <w:rsid w:val="00474669"/>
    <w:rsid w:val="004757FD"/>
    <w:rsid w:val="00475CD8"/>
    <w:rsid w:val="0047693A"/>
    <w:rsid w:val="00477BC9"/>
    <w:rsid w:val="004807FE"/>
    <w:rsid w:val="00481FCA"/>
    <w:rsid w:val="0048416E"/>
    <w:rsid w:val="004906FB"/>
    <w:rsid w:val="0049423D"/>
    <w:rsid w:val="00495812"/>
    <w:rsid w:val="00497E2F"/>
    <w:rsid w:val="004A0F5B"/>
    <w:rsid w:val="004A2214"/>
    <w:rsid w:val="004A29E0"/>
    <w:rsid w:val="004A466D"/>
    <w:rsid w:val="004A5976"/>
    <w:rsid w:val="004B0D4F"/>
    <w:rsid w:val="004B2047"/>
    <w:rsid w:val="004B3A89"/>
    <w:rsid w:val="004B4219"/>
    <w:rsid w:val="004B45F5"/>
    <w:rsid w:val="004B60E2"/>
    <w:rsid w:val="004B7FF5"/>
    <w:rsid w:val="004C02A5"/>
    <w:rsid w:val="004D0857"/>
    <w:rsid w:val="004D2AB5"/>
    <w:rsid w:val="004D7BD8"/>
    <w:rsid w:val="004E1FED"/>
    <w:rsid w:val="004E2389"/>
    <w:rsid w:val="004E5D2A"/>
    <w:rsid w:val="004E6B5D"/>
    <w:rsid w:val="004F3900"/>
    <w:rsid w:val="004F46A8"/>
    <w:rsid w:val="004F5A06"/>
    <w:rsid w:val="00500879"/>
    <w:rsid w:val="005045F0"/>
    <w:rsid w:val="005045F2"/>
    <w:rsid w:val="005050AD"/>
    <w:rsid w:val="0050591D"/>
    <w:rsid w:val="00505F3B"/>
    <w:rsid w:val="005067C8"/>
    <w:rsid w:val="005205B7"/>
    <w:rsid w:val="00523C43"/>
    <w:rsid w:val="00524A96"/>
    <w:rsid w:val="00525DE2"/>
    <w:rsid w:val="005262C7"/>
    <w:rsid w:val="005317FD"/>
    <w:rsid w:val="00532886"/>
    <w:rsid w:val="00541FA1"/>
    <w:rsid w:val="00542148"/>
    <w:rsid w:val="00545456"/>
    <w:rsid w:val="005468D0"/>
    <w:rsid w:val="00547D5D"/>
    <w:rsid w:val="0055073D"/>
    <w:rsid w:val="00550F28"/>
    <w:rsid w:val="0055466C"/>
    <w:rsid w:val="00557D83"/>
    <w:rsid w:val="00560776"/>
    <w:rsid w:val="00562E0B"/>
    <w:rsid w:val="00564A7B"/>
    <w:rsid w:val="00571385"/>
    <w:rsid w:val="0057214F"/>
    <w:rsid w:val="005754F3"/>
    <w:rsid w:val="00583C75"/>
    <w:rsid w:val="00586820"/>
    <w:rsid w:val="00590FC6"/>
    <w:rsid w:val="0059661A"/>
    <w:rsid w:val="00596C44"/>
    <w:rsid w:val="00597DB9"/>
    <w:rsid w:val="005A2F41"/>
    <w:rsid w:val="005A4F8F"/>
    <w:rsid w:val="005A6117"/>
    <w:rsid w:val="005B05E7"/>
    <w:rsid w:val="005B2F8F"/>
    <w:rsid w:val="005B6C4F"/>
    <w:rsid w:val="005B6DBF"/>
    <w:rsid w:val="005C1BDE"/>
    <w:rsid w:val="005C2A59"/>
    <w:rsid w:val="005C2C66"/>
    <w:rsid w:val="005C5E95"/>
    <w:rsid w:val="005C637D"/>
    <w:rsid w:val="005C6753"/>
    <w:rsid w:val="005D0E40"/>
    <w:rsid w:val="005D5B7C"/>
    <w:rsid w:val="005E7641"/>
    <w:rsid w:val="005F1C72"/>
    <w:rsid w:val="005F242C"/>
    <w:rsid w:val="005F6DD7"/>
    <w:rsid w:val="0060078D"/>
    <w:rsid w:val="00601588"/>
    <w:rsid w:val="00607AF8"/>
    <w:rsid w:val="0061165B"/>
    <w:rsid w:val="0061283A"/>
    <w:rsid w:val="006129F0"/>
    <w:rsid w:val="00614699"/>
    <w:rsid w:val="00616A87"/>
    <w:rsid w:val="00617930"/>
    <w:rsid w:val="00620A6F"/>
    <w:rsid w:val="0062221C"/>
    <w:rsid w:val="006225EF"/>
    <w:rsid w:val="00623767"/>
    <w:rsid w:val="006260A9"/>
    <w:rsid w:val="006263A5"/>
    <w:rsid w:val="00626449"/>
    <w:rsid w:val="0062762D"/>
    <w:rsid w:val="0063353E"/>
    <w:rsid w:val="00635D78"/>
    <w:rsid w:val="006373BC"/>
    <w:rsid w:val="00637B90"/>
    <w:rsid w:val="006409B9"/>
    <w:rsid w:val="006465B0"/>
    <w:rsid w:val="00656F3C"/>
    <w:rsid w:val="00657E88"/>
    <w:rsid w:val="00660124"/>
    <w:rsid w:val="00660E8E"/>
    <w:rsid w:val="006625E8"/>
    <w:rsid w:val="006626C3"/>
    <w:rsid w:val="006647F2"/>
    <w:rsid w:val="0066509F"/>
    <w:rsid w:val="00670C7D"/>
    <w:rsid w:val="00671117"/>
    <w:rsid w:val="00672B74"/>
    <w:rsid w:val="00674258"/>
    <w:rsid w:val="00676590"/>
    <w:rsid w:val="006776FA"/>
    <w:rsid w:val="006835A7"/>
    <w:rsid w:val="00685DFB"/>
    <w:rsid w:val="00691FF5"/>
    <w:rsid w:val="0069490A"/>
    <w:rsid w:val="006971E0"/>
    <w:rsid w:val="006A0FD2"/>
    <w:rsid w:val="006B06C2"/>
    <w:rsid w:val="006B3853"/>
    <w:rsid w:val="006B4940"/>
    <w:rsid w:val="006B5B3A"/>
    <w:rsid w:val="006B7C83"/>
    <w:rsid w:val="006C1B9F"/>
    <w:rsid w:val="006C1E3F"/>
    <w:rsid w:val="006C3636"/>
    <w:rsid w:val="006D15DD"/>
    <w:rsid w:val="006D1A9D"/>
    <w:rsid w:val="006D1FCC"/>
    <w:rsid w:val="006D6E25"/>
    <w:rsid w:val="006D74A6"/>
    <w:rsid w:val="006E382D"/>
    <w:rsid w:val="006E6431"/>
    <w:rsid w:val="006E79A1"/>
    <w:rsid w:val="006F0E8C"/>
    <w:rsid w:val="006F1CF8"/>
    <w:rsid w:val="006F63E3"/>
    <w:rsid w:val="006F7331"/>
    <w:rsid w:val="006F755F"/>
    <w:rsid w:val="00705A07"/>
    <w:rsid w:val="0070647C"/>
    <w:rsid w:val="00716059"/>
    <w:rsid w:val="007174F4"/>
    <w:rsid w:val="00720AB9"/>
    <w:rsid w:val="0072290B"/>
    <w:rsid w:val="007232C1"/>
    <w:rsid w:val="007236EA"/>
    <w:rsid w:val="00725835"/>
    <w:rsid w:val="00732E0B"/>
    <w:rsid w:val="00735B1D"/>
    <w:rsid w:val="0073671A"/>
    <w:rsid w:val="007371AD"/>
    <w:rsid w:val="00737226"/>
    <w:rsid w:val="00742208"/>
    <w:rsid w:val="00751D1E"/>
    <w:rsid w:val="00753FA9"/>
    <w:rsid w:val="0075513E"/>
    <w:rsid w:val="00757CBB"/>
    <w:rsid w:val="0076303E"/>
    <w:rsid w:val="007638AE"/>
    <w:rsid w:val="007712A4"/>
    <w:rsid w:val="00777818"/>
    <w:rsid w:val="007778C7"/>
    <w:rsid w:val="00780A81"/>
    <w:rsid w:val="00780E1D"/>
    <w:rsid w:val="007828FB"/>
    <w:rsid w:val="00782DD1"/>
    <w:rsid w:val="00782FB2"/>
    <w:rsid w:val="00783F49"/>
    <w:rsid w:val="00784CE3"/>
    <w:rsid w:val="0079311D"/>
    <w:rsid w:val="00793BAE"/>
    <w:rsid w:val="007948AB"/>
    <w:rsid w:val="00795BB4"/>
    <w:rsid w:val="007A2D75"/>
    <w:rsid w:val="007A37CB"/>
    <w:rsid w:val="007A45E9"/>
    <w:rsid w:val="007A7E57"/>
    <w:rsid w:val="007B234F"/>
    <w:rsid w:val="007B614B"/>
    <w:rsid w:val="007B6264"/>
    <w:rsid w:val="007B784A"/>
    <w:rsid w:val="007C0615"/>
    <w:rsid w:val="007C0E2E"/>
    <w:rsid w:val="007C1633"/>
    <w:rsid w:val="007C1A7F"/>
    <w:rsid w:val="007C1EB4"/>
    <w:rsid w:val="007C20BE"/>
    <w:rsid w:val="007C46A6"/>
    <w:rsid w:val="007C5428"/>
    <w:rsid w:val="007C6469"/>
    <w:rsid w:val="007D3AA1"/>
    <w:rsid w:val="007D46D2"/>
    <w:rsid w:val="007E5776"/>
    <w:rsid w:val="007F0171"/>
    <w:rsid w:val="007F75E7"/>
    <w:rsid w:val="0080273D"/>
    <w:rsid w:val="00803A21"/>
    <w:rsid w:val="00804294"/>
    <w:rsid w:val="00806126"/>
    <w:rsid w:val="0080728D"/>
    <w:rsid w:val="008114EC"/>
    <w:rsid w:val="00811861"/>
    <w:rsid w:val="00816188"/>
    <w:rsid w:val="00821E2E"/>
    <w:rsid w:val="00825E6D"/>
    <w:rsid w:val="0082658D"/>
    <w:rsid w:val="008339D6"/>
    <w:rsid w:val="00833DA1"/>
    <w:rsid w:val="00836B42"/>
    <w:rsid w:val="00837574"/>
    <w:rsid w:val="00837736"/>
    <w:rsid w:val="008401B2"/>
    <w:rsid w:val="0084350F"/>
    <w:rsid w:val="00843B06"/>
    <w:rsid w:val="0084519F"/>
    <w:rsid w:val="00852772"/>
    <w:rsid w:val="008547BF"/>
    <w:rsid w:val="0086146B"/>
    <w:rsid w:val="00864427"/>
    <w:rsid w:val="008676D7"/>
    <w:rsid w:val="00871BD7"/>
    <w:rsid w:val="008732A6"/>
    <w:rsid w:val="00873403"/>
    <w:rsid w:val="00874219"/>
    <w:rsid w:val="00874CF9"/>
    <w:rsid w:val="00875EDC"/>
    <w:rsid w:val="00876B4C"/>
    <w:rsid w:val="00876BBC"/>
    <w:rsid w:val="00880D93"/>
    <w:rsid w:val="008843DC"/>
    <w:rsid w:val="008873F1"/>
    <w:rsid w:val="0089288E"/>
    <w:rsid w:val="0089416B"/>
    <w:rsid w:val="0089453F"/>
    <w:rsid w:val="00894A5E"/>
    <w:rsid w:val="0089529A"/>
    <w:rsid w:val="008A4972"/>
    <w:rsid w:val="008A5D99"/>
    <w:rsid w:val="008A6444"/>
    <w:rsid w:val="008B18C3"/>
    <w:rsid w:val="008B1C6B"/>
    <w:rsid w:val="008B32E3"/>
    <w:rsid w:val="008B33EB"/>
    <w:rsid w:val="008B5D7D"/>
    <w:rsid w:val="008B6B25"/>
    <w:rsid w:val="008B7BA1"/>
    <w:rsid w:val="008C000F"/>
    <w:rsid w:val="008C0844"/>
    <w:rsid w:val="008C20EE"/>
    <w:rsid w:val="008C3D09"/>
    <w:rsid w:val="008C5992"/>
    <w:rsid w:val="008C5B2D"/>
    <w:rsid w:val="008D2CD8"/>
    <w:rsid w:val="008D3035"/>
    <w:rsid w:val="008D3FB9"/>
    <w:rsid w:val="008D56CD"/>
    <w:rsid w:val="008D62F0"/>
    <w:rsid w:val="008E28B4"/>
    <w:rsid w:val="008E785D"/>
    <w:rsid w:val="008F6E85"/>
    <w:rsid w:val="009008B5"/>
    <w:rsid w:val="0090267F"/>
    <w:rsid w:val="00911687"/>
    <w:rsid w:val="00913CFB"/>
    <w:rsid w:val="0091720D"/>
    <w:rsid w:val="009209D3"/>
    <w:rsid w:val="00921971"/>
    <w:rsid w:val="00926B0B"/>
    <w:rsid w:val="009271E7"/>
    <w:rsid w:val="0093124B"/>
    <w:rsid w:val="0093211A"/>
    <w:rsid w:val="00933691"/>
    <w:rsid w:val="00933927"/>
    <w:rsid w:val="009419DF"/>
    <w:rsid w:val="00943C68"/>
    <w:rsid w:val="00944497"/>
    <w:rsid w:val="0095069F"/>
    <w:rsid w:val="00951D7C"/>
    <w:rsid w:val="00952BD2"/>
    <w:rsid w:val="0095796C"/>
    <w:rsid w:val="00960ADB"/>
    <w:rsid w:val="00961BE3"/>
    <w:rsid w:val="00961DEC"/>
    <w:rsid w:val="00961F27"/>
    <w:rsid w:val="00962A70"/>
    <w:rsid w:val="0097076A"/>
    <w:rsid w:val="0097235C"/>
    <w:rsid w:val="009738C9"/>
    <w:rsid w:val="009767F5"/>
    <w:rsid w:val="00976E85"/>
    <w:rsid w:val="0097771A"/>
    <w:rsid w:val="00980091"/>
    <w:rsid w:val="00981AD5"/>
    <w:rsid w:val="0098586D"/>
    <w:rsid w:val="009870D8"/>
    <w:rsid w:val="009908A2"/>
    <w:rsid w:val="00992EF8"/>
    <w:rsid w:val="00994E84"/>
    <w:rsid w:val="009A1409"/>
    <w:rsid w:val="009A1E51"/>
    <w:rsid w:val="009A2824"/>
    <w:rsid w:val="009A29AA"/>
    <w:rsid w:val="009A5F84"/>
    <w:rsid w:val="009A7F2C"/>
    <w:rsid w:val="009B106A"/>
    <w:rsid w:val="009B1EE7"/>
    <w:rsid w:val="009B6DEA"/>
    <w:rsid w:val="009C08BA"/>
    <w:rsid w:val="009C08C6"/>
    <w:rsid w:val="009C0BCC"/>
    <w:rsid w:val="009C1EC7"/>
    <w:rsid w:val="009D13DC"/>
    <w:rsid w:val="009D225D"/>
    <w:rsid w:val="009D3C3D"/>
    <w:rsid w:val="009D68F3"/>
    <w:rsid w:val="009E0E12"/>
    <w:rsid w:val="009E212A"/>
    <w:rsid w:val="009E315F"/>
    <w:rsid w:val="009E363A"/>
    <w:rsid w:val="009E484A"/>
    <w:rsid w:val="009F0740"/>
    <w:rsid w:val="009F3CEF"/>
    <w:rsid w:val="009F3D3A"/>
    <w:rsid w:val="009F510E"/>
    <w:rsid w:val="009F66A5"/>
    <w:rsid w:val="00A02A04"/>
    <w:rsid w:val="00A0571A"/>
    <w:rsid w:val="00A0586E"/>
    <w:rsid w:val="00A1165A"/>
    <w:rsid w:val="00A146A4"/>
    <w:rsid w:val="00A14EA4"/>
    <w:rsid w:val="00A17219"/>
    <w:rsid w:val="00A215D7"/>
    <w:rsid w:val="00A21DC3"/>
    <w:rsid w:val="00A23C8C"/>
    <w:rsid w:val="00A24528"/>
    <w:rsid w:val="00A26445"/>
    <w:rsid w:val="00A264CF"/>
    <w:rsid w:val="00A26752"/>
    <w:rsid w:val="00A272E9"/>
    <w:rsid w:val="00A3035E"/>
    <w:rsid w:val="00A3138B"/>
    <w:rsid w:val="00A3176F"/>
    <w:rsid w:val="00A34149"/>
    <w:rsid w:val="00A34458"/>
    <w:rsid w:val="00A34C1B"/>
    <w:rsid w:val="00A3604C"/>
    <w:rsid w:val="00A36550"/>
    <w:rsid w:val="00A4176F"/>
    <w:rsid w:val="00A42333"/>
    <w:rsid w:val="00A42744"/>
    <w:rsid w:val="00A43DB3"/>
    <w:rsid w:val="00A45C17"/>
    <w:rsid w:val="00A462A6"/>
    <w:rsid w:val="00A52D1A"/>
    <w:rsid w:val="00A54D8B"/>
    <w:rsid w:val="00A61F75"/>
    <w:rsid w:val="00A626DD"/>
    <w:rsid w:val="00A63265"/>
    <w:rsid w:val="00A64627"/>
    <w:rsid w:val="00A64F04"/>
    <w:rsid w:val="00A660B1"/>
    <w:rsid w:val="00A671A6"/>
    <w:rsid w:val="00A71AB9"/>
    <w:rsid w:val="00A722E3"/>
    <w:rsid w:val="00A73E77"/>
    <w:rsid w:val="00A73FBF"/>
    <w:rsid w:val="00A745AD"/>
    <w:rsid w:val="00A75FA3"/>
    <w:rsid w:val="00A80D67"/>
    <w:rsid w:val="00A86626"/>
    <w:rsid w:val="00A955FD"/>
    <w:rsid w:val="00A95A7C"/>
    <w:rsid w:val="00A96D3B"/>
    <w:rsid w:val="00A970E3"/>
    <w:rsid w:val="00AA1BDC"/>
    <w:rsid w:val="00AA4EA2"/>
    <w:rsid w:val="00AA4F4D"/>
    <w:rsid w:val="00AA5C1B"/>
    <w:rsid w:val="00AA6AA0"/>
    <w:rsid w:val="00AB1F8A"/>
    <w:rsid w:val="00AB4CA3"/>
    <w:rsid w:val="00AB4FE0"/>
    <w:rsid w:val="00AB5F8A"/>
    <w:rsid w:val="00AB77C4"/>
    <w:rsid w:val="00AB78F5"/>
    <w:rsid w:val="00AC18C5"/>
    <w:rsid w:val="00AC4A18"/>
    <w:rsid w:val="00AC5DC3"/>
    <w:rsid w:val="00AC7D46"/>
    <w:rsid w:val="00AD1069"/>
    <w:rsid w:val="00AD2E5C"/>
    <w:rsid w:val="00AD3B03"/>
    <w:rsid w:val="00AE0F8E"/>
    <w:rsid w:val="00AE1EFF"/>
    <w:rsid w:val="00AE2282"/>
    <w:rsid w:val="00AE3AA9"/>
    <w:rsid w:val="00AE437B"/>
    <w:rsid w:val="00AE5CCB"/>
    <w:rsid w:val="00AF264D"/>
    <w:rsid w:val="00AF71E9"/>
    <w:rsid w:val="00AF74DD"/>
    <w:rsid w:val="00AF76EA"/>
    <w:rsid w:val="00B12933"/>
    <w:rsid w:val="00B15C56"/>
    <w:rsid w:val="00B17AC6"/>
    <w:rsid w:val="00B25B66"/>
    <w:rsid w:val="00B25E0B"/>
    <w:rsid w:val="00B33B76"/>
    <w:rsid w:val="00B34ED1"/>
    <w:rsid w:val="00B3665E"/>
    <w:rsid w:val="00B417C9"/>
    <w:rsid w:val="00B43DFA"/>
    <w:rsid w:val="00B45A8D"/>
    <w:rsid w:val="00B45BAD"/>
    <w:rsid w:val="00B46272"/>
    <w:rsid w:val="00B468E2"/>
    <w:rsid w:val="00B50C49"/>
    <w:rsid w:val="00B53E33"/>
    <w:rsid w:val="00B7058B"/>
    <w:rsid w:val="00B7158F"/>
    <w:rsid w:val="00B7161B"/>
    <w:rsid w:val="00B7220D"/>
    <w:rsid w:val="00B73A55"/>
    <w:rsid w:val="00B73C5F"/>
    <w:rsid w:val="00B8066A"/>
    <w:rsid w:val="00B816FF"/>
    <w:rsid w:val="00B81FEA"/>
    <w:rsid w:val="00B8266E"/>
    <w:rsid w:val="00B83458"/>
    <w:rsid w:val="00B845CB"/>
    <w:rsid w:val="00B84B49"/>
    <w:rsid w:val="00B84B9D"/>
    <w:rsid w:val="00B87E7E"/>
    <w:rsid w:val="00B90370"/>
    <w:rsid w:val="00B90DC8"/>
    <w:rsid w:val="00B91807"/>
    <w:rsid w:val="00B94444"/>
    <w:rsid w:val="00B946AB"/>
    <w:rsid w:val="00B965F0"/>
    <w:rsid w:val="00B97075"/>
    <w:rsid w:val="00B973FE"/>
    <w:rsid w:val="00BA1B76"/>
    <w:rsid w:val="00BA1FE0"/>
    <w:rsid w:val="00BA2494"/>
    <w:rsid w:val="00BA3E36"/>
    <w:rsid w:val="00BA4673"/>
    <w:rsid w:val="00BA4CD9"/>
    <w:rsid w:val="00BA6567"/>
    <w:rsid w:val="00BA70A1"/>
    <w:rsid w:val="00BB777D"/>
    <w:rsid w:val="00BC217F"/>
    <w:rsid w:val="00BD0479"/>
    <w:rsid w:val="00BD0873"/>
    <w:rsid w:val="00BD1773"/>
    <w:rsid w:val="00BD56E3"/>
    <w:rsid w:val="00BD6067"/>
    <w:rsid w:val="00BD676D"/>
    <w:rsid w:val="00BE1D2D"/>
    <w:rsid w:val="00BE4D2C"/>
    <w:rsid w:val="00BE5019"/>
    <w:rsid w:val="00BF03C9"/>
    <w:rsid w:val="00BF1976"/>
    <w:rsid w:val="00C00123"/>
    <w:rsid w:val="00C00C59"/>
    <w:rsid w:val="00C06C08"/>
    <w:rsid w:val="00C06F26"/>
    <w:rsid w:val="00C07999"/>
    <w:rsid w:val="00C1041F"/>
    <w:rsid w:val="00C1179C"/>
    <w:rsid w:val="00C1286B"/>
    <w:rsid w:val="00C179A7"/>
    <w:rsid w:val="00C23C7C"/>
    <w:rsid w:val="00C3069E"/>
    <w:rsid w:val="00C3071C"/>
    <w:rsid w:val="00C31772"/>
    <w:rsid w:val="00C33417"/>
    <w:rsid w:val="00C4043E"/>
    <w:rsid w:val="00C41AE5"/>
    <w:rsid w:val="00C45BF3"/>
    <w:rsid w:val="00C5102A"/>
    <w:rsid w:val="00C55A4A"/>
    <w:rsid w:val="00C55D58"/>
    <w:rsid w:val="00C60514"/>
    <w:rsid w:val="00C60CA3"/>
    <w:rsid w:val="00C612C2"/>
    <w:rsid w:val="00C614E1"/>
    <w:rsid w:val="00C633A0"/>
    <w:rsid w:val="00C667F0"/>
    <w:rsid w:val="00C80082"/>
    <w:rsid w:val="00C86A03"/>
    <w:rsid w:val="00C86A64"/>
    <w:rsid w:val="00C8780F"/>
    <w:rsid w:val="00C93E63"/>
    <w:rsid w:val="00C94B9D"/>
    <w:rsid w:val="00C95892"/>
    <w:rsid w:val="00C958A3"/>
    <w:rsid w:val="00CA1A06"/>
    <w:rsid w:val="00CA3C17"/>
    <w:rsid w:val="00CA49DE"/>
    <w:rsid w:val="00CA56B6"/>
    <w:rsid w:val="00CC1613"/>
    <w:rsid w:val="00CC390D"/>
    <w:rsid w:val="00CC5D18"/>
    <w:rsid w:val="00CC68B2"/>
    <w:rsid w:val="00CD0C5F"/>
    <w:rsid w:val="00CD5EAA"/>
    <w:rsid w:val="00CD7293"/>
    <w:rsid w:val="00CE0BFE"/>
    <w:rsid w:val="00CE3CD6"/>
    <w:rsid w:val="00CE560B"/>
    <w:rsid w:val="00CE5B6F"/>
    <w:rsid w:val="00CE6E94"/>
    <w:rsid w:val="00CF0432"/>
    <w:rsid w:val="00CF0498"/>
    <w:rsid w:val="00CF1449"/>
    <w:rsid w:val="00CF3F43"/>
    <w:rsid w:val="00CF47FE"/>
    <w:rsid w:val="00CF539C"/>
    <w:rsid w:val="00CF6141"/>
    <w:rsid w:val="00CF6D9E"/>
    <w:rsid w:val="00D00335"/>
    <w:rsid w:val="00D02197"/>
    <w:rsid w:val="00D02997"/>
    <w:rsid w:val="00D03699"/>
    <w:rsid w:val="00D045AB"/>
    <w:rsid w:val="00D04AA0"/>
    <w:rsid w:val="00D074AB"/>
    <w:rsid w:val="00D07513"/>
    <w:rsid w:val="00D105DD"/>
    <w:rsid w:val="00D124E3"/>
    <w:rsid w:val="00D14E38"/>
    <w:rsid w:val="00D164C9"/>
    <w:rsid w:val="00D17A3B"/>
    <w:rsid w:val="00D25D4C"/>
    <w:rsid w:val="00D268FF"/>
    <w:rsid w:val="00D301B9"/>
    <w:rsid w:val="00D36437"/>
    <w:rsid w:val="00D4035D"/>
    <w:rsid w:val="00D40B02"/>
    <w:rsid w:val="00D45961"/>
    <w:rsid w:val="00D45D8C"/>
    <w:rsid w:val="00D46206"/>
    <w:rsid w:val="00D46FCE"/>
    <w:rsid w:val="00D478AC"/>
    <w:rsid w:val="00D5007F"/>
    <w:rsid w:val="00D53911"/>
    <w:rsid w:val="00D53CD5"/>
    <w:rsid w:val="00D55D22"/>
    <w:rsid w:val="00D56595"/>
    <w:rsid w:val="00D57220"/>
    <w:rsid w:val="00D607D8"/>
    <w:rsid w:val="00D632A1"/>
    <w:rsid w:val="00D65432"/>
    <w:rsid w:val="00D67070"/>
    <w:rsid w:val="00D6781B"/>
    <w:rsid w:val="00D70CD6"/>
    <w:rsid w:val="00D70EC7"/>
    <w:rsid w:val="00D74FCA"/>
    <w:rsid w:val="00D77BE1"/>
    <w:rsid w:val="00D809EA"/>
    <w:rsid w:val="00D815FA"/>
    <w:rsid w:val="00D85E46"/>
    <w:rsid w:val="00D8611B"/>
    <w:rsid w:val="00D861DD"/>
    <w:rsid w:val="00D90F85"/>
    <w:rsid w:val="00D92811"/>
    <w:rsid w:val="00D9392F"/>
    <w:rsid w:val="00D95EC4"/>
    <w:rsid w:val="00D9660C"/>
    <w:rsid w:val="00DA26B6"/>
    <w:rsid w:val="00DA5836"/>
    <w:rsid w:val="00DB05D1"/>
    <w:rsid w:val="00DB3099"/>
    <w:rsid w:val="00DB32DB"/>
    <w:rsid w:val="00DB7E4F"/>
    <w:rsid w:val="00DC1581"/>
    <w:rsid w:val="00DC1B96"/>
    <w:rsid w:val="00DC27B0"/>
    <w:rsid w:val="00DC42E4"/>
    <w:rsid w:val="00DC4634"/>
    <w:rsid w:val="00DC59D0"/>
    <w:rsid w:val="00DD11A7"/>
    <w:rsid w:val="00DD619A"/>
    <w:rsid w:val="00DD778D"/>
    <w:rsid w:val="00DD7AD7"/>
    <w:rsid w:val="00DE089A"/>
    <w:rsid w:val="00DE1FC1"/>
    <w:rsid w:val="00DE5903"/>
    <w:rsid w:val="00DE5ADC"/>
    <w:rsid w:val="00DE67B6"/>
    <w:rsid w:val="00DF05AE"/>
    <w:rsid w:val="00DF0F17"/>
    <w:rsid w:val="00DF18EF"/>
    <w:rsid w:val="00DF3122"/>
    <w:rsid w:val="00DF4734"/>
    <w:rsid w:val="00DF7D20"/>
    <w:rsid w:val="00E01477"/>
    <w:rsid w:val="00E07871"/>
    <w:rsid w:val="00E125D1"/>
    <w:rsid w:val="00E14ABB"/>
    <w:rsid w:val="00E15252"/>
    <w:rsid w:val="00E15CC4"/>
    <w:rsid w:val="00E17B7A"/>
    <w:rsid w:val="00E21990"/>
    <w:rsid w:val="00E24324"/>
    <w:rsid w:val="00E24EB4"/>
    <w:rsid w:val="00E26797"/>
    <w:rsid w:val="00E27BD0"/>
    <w:rsid w:val="00E27D90"/>
    <w:rsid w:val="00E30AD7"/>
    <w:rsid w:val="00E3113C"/>
    <w:rsid w:val="00E32D32"/>
    <w:rsid w:val="00E33C76"/>
    <w:rsid w:val="00E35A53"/>
    <w:rsid w:val="00E36453"/>
    <w:rsid w:val="00E40B17"/>
    <w:rsid w:val="00E4307C"/>
    <w:rsid w:val="00E43DB9"/>
    <w:rsid w:val="00E447A8"/>
    <w:rsid w:val="00E4499D"/>
    <w:rsid w:val="00E44E1D"/>
    <w:rsid w:val="00E45D29"/>
    <w:rsid w:val="00E45F03"/>
    <w:rsid w:val="00E47120"/>
    <w:rsid w:val="00E548C6"/>
    <w:rsid w:val="00E62157"/>
    <w:rsid w:val="00E63C70"/>
    <w:rsid w:val="00E669BF"/>
    <w:rsid w:val="00E726A4"/>
    <w:rsid w:val="00E755E3"/>
    <w:rsid w:val="00E77090"/>
    <w:rsid w:val="00E77DB9"/>
    <w:rsid w:val="00E871D5"/>
    <w:rsid w:val="00E91638"/>
    <w:rsid w:val="00E95024"/>
    <w:rsid w:val="00E966F5"/>
    <w:rsid w:val="00EA1347"/>
    <w:rsid w:val="00EA2AE2"/>
    <w:rsid w:val="00EA33A8"/>
    <w:rsid w:val="00EB0B96"/>
    <w:rsid w:val="00EB0F75"/>
    <w:rsid w:val="00EB64D6"/>
    <w:rsid w:val="00EC001A"/>
    <w:rsid w:val="00EC00D5"/>
    <w:rsid w:val="00ED05A8"/>
    <w:rsid w:val="00ED1574"/>
    <w:rsid w:val="00ED198E"/>
    <w:rsid w:val="00ED3A2E"/>
    <w:rsid w:val="00ED3B54"/>
    <w:rsid w:val="00EE3A2E"/>
    <w:rsid w:val="00EE3A86"/>
    <w:rsid w:val="00EE412A"/>
    <w:rsid w:val="00EE63DF"/>
    <w:rsid w:val="00EF19D6"/>
    <w:rsid w:val="00EF2DC8"/>
    <w:rsid w:val="00EF4CB6"/>
    <w:rsid w:val="00F01076"/>
    <w:rsid w:val="00F01A9D"/>
    <w:rsid w:val="00F02318"/>
    <w:rsid w:val="00F10129"/>
    <w:rsid w:val="00F12265"/>
    <w:rsid w:val="00F1241B"/>
    <w:rsid w:val="00F15518"/>
    <w:rsid w:val="00F166A0"/>
    <w:rsid w:val="00F16E46"/>
    <w:rsid w:val="00F21BA9"/>
    <w:rsid w:val="00F21D6D"/>
    <w:rsid w:val="00F23D7D"/>
    <w:rsid w:val="00F2551D"/>
    <w:rsid w:val="00F26006"/>
    <w:rsid w:val="00F3036A"/>
    <w:rsid w:val="00F32D5D"/>
    <w:rsid w:val="00F35E59"/>
    <w:rsid w:val="00F37010"/>
    <w:rsid w:val="00F3758C"/>
    <w:rsid w:val="00F44195"/>
    <w:rsid w:val="00F44D1C"/>
    <w:rsid w:val="00F456E8"/>
    <w:rsid w:val="00F46A18"/>
    <w:rsid w:val="00F51E51"/>
    <w:rsid w:val="00F55AED"/>
    <w:rsid w:val="00F62640"/>
    <w:rsid w:val="00F6398E"/>
    <w:rsid w:val="00F64361"/>
    <w:rsid w:val="00F64A6E"/>
    <w:rsid w:val="00F6615F"/>
    <w:rsid w:val="00F66838"/>
    <w:rsid w:val="00F7263F"/>
    <w:rsid w:val="00F72942"/>
    <w:rsid w:val="00F739D0"/>
    <w:rsid w:val="00F7519F"/>
    <w:rsid w:val="00F76C55"/>
    <w:rsid w:val="00F77332"/>
    <w:rsid w:val="00F8021B"/>
    <w:rsid w:val="00F806EC"/>
    <w:rsid w:val="00F80A48"/>
    <w:rsid w:val="00F82509"/>
    <w:rsid w:val="00F87365"/>
    <w:rsid w:val="00F9046C"/>
    <w:rsid w:val="00F91365"/>
    <w:rsid w:val="00F91B68"/>
    <w:rsid w:val="00F929D1"/>
    <w:rsid w:val="00F93B08"/>
    <w:rsid w:val="00F94407"/>
    <w:rsid w:val="00F96478"/>
    <w:rsid w:val="00F97561"/>
    <w:rsid w:val="00FA11A1"/>
    <w:rsid w:val="00FA2F58"/>
    <w:rsid w:val="00FA6A2A"/>
    <w:rsid w:val="00FB044D"/>
    <w:rsid w:val="00FB53D0"/>
    <w:rsid w:val="00FB5AF9"/>
    <w:rsid w:val="00FB68A4"/>
    <w:rsid w:val="00FB6A71"/>
    <w:rsid w:val="00FC4FBC"/>
    <w:rsid w:val="00FC5DE9"/>
    <w:rsid w:val="00FC65F2"/>
    <w:rsid w:val="00FC6FB7"/>
    <w:rsid w:val="00FC7219"/>
    <w:rsid w:val="00FC7886"/>
    <w:rsid w:val="00FD4F05"/>
    <w:rsid w:val="00FD5F6F"/>
    <w:rsid w:val="00FD649D"/>
    <w:rsid w:val="00FD6CC8"/>
    <w:rsid w:val="00FE0188"/>
    <w:rsid w:val="00FE4ECC"/>
    <w:rsid w:val="00FE5069"/>
    <w:rsid w:val="00FE54EF"/>
    <w:rsid w:val="00FE5924"/>
    <w:rsid w:val="00FF1BAE"/>
    <w:rsid w:val="00FF20EF"/>
    <w:rsid w:val="00FF711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09DCFC"/>
  <w14:defaultImageDpi w14:val="300"/>
  <w15:docId w15:val="{D916FDAB-0166-40F9-BDF2-B48127129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5CCB"/>
    <w:pPr>
      <w:spacing w:after="120"/>
      <w:jc w:val="both"/>
    </w:pPr>
    <w:rPr>
      <w:rFonts w:asciiTheme="majorHAnsi" w:hAnsiTheme="majorHAnsi"/>
      <w:sz w:val="22"/>
      <w:szCs w:val="22"/>
      <w:lang w:val="en-GB" w:eastAsia="en-GB"/>
    </w:rPr>
  </w:style>
  <w:style w:type="paragraph" w:styleId="Heading1">
    <w:name w:val="heading 1"/>
    <w:aliases w:val="Obiettivo,TIT1,Paragrafo,H1,DO NOT USE_h1,Level 1 Topic Heading,h1,ASAPHeading 1,Attribute Heading 1,Heading A,Heading A1,1,Header 1,H11,H12,H13,H14,H15,H16,H17,H18,H19,H110,H111,H112,H113,H114,H115,H116,H121,H131,H141,H151,H161,H171,H181"/>
    <w:basedOn w:val="Title"/>
    <w:next w:val="Normal"/>
    <w:link w:val="Heading1Char"/>
    <w:uiPriority w:val="9"/>
    <w:qFormat/>
    <w:rsid w:val="00AC5DC3"/>
    <w:pPr>
      <w:numPr>
        <w:numId w:val="6"/>
      </w:numPr>
      <w:outlineLvl w:val="0"/>
    </w:pPr>
    <w:rPr>
      <w:lang w:eastAsia="el-GR"/>
    </w:rPr>
  </w:style>
  <w:style w:type="paragraph" w:styleId="Heading2">
    <w:name w:val="heading 2"/>
    <w:aliases w:val="h2,HeadingLevel2"/>
    <w:basedOn w:val="Normal"/>
    <w:next w:val="Normal"/>
    <w:link w:val="Heading2Char"/>
    <w:autoRedefine/>
    <w:uiPriority w:val="9"/>
    <w:unhideWhenUsed/>
    <w:qFormat/>
    <w:rsid w:val="0091720D"/>
    <w:pPr>
      <w:keepNext/>
      <w:keepLines/>
      <w:numPr>
        <w:ilvl w:val="1"/>
        <w:numId w:val="6"/>
      </w:numPr>
      <w:spacing w:before="600"/>
      <w:outlineLvl w:val="1"/>
    </w:pPr>
    <w:rPr>
      <w:rFonts w:ascii="Calibri" w:eastAsiaTheme="majorEastAsia" w:hAnsi="Calibri" w:cstheme="majorBidi"/>
      <w:b/>
      <w:bCs/>
      <w:sz w:val="28"/>
      <w:szCs w:val="26"/>
      <w:lang w:eastAsia="it-IT"/>
    </w:rPr>
  </w:style>
  <w:style w:type="paragraph" w:styleId="Heading3">
    <w:name w:val="heading 3"/>
    <w:aliases w:val="HeadingLevel3"/>
    <w:basedOn w:val="Normal"/>
    <w:next w:val="Normal"/>
    <w:link w:val="Heading3Char"/>
    <w:uiPriority w:val="9"/>
    <w:unhideWhenUsed/>
    <w:qFormat/>
    <w:rsid w:val="000E3D02"/>
    <w:pPr>
      <w:keepNext/>
      <w:numPr>
        <w:ilvl w:val="2"/>
        <w:numId w:val="6"/>
      </w:numPr>
      <w:spacing w:before="240" w:line="360" w:lineRule="auto"/>
      <w:outlineLvl w:val="2"/>
    </w:pPr>
    <w:rPr>
      <w:rFonts w:eastAsiaTheme="majorEastAsia" w:cstheme="majorBidi"/>
      <w:b/>
      <w:bCs/>
      <w:sz w:val="24"/>
      <w:lang w:eastAsia="it-IT"/>
    </w:rPr>
  </w:style>
  <w:style w:type="paragraph" w:styleId="Heading4">
    <w:name w:val="heading 4"/>
    <w:aliases w:val="HeadingLevel4"/>
    <w:basedOn w:val="Normal"/>
    <w:next w:val="Normal"/>
    <w:link w:val="Heading4Char"/>
    <w:uiPriority w:val="9"/>
    <w:unhideWhenUsed/>
    <w:qFormat/>
    <w:rsid w:val="000E3D02"/>
    <w:pPr>
      <w:keepNext/>
      <w:keepLines/>
      <w:numPr>
        <w:ilvl w:val="3"/>
        <w:numId w:val="6"/>
      </w:numPr>
      <w:spacing w:before="20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0E3D02"/>
    <w:pPr>
      <w:keepNext/>
      <w:keepLines/>
      <w:numPr>
        <w:ilvl w:val="4"/>
        <w:numId w:val="1"/>
      </w:numPr>
      <w:spacing w:before="200"/>
      <w:outlineLvl w:val="4"/>
    </w:pPr>
    <w:rPr>
      <w:rFonts w:eastAsiaTheme="majorEastAsia" w:cstheme="majorBidi"/>
    </w:rPr>
  </w:style>
  <w:style w:type="paragraph" w:styleId="Heading6">
    <w:name w:val="heading 6"/>
    <w:basedOn w:val="Normal"/>
    <w:next w:val="Normal"/>
    <w:link w:val="Heading6Char"/>
    <w:uiPriority w:val="9"/>
    <w:unhideWhenUsed/>
    <w:qFormat/>
    <w:rsid w:val="000E3D02"/>
    <w:pPr>
      <w:keepNext/>
      <w:keepLines/>
      <w:numPr>
        <w:ilvl w:val="5"/>
        <w:numId w:val="6"/>
      </w:numPr>
      <w:spacing w:before="200"/>
      <w:outlineLvl w:val="5"/>
    </w:pPr>
    <w:rPr>
      <w:rFonts w:eastAsiaTheme="majorEastAsia" w:cstheme="majorBidi"/>
      <w:i/>
      <w:iCs/>
    </w:rPr>
  </w:style>
  <w:style w:type="paragraph" w:styleId="Heading7">
    <w:name w:val="heading 7"/>
    <w:basedOn w:val="Normal"/>
    <w:next w:val="Normal"/>
    <w:link w:val="Heading7Char"/>
    <w:uiPriority w:val="9"/>
    <w:unhideWhenUsed/>
    <w:qFormat/>
    <w:rsid w:val="000E3D02"/>
    <w:pPr>
      <w:keepNext/>
      <w:keepLines/>
      <w:numPr>
        <w:ilvl w:val="6"/>
        <w:numId w:val="6"/>
      </w:numPr>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0E3D02"/>
    <w:pPr>
      <w:keepNext/>
      <w:keepLines/>
      <w:numPr>
        <w:ilvl w:val="7"/>
        <w:numId w:val="6"/>
      </w:numPr>
      <w:spacing w:before="200" w:after="0"/>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0E3D02"/>
    <w:pPr>
      <w:keepNext/>
      <w:keepLines/>
      <w:numPr>
        <w:ilvl w:val="8"/>
        <w:numId w:val="6"/>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3D02"/>
    <w:pPr>
      <w:pageBreakBefore/>
      <w:pBdr>
        <w:bottom w:val="single" w:sz="8" w:space="4" w:color="4F81BD" w:themeColor="accent1"/>
      </w:pBdr>
      <w:spacing w:after="300"/>
      <w:contextualSpacing/>
    </w:pPr>
    <w:rPr>
      <w:rFonts w:eastAsiaTheme="majorEastAsia" w:cstheme="majorBidi"/>
      <w:b/>
      <w:color w:val="17365D" w:themeColor="text2" w:themeShade="BF"/>
      <w:spacing w:val="5"/>
      <w:kern w:val="28"/>
      <w:sz w:val="36"/>
      <w:szCs w:val="52"/>
    </w:rPr>
  </w:style>
  <w:style w:type="character" w:customStyle="1" w:styleId="TitleChar">
    <w:name w:val="Title Char"/>
    <w:basedOn w:val="DefaultParagraphFont"/>
    <w:link w:val="Title"/>
    <w:uiPriority w:val="10"/>
    <w:rsid w:val="000E3D02"/>
    <w:rPr>
      <w:rFonts w:asciiTheme="majorHAnsi" w:eastAsiaTheme="majorEastAsia" w:hAnsiTheme="majorHAnsi" w:cstheme="majorBidi"/>
      <w:b/>
      <w:color w:val="17365D" w:themeColor="text2" w:themeShade="BF"/>
      <w:spacing w:val="5"/>
      <w:kern w:val="28"/>
      <w:sz w:val="36"/>
      <w:szCs w:val="52"/>
      <w:lang w:val="en-GB" w:eastAsia="en-GB"/>
    </w:rPr>
  </w:style>
  <w:style w:type="character" w:customStyle="1" w:styleId="Heading1Char">
    <w:name w:val="Heading 1 Char"/>
    <w:aliases w:val="Obiettivo Char,TIT1 Char,Paragrafo Char,H1 Char,DO NOT USE_h1 Char,Level 1 Topic Heading Char,h1 Char,ASAPHeading 1 Char,Attribute Heading 1 Char,Heading A Char,Heading A1 Char,1 Char,Header 1 Char,H11 Char,H12 Char,H13 Char,H14 Char"/>
    <w:basedOn w:val="DefaultParagraphFont"/>
    <w:link w:val="Heading1"/>
    <w:uiPriority w:val="9"/>
    <w:rsid w:val="00AC5DC3"/>
    <w:rPr>
      <w:rFonts w:asciiTheme="majorHAnsi" w:eastAsiaTheme="majorEastAsia" w:hAnsiTheme="majorHAnsi" w:cstheme="majorBidi"/>
      <w:b/>
      <w:color w:val="17365D" w:themeColor="text2" w:themeShade="BF"/>
      <w:spacing w:val="5"/>
      <w:kern w:val="28"/>
      <w:sz w:val="36"/>
      <w:szCs w:val="52"/>
      <w:lang w:val="en-GB" w:eastAsia="el-GR"/>
    </w:rPr>
  </w:style>
  <w:style w:type="character" w:customStyle="1" w:styleId="Heading2Char">
    <w:name w:val="Heading 2 Char"/>
    <w:aliases w:val="h2 Char,HeadingLevel2 Char"/>
    <w:basedOn w:val="DefaultParagraphFont"/>
    <w:link w:val="Heading2"/>
    <w:uiPriority w:val="9"/>
    <w:rsid w:val="0091720D"/>
    <w:rPr>
      <w:rFonts w:ascii="Calibri" w:eastAsiaTheme="majorEastAsia" w:hAnsi="Calibri" w:cstheme="majorBidi"/>
      <w:b/>
      <w:bCs/>
      <w:sz w:val="28"/>
      <w:szCs w:val="26"/>
      <w:lang w:val="en-GB" w:eastAsia="it-IT"/>
    </w:rPr>
  </w:style>
  <w:style w:type="character" w:customStyle="1" w:styleId="Heading3Char">
    <w:name w:val="Heading 3 Char"/>
    <w:aliases w:val="HeadingLevel3 Char"/>
    <w:basedOn w:val="DefaultParagraphFont"/>
    <w:link w:val="Heading3"/>
    <w:uiPriority w:val="9"/>
    <w:rsid w:val="000E3D02"/>
    <w:rPr>
      <w:rFonts w:asciiTheme="majorHAnsi" w:eastAsiaTheme="majorEastAsia" w:hAnsiTheme="majorHAnsi" w:cstheme="majorBidi"/>
      <w:b/>
      <w:bCs/>
      <w:szCs w:val="22"/>
      <w:lang w:val="en-GB" w:eastAsia="it-IT"/>
    </w:rPr>
  </w:style>
  <w:style w:type="character" w:customStyle="1" w:styleId="Heading4Char">
    <w:name w:val="Heading 4 Char"/>
    <w:aliases w:val="HeadingLevel4 Char"/>
    <w:basedOn w:val="DefaultParagraphFont"/>
    <w:link w:val="Heading4"/>
    <w:uiPriority w:val="9"/>
    <w:rsid w:val="000E3D02"/>
    <w:rPr>
      <w:rFonts w:asciiTheme="majorHAnsi" w:eastAsiaTheme="majorEastAsia" w:hAnsiTheme="majorHAnsi" w:cstheme="majorBidi"/>
      <w:b/>
      <w:bCs/>
      <w:i/>
      <w:iCs/>
      <w:sz w:val="22"/>
      <w:szCs w:val="22"/>
      <w:lang w:val="en-GB" w:eastAsia="en-GB"/>
    </w:rPr>
  </w:style>
  <w:style w:type="character" w:customStyle="1" w:styleId="Heading5Char">
    <w:name w:val="Heading 5 Char"/>
    <w:basedOn w:val="DefaultParagraphFont"/>
    <w:link w:val="Heading5"/>
    <w:uiPriority w:val="9"/>
    <w:rsid w:val="000E3D02"/>
    <w:rPr>
      <w:rFonts w:asciiTheme="majorHAnsi" w:eastAsiaTheme="majorEastAsia" w:hAnsiTheme="majorHAnsi" w:cstheme="majorBidi"/>
      <w:sz w:val="22"/>
      <w:szCs w:val="22"/>
      <w:lang w:val="en-GB" w:eastAsia="en-GB"/>
    </w:rPr>
  </w:style>
  <w:style w:type="character" w:customStyle="1" w:styleId="Heading6Char">
    <w:name w:val="Heading 6 Char"/>
    <w:basedOn w:val="DefaultParagraphFont"/>
    <w:link w:val="Heading6"/>
    <w:uiPriority w:val="9"/>
    <w:rsid w:val="000E3D02"/>
    <w:rPr>
      <w:rFonts w:asciiTheme="majorHAnsi" w:eastAsiaTheme="majorEastAsia" w:hAnsiTheme="majorHAnsi" w:cstheme="majorBidi"/>
      <w:i/>
      <w:iCs/>
      <w:sz w:val="22"/>
      <w:szCs w:val="22"/>
      <w:lang w:val="en-GB" w:eastAsia="en-GB"/>
    </w:rPr>
  </w:style>
  <w:style w:type="character" w:customStyle="1" w:styleId="Heading7Char">
    <w:name w:val="Heading 7 Char"/>
    <w:basedOn w:val="DefaultParagraphFont"/>
    <w:link w:val="Heading7"/>
    <w:uiPriority w:val="9"/>
    <w:rsid w:val="000E3D02"/>
    <w:rPr>
      <w:rFonts w:asciiTheme="majorHAnsi" w:eastAsiaTheme="majorEastAsia" w:hAnsiTheme="majorHAnsi" w:cstheme="majorBidi"/>
      <w:i/>
      <w:iCs/>
      <w:color w:val="404040" w:themeColor="text1" w:themeTint="BF"/>
      <w:sz w:val="22"/>
      <w:szCs w:val="22"/>
      <w:lang w:val="en-GB" w:eastAsia="en-GB"/>
    </w:rPr>
  </w:style>
  <w:style w:type="character" w:customStyle="1" w:styleId="Heading8Char">
    <w:name w:val="Heading 8 Char"/>
    <w:basedOn w:val="DefaultParagraphFont"/>
    <w:link w:val="Heading8"/>
    <w:uiPriority w:val="9"/>
    <w:rsid w:val="000E3D02"/>
    <w:rPr>
      <w:rFonts w:asciiTheme="majorHAnsi" w:eastAsiaTheme="majorEastAsia" w:hAnsiTheme="majorHAnsi" w:cstheme="majorBidi"/>
      <w:sz w:val="22"/>
      <w:szCs w:val="20"/>
      <w:lang w:val="en-GB" w:eastAsia="en-GB"/>
    </w:rPr>
  </w:style>
  <w:style w:type="character" w:customStyle="1" w:styleId="Heading9Char">
    <w:name w:val="Heading 9 Char"/>
    <w:basedOn w:val="DefaultParagraphFont"/>
    <w:link w:val="Heading9"/>
    <w:uiPriority w:val="9"/>
    <w:rsid w:val="000E3D02"/>
    <w:rPr>
      <w:rFonts w:asciiTheme="majorHAnsi" w:eastAsiaTheme="majorEastAsia" w:hAnsiTheme="majorHAnsi" w:cstheme="majorBidi"/>
      <w:i/>
      <w:iCs/>
      <w:color w:val="404040" w:themeColor="text1" w:themeTint="BF"/>
      <w:sz w:val="20"/>
      <w:szCs w:val="20"/>
      <w:lang w:val="en-GB" w:eastAsia="en-GB"/>
    </w:rPr>
  </w:style>
  <w:style w:type="paragraph" w:styleId="Header">
    <w:name w:val="header"/>
    <w:basedOn w:val="Normal"/>
    <w:link w:val="HeaderChar"/>
    <w:uiPriority w:val="99"/>
    <w:rsid w:val="000E3D02"/>
    <w:pPr>
      <w:shd w:val="clear" w:color="auto" w:fill="D9D9D9"/>
      <w:spacing w:before="240" w:after="240"/>
      <w:ind w:left="431" w:hanging="431"/>
    </w:pPr>
    <w:rPr>
      <w:b/>
      <w:sz w:val="28"/>
      <w:szCs w:val="24"/>
    </w:rPr>
  </w:style>
  <w:style w:type="character" w:customStyle="1" w:styleId="HeaderChar">
    <w:name w:val="Header Char"/>
    <w:basedOn w:val="DefaultParagraphFont"/>
    <w:link w:val="Header"/>
    <w:uiPriority w:val="99"/>
    <w:rsid w:val="000E3D02"/>
    <w:rPr>
      <w:b/>
      <w:sz w:val="28"/>
      <w:shd w:val="clear" w:color="auto" w:fill="D9D9D9"/>
      <w:lang w:val="en-GB" w:eastAsia="en-GB"/>
    </w:rPr>
  </w:style>
  <w:style w:type="paragraph" w:styleId="Footer">
    <w:name w:val="footer"/>
    <w:basedOn w:val="Normal"/>
    <w:link w:val="FooterChar"/>
    <w:uiPriority w:val="99"/>
    <w:rsid w:val="000E3D02"/>
    <w:pPr>
      <w:spacing w:after="0"/>
    </w:pPr>
  </w:style>
  <w:style w:type="character" w:customStyle="1" w:styleId="FooterChar">
    <w:name w:val="Footer Char"/>
    <w:basedOn w:val="DefaultParagraphFont"/>
    <w:link w:val="Footer"/>
    <w:uiPriority w:val="99"/>
    <w:rsid w:val="000E3D02"/>
    <w:rPr>
      <w:sz w:val="22"/>
      <w:szCs w:val="22"/>
      <w:lang w:val="en-GB" w:eastAsia="en-GB"/>
    </w:rPr>
  </w:style>
  <w:style w:type="paragraph" w:styleId="TOC1">
    <w:name w:val="toc 1"/>
    <w:basedOn w:val="Normal"/>
    <w:next w:val="Normal"/>
    <w:uiPriority w:val="39"/>
    <w:qFormat/>
    <w:rsid w:val="000E3D02"/>
    <w:pPr>
      <w:spacing w:after="40"/>
    </w:pPr>
  </w:style>
  <w:style w:type="paragraph" w:styleId="TOC2">
    <w:name w:val="toc 2"/>
    <w:basedOn w:val="Normal"/>
    <w:next w:val="Normal"/>
    <w:uiPriority w:val="39"/>
    <w:rsid w:val="000E3D02"/>
    <w:pPr>
      <w:spacing w:after="0"/>
      <w:ind w:left="221"/>
    </w:pPr>
  </w:style>
  <w:style w:type="paragraph" w:styleId="TOC3">
    <w:name w:val="toc 3"/>
    <w:basedOn w:val="Normal"/>
    <w:next w:val="Normal"/>
    <w:uiPriority w:val="39"/>
    <w:rsid w:val="000E3D02"/>
    <w:pPr>
      <w:spacing w:after="0"/>
      <w:ind w:left="442"/>
    </w:pPr>
  </w:style>
  <w:style w:type="table" w:styleId="TableGrid">
    <w:name w:val="Table Grid"/>
    <w:basedOn w:val="TableNormal"/>
    <w:uiPriority w:val="39"/>
    <w:qFormat/>
    <w:rsid w:val="000E3D02"/>
    <w:pPr>
      <w:spacing w:after="200" w:line="276" w:lineRule="auto"/>
    </w:pPr>
    <w:rPr>
      <w:sz w:val="22"/>
      <w:szCs w:val="22"/>
      <w:lang w:eastAsia="it-IT"/>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0E3D02"/>
    <w:pPr>
      <w:numPr>
        <w:numId w:val="0"/>
      </w:numPr>
      <w:outlineLvl w:val="9"/>
    </w:pPr>
  </w:style>
  <w:style w:type="paragraph" w:styleId="Caption">
    <w:name w:val="caption"/>
    <w:aliases w:val="Didascalia Carattere,3559Caption,CAPTION-TABLE,cap,Caption - Centre Graphic,Captiondsg,Caption-,Caption Char1,Caption Char Char,C...,ASSET_caption,Label,topic,SUITED_caption,Légende italique,Didascalia tabella,Caption2,Caption Char2 Carattere"/>
    <w:basedOn w:val="Normal"/>
    <w:next w:val="Normal"/>
    <w:link w:val="CaptionChar"/>
    <w:unhideWhenUsed/>
    <w:qFormat/>
    <w:rsid w:val="000E3D02"/>
    <w:pPr>
      <w:spacing w:before="80"/>
      <w:jc w:val="center"/>
    </w:pPr>
    <w:rPr>
      <w:b/>
      <w:bCs/>
      <w:color w:val="000000" w:themeColor="text1"/>
      <w:sz w:val="20"/>
      <w:szCs w:val="18"/>
    </w:rPr>
  </w:style>
  <w:style w:type="character" w:customStyle="1" w:styleId="CaptionChar">
    <w:name w:val="Caption Char"/>
    <w:aliases w:val="Didascalia Carattere Char,3559Caption Char,CAPTION-TABLE Char,cap Char,Caption - Centre Graphic Char,Captiondsg Char,Caption- Char,Caption Char1 Char,Caption Char Char Char,C... Char,ASSET_caption Char,Label Char,topic Char,Caption2 Char"/>
    <w:link w:val="Caption"/>
    <w:locked/>
    <w:rsid w:val="000E3D02"/>
    <w:rPr>
      <w:b/>
      <w:bCs/>
      <w:color w:val="000000" w:themeColor="text1"/>
      <w:sz w:val="20"/>
      <w:szCs w:val="18"/>
      <w:lang w:val="en-GB" w:eastAsia="en-GB"/>
    </w:rPr>
  </w:style>
  <w:style w:type="paragraph" w:customStyle="1" w:styleId="Normalcover">
    <w:name w:val="Normal_cover"/>
    <w:basedOn w:val="Normal"/>
    <w:link w:val="NormalcoverChar"/>
    <w:qFormat/>
    <w:rsid w:val="000E3D02"/>
    <w:pPr>
      <w:spacing w:after="0"/>
      <w:ind w:right="3683"/>
    </w:pPr>
    <w:rPr>
      <w:color w:val="244061" w:themeColor="accent1" w:themeShade="80"/>
    </w:rPr>
  </w:style>
  <w:style w:type="character" w:customStyle="1" w:styleId="NormalcoverChar">
    <w:name w:val="Normal_cover Char"/>
    <w:basedOn w:val="DefaultParagraphFont"/>
    <w:link w:val="Normalcover"/>
    <w:rsid w:val="000E3D02"/>
    <w:rPr>
      <w:color w:val="244061" w:themeColor="accent1" w:themeShade="80"/>
      <w:sz w:val="22"/>
      <w:szCs w:val="22"/>
      <w:lang w:val="en-GB" w:eastAsia="en-GB"/>
    </w:rPr>
  </w:style>
  <w:style w:type="paragraph" w:styleId="TableofFigures">
    <w:name w:val="table of figures"/>
    <w:basedOn w:val="Normal"/>
    <w:next w:val="Normal"/>
    <w:uiPriority w:val="99"/>
    <w:unhideWhenUsed/>
    <w:rsid w:val="000E3D02"/>
    <w:pPr>
      <w:spacing w:after="0"/>
    </w:pPr>
  </w:style>
  <w:style w:type="paragraph" w:styleId="BalloonText">
    <w:name w:val="Balloon Text"/>
    <w:basedOn w:val="Normal"/>
    <w:link w:val="BalloonTextChar"/>
    <w:uiPriority w:val="99"/>
    <w:semiHidden/>
    <w:unhideWhenUsed/>
    <w:rsid w:val="000E3D02"/>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3D02"/>
    <w:rPr>
      <w:rFonts w:ascii="Lucida Grande" w:hAnsi="Lucida Grande" w:cs="Lucida Grande"/>
      <w:sz w:val="18"/>
      <w:szCs w:val="18"/>
      <w:lang w:val="en-GB" w:eastAsia="en-GB"/>
    </w:rPr>
  </w:style>
  <w:style w:type="character" w:styleId="PlaceholderText">
    <w:name w:val="Placeholder Text"/>
    <w:basedOn w:val="DefaultParagraphFont"/>
    <w:uiPriority w:val="99"/>
    <w:semiHidden/>
    <w:rsid w:val="000E3D02"/>
    <w:rPr>
      <w:color w:val="808080"/>
    </w:rPr>
  </w:style>
  <w:style w:type="paragraph" w:styleId="NoSpacing">
    <w:name w:val="No Spacing"/>
    <w:link w:val="NoSpacingChar"/>
    <w:uiPriority w:val="1"/>
    <w:qFormat/>
    <w:rsid w:val="00597DB9"/>
    <w:rPr>
      <w:rFonts w:ascii="PMingLiU" w:hAnsi="PMingLiU"/>
      <w:sz w:val="22"/>
      <w:szCs w:val="22"/>
      <w:lang w:val="en-US" w:eastAsia="en-US"/>
    </w:rPr>
  </w:style>
  <w:style w:type="character" w:customStyle="1" w:styleId="NoSpacingChar">
    <w:name w:val="No Spacing Char"/>
    <w:basedOn w:val="DefaultParagraphFont"/>
    <w:link w:val="NoSpacing"/>
    <w:uiPriority w:val="1"/>
    <w:rsid w:val="00597DB9"/>
    <w:rPr>
      <w:rFonts w:ascii="PMingLiU" w:hAnsi="PMingLiU"/>
      <w:sz w:val="22"/>
      <w:szCs w:val="22"/>
      <w:lang w:val="en-US" w:eastAsia="en-US"/>
    </w:rPr>
  </w:style>
  <w:style w:type="character" w:styleId="PageNumber">
    <w:name w:val="page number"/>
    <w:basedOn w:val="DefaultParagraphFont"/>
    <w:uiPriority w:val="99"/>
    <w:semiHidden/>
    <w:unhideWhenUsed/>
    <w:rsid w:val="003E2E43"/>
  </w:style>
  <w:style w:type="table" w:styleId="LightList-Accent1">
    <w:name w:val="Light List Accent 1"/>
    <w:basedOn w:val="TableNormal"/>
    <w:uiPriority w:val="61"/>
    <w:rsid w:val="008D2CD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8D2CD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link w:val="ListParagraphChar"/>
    <w:uiPriority w:val="34"/>
    <w:qFormat/>
    <w:rsid w:val="00155520"/>
    <w:pPr>
      <w:ind w:left="720"/>
      <w:contextualSpacing/>
    </w:pPr>
  </w:style>
  <w:style w:type="character" w:customStyle="1" w:styleId="ListParagraphChar">
    <w:name w:val="List Paragraph Char"/>
    <w:basedOn w:val="DefaultParagraphFont"/>
    <w:link w:val="ListParagraph"/>
    <w:uiPriority w:val="34"/>
    <w:rsid w:val="00586820"/>
    <w:rPr>
      <w:rFonts w:asciiTheme="majorHAnsi" w:hAnsiTheme="majorHAnsi"/>
      <w:sz w:val="22"/>
      <w:szCs w:val="22"/>
      <w:lang w:val="en-GB" w:eastAsia="en-GB"/>
    </w:rPr>
  </w:style>
  <w:style w:type="table" w:customStyle="1" w:styleId="3-11">
    <w:name w:val="Πίνακας λίστας 3 - Έμφαση 11"/>
    <w:basedOn w:val="TableNormal"/>
    <w:uiPriority w:val="48"/>
    <w:rsid w:val="002B1C4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ellasemplice-21">
    <w:name w:val="Tabella semplice - 21"/>
    <w:basedOn w:val="TableNormal"/>
    <w:uiPriority w:val="42"/>
    <w:rsid w:val="00586820"/>
    <w:rPr>
      <w:rFonts w:ascii="Calibri" w:eastAsia="Calibri" w:hAnsi="Calibri" w:cs="Times New Roman"/>
      <w:sz w:val="20"/>
      <w:szCs w:val="20"/>
      <w:lang w:eastAsia="it-IT"/>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Hyperlink">
    <w:name w:val="Hyperlink"/>
    <w:basedOn w:val="DefaultParagraphFont"/>
    <w:uiPriority w:val="99"/>
    <w:unhideWhenUsed/>
    <w:rsid w:val="00586820"/>
    <w:rPr>
      <w:color w:val="0000FF"/>
      <w:u w:val="single"/>
    </w:rPr>
  </w:style>
  <w:style w:type="paragraph" w:customStyle="1" w:styleId="Default">
    <w:name w:val="Default"/>
    <w:qFormat/>
    <w:rsid w:val="00586820"/>
    <w:pPr>
      <w:autoSpaceDE w:val="0"/>
      <w:autoSpaceDN w:val="0"/>
      <w:adjustRightInd w:val="0"/>
    </w:pPr>
    <w:rPr>
      <w:rFonts w:ascii="Calibri" w:eastAsia="Calibri" w:hAnsi="Calibri" w:cs="Calibri"/>
      <w:color w:val="000000"/>
      <w:lang w:eastAsia="en-US"/>
    </w:rPr>
  </w:style>
  <w:style w:type="paragraph" w:customStyle="1" w:styleId="TJust1">
    <w:name w:val="TJust1"/>
    <w:basedOn w:val="Normal"/>
    <w:qFormat/>
    <w:rsid w:val="00586820"/>
    <w:pPr>
      <w:spacing w:before="120"/>
    </w:pPr>
    <w:rPr>
      <w:rFonts w:ascii="Times New Roman" w:eastAsia="Times New Roman" w:hAnsi="Times New Roman" w:cs="Times New Roman"/>
      <w:sz w:val="24"/>
      <w:szCs w:val="24"/>
    </w:rPr>
  </w:style>
  <w:style w:type="paragraph" w:styleId="ListNumber3">
    <w:name w:val="List Number 3"/>
    <w:basedOn w:val="ListNumber"/>
    <w:rsid w:val="00586820"/>
    <w:pPr>
      <w:numPr>
        <w:numId w:val="0"/>
      </w:numPr>
      <w:tabs>
        <w:tab w:val="num" w:pos="360"/>
      </w:tabs>
      <w:spacing w:before="0" w:after="0"/>
      <w:ind w:left="1440" w:right="720" w:hanging="360"/>
      <w:contextualSpacing w:val="0"/>
    </w:pPr>
    <w:rPr>
      <w:rFonts w:ascii="Times New Roman" w:eastAsia="Times New Roman" w:hAnsi="Times New Roman"/>
      <w:szCs w:val="24"/>
      <w:lang w:val="en-GB" w:eastAsia="en-GB"/>
    </w:rPr>
  </w:style>
  <w:style w:type="paragraph" w:styleId="ListNumber">
    <w:name w:val="List Number"/>
    <w:basedOn w:val="Normal"/>
    <w:uiPriority w:val="99"/>
    <w:semiHidden/>
    <w:unhideWhenUsed/>
    <w:rsid w:val="00586820"/>
    <w:pPr>
      <w:numPr>
        <w:numId w:val="2"/>
      </w:numPr>
      <w:spacing w:before="120"/>
      <w:contextualSpacing/>
    </w:pPr>
    <w:rPr>
      <w:rFonts w:ascii="Calibri" w:eastAsia="Calibri" w:hAnsi="Calibri" w:cs="Times New Roman"/>
      <w:sz w:val="24"/>
      <w:lang w:val="it-IT" w:eastAsia="en-US"/>
    </w:rPr>
  </w:style>
  <w:style w:type="character" w:styleId="CommentReference">
    <w:name w:val="annotation reference"/>
    <w:basedOn w:val="DefaultParagraphFont"/>
    <w:uiPriority w:val="99"/>
    <w:unhideWhenUsed/>
    <w:rsid w:val="00586820"/>
    <w:rPr>
      <w:sz w:val="16"/>
      <w:szCs w:val="16"/>
    </w:rPr>
  </w:style>
  <w:style w:type="paragraph" w:styleId="CommentText">
    <w:name w:val="annotation text"/>
    <w:basedOn w:val="Normal"/>
    <w:link w:val="CommentTextChar"/>
    <w:uiPriority w:val="99"/>
    <w:unhideWhenUsed/>
    <w:rsid w:val="00586820"/>
    <w:pPr>
      <w:spacing w:before="120"/>
    </w:pPr>
    <w:rPr>
      <w:rFonts w:ascii="Calibri" w:eastAsia="Calibri" w:hAnsi="Calibri" w:cs="Times New Roman"/>
      <w:sz w:val="20"/>
      <w:szCs w:val="20"/>
      <w:lang w:val="it-IT" w:eastAsia="en-US"/>
    </w:rPr>
  </w:style>
  <w:style w:type="character" w:customStyle="1" w:styleId="CommentTextChar">
    <w:name w:val="Comment Text Char"/>
    <w:basedOn w:val="DefaultParagraphFont"/>
    <w:link w:val="CommentText"/>
    <w:uiPriority w:val="99"/>
    <w:rsid w:val="00586820"/>
    <w:rPr>
      <w:rFonts w:ascii="Calibri" w:eastAsia="Calibri"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586820"/>
    <w:rPr>
      <w:b/>
      <w:bCs/>
    </w:rPr>
  </w:style>
  <w:style w:type="character" w:customStyle="1" w:styleId="CommentSubjectChar">
    <w:name w:val="Comment Subject Char"/>
    <w:basedOn w:val="CommentTextChar"/>
    <w:link w:val="CommentSubject"/>
    <w:uiPriority w:val="99"/>
    <w:semiHidden/>
    <w:rsid w:val="00586820"/>
    <w:rPr>
      <w:rFonts w:ascii="Calibri" w:eastAsia="Calibri" w:hAnsi="Calibri" w:cs="Times New Roman"/>
      <w:b/>
      <w:bCs/>
      <w:sz w:val="20"/>
      <w:szCs w:val="20"/>
      <w:lang w:eastAsia="en-US"/>
    </w:rPr>
  </w:style>
  <w:style w:type="table" w:customStyle="1" w:styleId="PlainTable21">
    <w:name w:val="Plain Table 21"/>
    <w:basedOn w:val="TableNormal"/>
    <w:uiPriority w:val="42"/>
    <w:rsid w:val="00586820"/>
    <w:rPr>
      <w:rFonts w:ascii="Calibri" w:eastAsia="Calibri" w:hAnsi="Calibri" w:cs="Times New Roman"/>
      <w:sz w:val="20"/>
      <w:szCs w:val="20"/>
      <w:lang w:eastAsia="it-IT"/>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FootnoteText">
    <w:name w:val="footnote text"/>
    <w:aliases w:val="Schriftart: 9 pt,Schriftart: 10 pt,Schriftart: 8 pt,WB-Fußnotentext,fn,Footnotes,Footnote ak,Magisterarbeit - Fußnotentext"/>
    <w:basedOn w:val="Normal"/>
    <w:link w:val="FootnoteTextChar"/>
    <w:uiPriority w:val="99"/>
    <w:rsid w:val="00586820"/>
    <w:pPr>
      <w:spacing w:before="120" w:after="0"/>
      <w:ind w:left="142" w:hanging="142"/>
    </w:pPr>
    <w:rPr>
      <w:rFonts w:ascii="Times New Roman" w:eastAsia="Times New Roman" w:hAnsi="Times New Roman" w:cs="Times New Roman"/>
      <w:sz w:val="20"/>
      <w:szCs w:val="20"/>
      <w:lang w:val="en-US" w:eastAsia="de-DE"/>
    </w:rPr>
  </w:style>
  <w:style w:type="character" w:customStyle="1" w:styleId="FootnoteTextChar">
    <w:name w:val="Footnote Text Char"/>
    <w:aliases w:val="Schriftart: 9 pt Char,Schriftart: 10 pt Char,Schriftart: 8 pt Char,WB-Fußnotentext Char,fn Char,Footnotes Char,Footnote ak Char,Magisterarbeit - Fußnotentext Char"/>
    <w:basedOn w:val="DefaultParagraphFont"/>
    <w:link w:val="FootnoteText"/>
    <w:uiPriority w:val="99"/>
    <w:rsid w:val="00586820"/>
    <w:rPr>
      <w:rFonts w:ascii="Times New Roman" w:eastAsia="Times New Roman" w:hAnsi="Times New Roman" w:cs="Times New Roman"/>
      <w:sz w:val="20"/>
      <w:szCs w:val="20"/>
      <w:lang w:val="en-US" w:eastAsia="de-DE"/>
    </w:rPr>
  </w:style>
  <w:style w:type="character" w:styleId="FootnoteReference">
    <w:name w:val="footnote reference"/>
    <w:aliases w:val="Footnote,Footnote symbol,fr,Used by Word for Help footnote symbols,Footn,Used by Word for Help footno,Times 10 Point,Exposant 3 Point,Voetnootverwijzing,ft#,Footnote symboFußnotenzeichen,Footnote sign,Footnote number,o"/>
    <w:basedOn w:val="DefaultParagraphFont"/>
    <w:uiPriority w:val="99"/>
    <w:rsid w:val="00586820"/>
    <w:rPr>
      <w:vertAlign w:val="superscript"/>
    </w:rPr>
  </w:style>
  <w:style w:type="character" w:customStyle="1" w:styleId="hps">
    <w:name w:val="hps"/>
    <w:basedOn w:val="DefaultParagraphFont"/>
    <w:rsid w:val="00586820"/>
  </w:style>
  <w:style w:type="paragraph" w:customStyle="1" w:styleId="DocTitle">
    <w:name w:val="DocTitle"/>
    <w:basedOn w:val="Title"/>
    <w:link w:val="DocTitleCarattere"/>
    <w:rsid w:val="00586820"/>
    <w:pPr>
      <w:pageBreakBefore w:val="0"/>
      <w:pBdr>
        <w:bottom w:val="none" w:sz="0" w:space="0" w:color="auto"/>
      </w:pBdr>
      <w:suppressAutoHyphens/>
      <w:spacing w:before="600" w:after="600"/>
      <w:contextualSpacing w:val="0"/>
      <w:jc w:val="center"/>
      <w:outlineLvl w:val="0"/>
    </w:pPr>
    <w:rPr>
      <w:rFonts w:ascii="Calibri" w:eastAsia="Times New Roman" w:hAnsi="Calibri" w:cs="Times New Roman"/>
      <w:bCs/>
      <w:smallCaps/>
      <w:color w:val="1F4E79"/>
      <w:sz w:val="28"/>
      <w:szCs w:val="28"/>
      <w:lang w:eastAsia="zh-CN"/>
    </w:rPr>
  </w:style>
  <w:style w:type="character" w:customStyle="1" w:styleId="DocTitleCarattere">
    <w:name w:val="DocTitle Carattere"/>
    <w:basedOn w:val="TitleChar"/>
    <w:link w:val="DocTitle"/>
    <w:rsid w:val="00586820"/>
    <w:rPr>
      <w:rFonts w:ascii="Calibri" w:eastAsia="Times New Roman" w:hAnsi="Calibri" w:cs="Times New Roman"/>
      <w:b/>
      <w:bCs/>
      <w:smallCaps/>
      <w:color w:val="1F4E79"/>
      <w:spacing w:val="5"/>
      <w:kern w:val="28"/>
      <w:sz w:val="28"/>
      <w:szCs w:val="28"/>
      <w:lang w:val="en-GB" w:eastAsia="zh-CN"/>
    </w:rPr>
  </w:style>
  <w:style w:type="character" w:styleId="FollowedHyperlink">
    <w:name w:val="FollowedHyperlink"/>
    <w:basedOn w:val="DefaultParagraphFont"/>
    <w:uiPriority w:val="99"/>
    <w:semiHidden/>
    <w:unhideWhenUsed/>
    <w:rsid w:val="00586820"/>
    <w:rPr>
      <w:color w:val="954F72"/>
      <w:u w:val="single"/>
    </w:rPr>
  </w:style>
  <w:style w:type="paragraph" w:styleId="ListBullet">
    <w:name w:val="List Bullet"/>
    <w:aliases w:val="ListB1"/>
    <w:basedOn w:val="List"/>
    <w:qFormat/>
    <w:rsid w:val="00586820"/>
    <w:pPr>
      <w:numPr>
        <w:numId w:val="3"/>
      </w:numPr>
      <w:tabs>
        <w:tab w:val="left" w:pos="709"/>
      </w:tabs>
      <w:spacing w:before="0" w:after="0"/>
      <w:ind w:right="720"/>
      <w:contextualSpacing w:val="0"/>
    </w:pPr>
    <w:rPr>
      <w:rFonts w:eastAsia="Times New Roman"/>
      <w:szCs w:val="24"/>
      <w:lang w:val="en-GB"/>
    </w:rPr>
  </w:style>
  <w:style w:type="paragraph" w:styleId="List">
    <w:name w:val="List"/>
    <w:basedOn w:val="Normal"/>
    <w:uiPriority w:val="99"/>
    <w:semiHidden/>
    <w:unhideWhenUsed/>
    <w:rsid w:val="00586820"/>
    <w:pPr>
      <w:spacing w:before="120"/>
      <w:ind w:left="283" w:hanging="283"/>
      <w:contextualSpacing/>
    </w:pPr>
    <w:rPr>
      <w:rFonts w:ascii="Calibri" w:eastAsia="Calibri" w:hAnsi="Calibri" w:cs="Times New Roman"/>
      <w:sz w:val="24"/>
      <w:lang w:val="it-IT" w:eastAsia="en-US"/>
    </w:rPr>
  </w:style>
  <w:style w:type="paragraph" w:styleId="ListBullet2">
    <w:name w:val="List Bullet 2"/>
    <w:aliases w:val="ListB2"/>
    <w:basedOn w:val="ListBullet"/>
    <w:qFormat/>
    <w:rsid w:val="00586820"/>
    <w:pPr>
      <w:tabs>
        <w:tab w:val="num" w:pos="1134"/>
      </w:tabs>
      <w:ind w:left="1134"/>
    </w:pPr>
  </w:style>
  <w:style w:type="paragraph" w:customStyle="1" w:styleId="DOGANABodyText">
    <w:name w:val="DOGANA Body Text"/>
    <w:basedOn w:val="Normal"/>
    <w:link w:val="DOGANABodyTextChar"/>
    <w:qFormat/>
    <w:rsid w:val="00586820"/>
    <w:rPr>
      <w:rFonts w:ascii="Calibri" w:eastAsia="Times New Roman" w:hAnsi="Calibri" w:cs="Times New Roman"/>
      <w:sz w:val="24"/>
      <w:szCs w:val="24"/>
      <w:lang w:eastAsia="en-US"/>
    </w:rPr>
  </w:style>
  <w:style w:type="character" w:customStyle="1" w:styleId="DOGANABodyTextChar">
    <w:name w:val="DOGANA Body Text Char"/>
    <w:basedOn w:val="DefaultParagraphFont"/>
    <w:link w:val="DOGANABodyText"/>
    <w:rsid w:val="00586820"/>
    <w:rPr>
      <w:rFonts w:ascii="Calibri" w:eastAsia="Times New Roman" w:hAnsi="Calibri" w:cs="Times New Roman"/>
      <w:lang w:val="en-GB" w:eastAsia="en-US"/>
    </w:rPr>
  </w:style>
  <w:style w:type="paragraph" w:customStyle="1" w:styleId="Paragrafobase">
    <w:name w:val="[Paragrafo base]"/>
    <w:basedOn w:val="Normal"/>
    <w:uiPriority w:val="99"/>
    <w:rsid w:val="00586820"/>
    <w:pPr>
      <w:autoSpaceDE w:val="0"/>
      <w:autoSpaceDN w:val="0"/>
      <w:adjustRightInd w:val="0"/>
      <w:spacing w:after="0" w:line="288" w:lineRule="auto"/>
      <w:jc w:val="left"/>
      <w:textAlignment w:val="center"/>
    </w:pPr>
    <w:rPr>
      <w:rFonts w:ascii="MinionPro-Regular" w:eastAsia="Calibri" w:hAnsi="MinionPro-Regular" w:cs="MinionPro-Regular"/>
      <w:color w:val="000000"/>
      <w:sz w:val="24"/>
      <w:szCs w:val="24"/>
      <w:lang w:val="it-IT" w:eastAsia="en-US"/>
    </w:rPr>
  </w:style>
  <w:style w:type="paragraph" w:styleId="NormalWeb">
    <w:name w:val="Normal (Web)"/>
    <w:basedOn w:val="Normal"/>
    <w:uiPriority w:val="99"/>
    <w:semiHidden/>
    <w:unhideWhenUsed/>
    <w:rsid w:val="00586820"/>
    <w:pPr>
      <w:spacing w:before="100" w:beforeAutospacing="1" w:after="100" w:afterAutospacing="1"/>
      <w:jc w:val="left"/>
    </w:pPr>
    <w:rPr>
      <w:rFonts w:ascii="Times New Roman" w:eastAsia="Times New Roman" w:hAnsi="Times New Roman" w:cs="Times New Roman"/>
      <w:sz w:val="24"/>
      <w:szCs w:val="24"/>
      <w:lang w:val="it-IT" w:eastAsia="it-IT"/>
    </w:rPr>
  </w:style>
  <w:style w:type="paragraph" w:styleId="ListBullet3">
    <w:name w:val="List Bullet 3"/>
    <w:basedOn w:val="Normal"/>
    <w:uiPriority w:val="99"/>
    <w:semiHidden/>
    <w:unhideWhenUsed/>
    <w:rsid w:val="00586820"/>
    <w:pPr>
      <w:numPr>
        <w:numId w:val="4"/>
      </w:numPr>
      <w:spacing w:before="120"/>
      <w:contextualSpacing/>
    </w:pPr>
    <w:rPr>
      <w:rFonts w:ascii="Calibri" w:eastAsia="Calibri" w:hAnsi="Calibri" w:cs="Times New Roman"/>
      <w:sz w:val="24"/>
      <w:lang w:val="it-IT" w:eastAsia="en-US"/>
    </w:rPr>
  </w:style>
  <w:style w:type="paragraph" w:customStyle="1" w:styleId="TJust2">
    <w:name w:val="TJust2"/>
    <w:basedOn w:val="Normal"/>
    <w:qFormat/>
    <w:rsid w:val="00586820"/>
    <w:pPr>
      <w:spacing w:after="0"/>
      <w:ind w:left="709"/>
    </w:pPr>
    <w:rPr>
      <w:rFonts w:ascii="Calibri" w:eastAsia="Times New Roman" w:hAnsi="Calibri" w:cs="Times New Roman"/>
      <w:sz w:val="24"/>
      <w:szCs w:val="24"/>
      <w:lang w:eastAsia="en-US"/>
    </w:rPr>
  </w:style>
  <w:style w:type="table" w:customStyle="1" w:styleId="Tabellenraster1">
    <w:name w:val="Tabellenraster1"/>
    <w:basedOn w:val="TableNormal"/>
    <w:next w:val="TableGrid"/>
    <w:uiPriority w:val="99"/>
    <w:rsid w:val="00586820"/>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TableNormal"/>
    <w:next w:val="TableGrid"/>
    <w:uiPriority w:val="99"/>
    <w:rsid w:val="00586820"/>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TableNormal"/>
    <w:next w:val="TableGrid"/>
    <w:uiPriority w:val="99"/>
    <w:rsid w:val="00586820"/>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Πίνακας 4 με πλέγμα - Έμφαση 11"/>
    <w:basedOn w:val="TableNormal"/>
    <w:uiPriority w:val="49"/>
    <w:rsid w:val="00586820"/>
    <w:rPr>
      <w:rFonts w:ascii="Calibri" w:eastAsia="Calibri" w:hAnsi="Calibri" w:cs="Times New Roman"/>
      <w:sz w:val="20"/>
      <w:szCs w:val="20"/>
      <w:lang w:eastAsia="it-IT"/>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NormalwithinWP">
    <w:name w:val="Normal within WP"/>
    <w:basedOn w:val="Normal"/>
    <w:next w:val="Normal"/>
    <w:qFormat/>
    <w:rsid w:val="00586820"/>
    <w:pPr>
      <w:widowControl w:val="0"/>
      <w:spacing w:after="0" w:line="19" w:lineRule="atLeast"/>
    </w:pPr>
    <w:rPr>
      <w:rFonts w:ascii="Times New Roman" w:eastAsia="Times New Roman" w:hAnsi="Times New Roman" w:cs="Times New Roman"/>
      <w:szCs w:val="24"/>
    </w:rPr>
  </w:style>
  <w:style w:type="table" w:customStyle="1" w:styleId="3-61">
    <w:name w:val="Πίνακας λίστας 3 - Έμφαση 61"/>
    <w:basedOn w:val="TableNormal"/>
    <w:uiPriority w:val="48"/>
    <w:rsid w:val="000E4746"/>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4-61">
    <w:name w:val="Πίνακας 4 με πλέγμα - Έμφαση 61"/>
    <w:basedOn w:val="TableNormal"/>
    <w:uiPriority w:val="49"/>
    <w:rsid w:val="000E4746"/>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5-11">
    <w:name w:val="Πίνακας 5 με σκούρο πλέγμα - Έμφαση 11"/>
    <w:basedOn w:val="TableNormal"/>
    <w:uiPriority w:val="50"/>
    <w:rsid w:val="000E474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ListParagraphChar1">
    <w:name w:val="List Paragraph Char1"/>
    <w:basedOn w:val="DefaultParagraphFont"/>
    <w:rsid w:val="00AB4FE0"/>
    <w:rPr>
      <w:rFonts w:ascii="Calibri" w:eastAsia="Times New Roman" w:hAnsi="Calibri" w:cs="Calibri"/>
      <w:sz w:val="22"/>
      <w:szCs w:val="22"/>
      <w:lang w:val="en-GB" w:eastAsia="ar-SA"/>
    </w:rPr>
  </w:style>
  <w:style w:type="character" w:customStyle="1" w:styleId="1">
    <w:name w:val="Ανεπίλυτη αναφορά1"/>
    <w:basedOn w:val="DefaultParagraphFont"/>
    <w:uiPriority w:val="99"/>
    <w:rsid w:val="005D0E40"/>
    <w:rPr>
      <w:color w:val="605E5C"/>
      <w:shd w:val="clear" w:color="auto" w:fill="E1DFDD"/>
    </w:rPr>
  </w:style>
  <w:style w:type="table" w:customStyle="1" w:styleId="TableGrid1">
    <w:name w:val="Table Grid1"/>
    <w:basedOn w:val="TableNormal"/>
    <w:next w:val="TableGrid"/>
    <w:rsid w:val="004B3A89"/>
    <w:pPr>
      <w:spacing w:after="200" w:line="276" w:lineRule="auto"/>
    </w:pPr>
    <w:rPr>
      <w:rFonts w:eastAsia="SimSun"/>
      <w:sz w:val="22"/>
      <w:szCs w:val="22"/>
      <w:lang w:val="en-GB" w:eastAsia="it-IT"/>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rmaltextrun">
    <w:name w:val="normaltextrun"/>
    <w:basedOn w:val="DefaultParagraphFont"/>
    <w:rsid w:val="001B754A"/>
  </w:style>
  <w:style w:type="character" w:customStyle="1" w:styleId="apple-converted-space">
    <w:name w:val="apple-converted-space"/>
    <w:basedOn w:val="DefaultParagraphFont"/>
    <w:rsid w:val="001B754A"/>
  </w:style>
  <w:style w:type="character" w:customStyle="1" w:styleId="eop">
    <w:name w:val="eop"/>
    <w:basedOn w:val="DefaultParagraphFont"/>
    <w:rsid w:val="001B754A"/>
  </w:style>
  <w:style w:type="character" w:styleId="UnresolvedMention">
    <w:name w:val="Unresolved Mention"/>
    <w:basedOn w:val="DefaultParagraphFont"/>
    <w:uiPriority w:val="99"/>
    <w:semiHidden/>
    <w:unhideWhenUsed/>
    <w:rsid w:val="004769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254083">
      <w:bodyDiv w:val="1"/>
      <w:marLeft w:val="0"/>
      <w:marRight w:val="0"/>
      <w:marTop w:val="0"/>
      <w:marBottom w:val="0"/>
      <w:divBdr>
        <w:top w:val="none" w:sz="0" w:space="0" w:color="auto"/>
        <w:left w:val="none" w:sz="0" w:space="0" w:color="auto"/>
        <w:bottom w:val="none" w:sz="0" w:space="0" w:color="auto"/>
        <w:right w:val="none" w:sz="0" w:space="0" w:color="auto"/>
      </w:divBdr>
    </w:div>
    <w:div w:id="712122356">
      <w:bodyDiv w:val="1"/>
      <w:marLeft w:val="0"/>
      <w:marRight w:val="0"/>
      <w:marTop w:val="0"/>
      <w:marBottom w:val="0"/>
      <w:divBdr>
        <w:top w:val="none" w:sz="0" w:space="0" w:color="auto"/>
        <w:left w:val="none" w:sz="0" w:space="0" w:color="auto"/>
        <w:bottom w:val="none" w:sz="0" w:space="0" w:color="auto"/>
        <w:right w:val="none" w:sz="0" w:space="0" w:color="auto"/>
      </w:divBdr>
    </w:div>
    <w:div w:id="1009941245">
      <w:bodyDiv w:val="1"/>
      <w:marLeft w:val="0"/>
      <w:marRight w:val="0"/>
      <w:marTop w:val="0"/>
      <w:marBottom w:val="0"/>
      <w:divBdr>
        <w:top w:val="none" w:sz="0" w:space="0" w:color="auto"/>
        <w:left w:val="none" w:sz="0" w:space="0" w:color="auto"/>
        <w:bottom w:val="none" w:sz="0" w:space="0" w:color="auto"/>
        <w:right w:val="none" w:sz="0" w:space="0" w:color="auto"/>
      </w:divBdr>
    </w:div>
    <w:div w:id="1193762319">
      <w:bodyDiv w:val="1"/>
      <w:marLeft w:val="0"/>
      <w:marRight w:val="0"/>
      <w:marTop w:val="0"/>
      <w:marBottom w:val="0"/>
      <w:divBdr>
        <w:top w:val="none" w:sz="0" w:space="0" w:color="auto"/>
        <w:left w:val="none" w:sz="0" w:space="0" w:color="auto"/>
        <w:bottom w:val="none" w:sz="0" w:space="0" w:color="auto"/>
        <w:right w:val="none" w:sz="0" w:space="0" w:color="auto"/>
      </w:divBdr>
    </w:div>
    <w:div w:id="2110814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janedoe@jane.com" TargetMode="External"/><Relationship Id="rId23"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emf"/><Relationship Id="rId22" Type="http://schemas.openxmlformats.org/officeDocument/2006/relationships/header" Target="header2.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cid:BD07EE1A-DE27-434C-9C9B-B3B36CFBAA9F@unisalento.it" TargetMode="External"/><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F41C24A125F14B9710865D5F824593"/>
        <w:category>
          <w:name w:val="General"/>
          <w:gallery w:val="placeholder"/>
        </w:category>
        <w:types>
          <w:type w:val="bbPlcHdr"/>
        </w:types>
        <w:behaviors>
          <w:behavior w:val="content"/>
        </w:behaviors>
        <w:guid w:val="{6EF72566-A347-EE45-93CD-3394F46A2398}"/>
      </w:docPartPr>
      <w:docPartBody>
        <w:p w:rsidR="00837911" w:rsidRDefault="00966AFA">
          <w:pPr>
            <w:pStyle w:val="E1F41C24A125F14B9710865D5F824593"/>
          </w:pPr>
          <w:r w:rsidRPr="000277A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MinionPro-Regular">
    <w:panose1 w:val="02040503050306020203"/>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20603050405020304"/>
    <w:charset w:val="00"/>
    <w:family w:val="roman"/>
    <w:pitch w:val="variable"/>
    <w:sig w:usb0="E0002AEF" w:usb1="C0007841" w:usb2="00000009" w:usb3="00000000" w:csb0="000001FF" w:csb1="00000000"/>
  </w:font>
  <w:font w:name="Open Sans">
    <w:altName w:val="Tahoma"/>
    <w:panose1 w:val="020B0606030504020204"/>
    <w:charset w:val="00"/>
    <w:family w:val="swiss"/>
    <w:pitch w:val="variable"/>
    <w:sig w:usb0="E00002EF" w:usb1="4000205B" w:usb2="00000028" w:usb3="00000000" w:csb0="0000019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7911"/>
    <w:rsid w:val="0007246A"/>
    <w:rsid w:val="000A0199"/>
    <w:rsid w:val="000D1EC9"/>
    <w:rsid w:val="000E73B3"/>
    <w:rsid w:val="000F79BF"/>
    <w:rsid w:val="001B4E72"/>
    <w:rsid w:val="00295BE4"/>
    <w:rsid w:val="00322F42"/>
    <w:rsid w:val="00340220"/>
    <w:rsid w:val="003A1D97"/>
    <w:rsid w:val="003C10E2"/>
    <w:rsid w:val="003E6CD7"/>
    <w:rsid w:val="003F3B53"/>
    <w:rsid w:val="0043127B"/>
    <w:rsid w:val="00437E1D"/>
    <w:rsid w:val="00454F47"/>
    <w:rsid w:val="004F612E"/>
    <w:rsid w:val="005059CC"/>
    <w:rsid w:val="0059720A"/>
    <w:rsid w:val="00650B48"/>
    <w:rsid w:val="00652EE0"/>
    <w:rsid w:val="0068288B"/>
    <w:rsid w:val="006853FE"/>
    <w:rsid w:val="007A01E2"/>
    <w:rsid w:val="007A14D0"/>
    <w:rsid w:val="007E3DAE"/>
    <w:rsid w:val="007E47B0"/>
    <w:rsid w:val="008017FF"/>
    <w:rsid w:val="00801AEF"/>
    <w:rsid w:val="00821B51"/>
    <w:rsid w:val="00837911"/>
    <w:rsid w:val="008445E9"/>
    <w:rsid w:val="0089258A"/>
    <w:rsid w:val="009130DB"/>
    <w:rsid w:val="00966AFA"/>
    <w:rsid w:val="009852B9"/>
    <w:rsid w:val="009E5DC3"/>
    <w:rsid w:val="009F03A0"/>
    <w:rsid w:val="00A320D3"/>
    <w:rsid w:val="00AD32F8"/>
    <w:rsid w:val="00AF1AAD"/>
    <w:rsid w:val="00B11EE1"/>
    <w:rsid w:val="00B642EA"/>
    <w:rsid w:val="00BA7E6E"/>
    <w:rsid w:val="00BB057E"/>
    <w:rsid w:val="00BC2423"/>
    <w:rsid w:val="00C56FB4"/>
    <w:rsid w:val="00CC3F8F"/>
    <w:rsid w:val="00D81D90"/>
    <w:rsid w:val="00E34C67"/>
    <w:rsid w:val="00E82232"/>
    <w:rsid w:val="00ED36BC"/>
    <w:rsid w:val="00EF0E56"/>
    <w:rsid w:val="00F23DFB"/>
    <w:rsid w:val="00F51F77"/>
    <w:rsid w:val="00F528F5"/>
    <w:rsid w:val="00F926F6"/>
    <w:rsid w:val="00FD2EB9"/>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45E9"/>
    <w:rPr>
      <w:color w:val="808080"/>
    </w:rPr>
  </w:style>
  <w:style w:type="paragraph" w:customStyle="1" w:styleId="E1F41C24A125F14B9710865D5F824593">
    <w:name w:val="E1F41C24A125F14B9710865D5F824593"/>
  </w:style>
  <w:style w:type="paragraph" w:customStyle="1" w:styleId="1E382538A55A8C47A05BE386488FA17A">
    <w:name w:val="1E382538A55A8C47A05BE386488FA17A"/>
    <w:rsid w:val="008445E9"/>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1DACBAA-2A2A-6F48-B1D9-A40D20368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80</Pages>
  <Words>15013</Words>
  <Characters>85580</Characters>
  <Application>Microsoft Office Word</Application>
  <DocSecurity>0</DocSecurity>
  <Lines>713</Lines>
  <Paragraphs>200</Paragraphs>
  <ScaleCrop>false</ScaleCrop>
  <HeadingPairs>
    <vt:vector size="6" baseType="variant">
      <vt:variant>
        <vt:lpstr>Τίτλος</vt:lpstr>
      </vt:variant>
      <vt:variant>
        <vt:i4>1</vt:i4>
      </vt:variant>
      <vt:variant>
        <vt:lpstr>Title</vt:lpstr>
      </vt:variant>
      <vt:variant>
        <vt:i4>1</vt:i4>
      </vt:variant>
      <vt:variant>
        <vt:lpstr>Titel</vt:lpstr>
      </vt:variant>
      <vt:variant>
        <vt:i4>1</vt:i4>
      </vt:variant>
    </vt:vector>
  </HeadingPairs>
  <TitlesOfParts>
    <vt:vector size="3" baseType="lpstr">
      <vt:lpstr>D4.2 – System Specification</vt:lpstr>
      <vt:lpstr>D4.2 – System Specification</vt:lpstr>
      <vt:lpstr>D4.2 – System Specification</vt:lpstr>
    </vt:vector>
  </TitlesOfParts>
  <Company>ENG</Company>
  <LinksUpToDate>false</LinksUpToDate>
  <CharactersWithSpaces>100393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D4.2 – System Specification</dc:title>
  <dc:creator>Ernesto La Mattina</dc:creator>
  <cp:lastModifiedBy>Microsoft Office User</cp:lastModifiedBy>
  <cp:revision>4</cp:revision>
  <dcterms:created xsi:type="dcterms:W3CDTF">2019-01-23T14:59:00Z</dcterms:created>
  <dcterms:modified xsi:type="dcterms:W3CDTF">2019-01-23T15:05:00Z</dcterms:modified>
</cp:coreProperties>
</file>