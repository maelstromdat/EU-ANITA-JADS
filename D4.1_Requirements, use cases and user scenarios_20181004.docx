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955999" w14:textId="77777777" w:rsidR="00A26C0D" w:rsidRDefault="00E260B6">
      <w:r>
        <w:rPr>
          <w:b/>
          <w:noProof/>
          <w:sz w:val="40"/>
        </w:rPr>
        <w:drawing>
          <wp:anchor distT="0" distB="0" distL="114300" distR="114300" simplePos="0" relativeHeight="251660288" behindDoc="0" locked="0" layoutInCell="1" allowOverlap="1" wp14:anchorId="723F107A" wp14:editId="7868166C">
            <wp:simplePos x="0" y="0"/>
            <wp:positionH relativeFrom="margin">
              <wp:posOffset>1591310</wp:posOffset>
            </wp:positionH>
            <wp:positionV relativeFrom="margin">
              <wp:posOffset>102235</wp:posOffset>
            </wp:positionV>
            <wp:extent cx="2889250" cy="1723390"/>
            <wp:effectExtent l="0" t="0" r="6350" b="0"/>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mento grafico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889250" cy="1723390"/>
                    </a:xfrm>
                    <a:prstGeom prst="rect">
                      <a:avLst/>
                    </a:prstGeom>
                  </pic:spPr>
                </pic:pic>
              </a:graphicData>
            </a:graphic>
          </wp:anchor>
        </w:drawing>
      </w:r>
    </w:p>
    <w:p w14:paraId="639B0D22" w14:textId="77777777" w:rsidR="00A26C0D" w:rsidRDefault="00A26C0D">
      <w:pPr>
        <w:spacing w:after="0"/>
        <w:jc w:val="center"/>
        <w:rPr>
          <w:b/>
          <w:sz w:val="40"/>
        </w:rPr>
      </w:pPr>
    </w:p>
    <w:p w14:paraId="4E53C74A" w14:textId="77777777" w:rsidR="00A26C0D" w:rsidRDefault="00A26C0D">
      <w:pPr>
        <w:snapToGrid w:val="0"/>
        <w:spacing w:after="0"/>
        <w:rPr>
          <w:rFonts w:cs="Times New Roman"/>
          <w:b/>
          <w:color w:val="0070C0"/>
          <w:sz w:val="24"/>
          <w:szCs w:val="36"/>
        </w:rPr>
      </w:pPr>
    </w:p>
    <w:p w14:paraId="7F1137F9" w14:textId="77777777" w:rsidR="00A26C0D" w:rsidRDefault="00A26C0D">
      <w:pPr>
        <w:spacing w:after="0"/>
        <w:jc w:val="center"/>
        <w:rPr>
          <w:sz w:val="24"/>
        </w:rPr>
      </w:pPr>
    </w:p>
    <w:p w14:paraId="529D4058" w14:textId="77777777" w:rsidR="00A26C0D" w:rsidRDefault="00A26C0D">
      <w:pPr>
        <w:spacing w:after="0"/>
        <w:jc w:val="center"/>
        <w:rPr>
          <w:sz w:val="24"/>
        </w:rPr>
      </w:pPr>
    </w:p>
    <w:p w14:paraId="75BA5797" w14:textId="77777777" w:rsidR="00A26C0D" w:rsidRDefault="00A26C0D">
      <w:pPr>
        <w:spacing w:after="0"/>
        <w:jc w:val="center"/>
        <w:rPr>
          <w:sz w:val="24"/>
        </w:rPr>
      </w:pPr>
    </w:p>
    <w:p w14:paraId="08BF4414" w14:textId="77777777" w:rsidR="00A26C0D" w:rsidRDefault="00A26C0D">
      <w:pPr>
        <w:spacing w:after="0"/>
        <w:jc w:val="center"/>
        <w:rPr>
          <w:sz w:val="24"/>
        </w:rPr>
      </w:pPr>
    </w:p>
    <w:p w14:paraId="2CA36F6F" w14:textId="77777777" w:rsidR="00A26C0D" w:rsidRDefault="00A26C0D">
      <w:pPr>
        <w:spacing w:after="0"/>
        <w:jc w:val="center"/>
        <w:rPr>
          <w:sz w:val="24"/>
        </w:rPr>
      </w:pPr>
    </w:p>
    <w:p w14:paraId="14F6C9B2" w14:textId="77777777" w:rsidR="00A26C0D" w:rsidRDefault="00A26C0D">
      <w:pPr>
        <w:spacing w:after="0"/>
        <w:jc w:val="center"/>
        <w:rPr>
          <w:sz w:val="24"/>
        </w:rPr>
      </w:pPr>
    </w:p>
    <w:p w14:paraId="5AA4795E" w14:textId="77777777" w:rsidR="00A26C0D" w:rsidRDefault="00E260B6">
      <w:pPr>
        <w:spacing w:after="0"/>
        <w:jc w:val="center"/>
        <w:rPr>
          <w:sz w:val="24"/>
        </w:rPr>
      </w:pPr>
      <w:r>
        <w:rPr>
          <w:b/>
          <w:noProof/>
          <w:sz w:val="40"/>
        </w:rPr>
        <mc:AlternateContent>
          <mc:Choice Requires="wps">
            <w:drawing>
              <wp:anchor distT="0" distB="0" distL="114300" distR="114300" simplePos="0" relativeHeight="251659264" behindDoc="0" locked="0" layoutInCell="1" allowOverlap="1" wp14:anchorId="4C31220C" wp14:editId="13F40718">
                <wp:simplePos x="0" y="0"/>
                <wp:positionH relativeFrom="margin">
                  <wp:posOffset>76200</wp:posOffset>
                </wp:positionH>
                <wp:positionV relativeFrom="paragraph">
                  <wp:posOffset>5715</wp:posOffset>
                </wp:positionV>
                <wp:extent cx="6237605" cy="463550"/>
                <wp:effectExtent l="0" t="0" r="0" b="0"/>
                <wp:wrapNone/>
                <wp:docPr id="9" name="Casella di testo 9"/>
                <wp:cNvGraphicFramePr/>
                <a:graphic xmlns:a="http://schemas.openxmlformats.org/drawingml/2006/main">
                  <a:graphicData uri="http://schemas.microsoft.com/office/word/2010/wordprocessingShape">
                    <wps:wsp>
                      <wps:cNvSpPr txBox="1"/>
                      <wps:spPr>
                        <a:xfrm>
                          <a:off x="0" y="0"/>
                          <a:ext cx="6237605" cy="463550"/>
                        </a:xfrm>
                        <a:prstGeom prst="rect">
                          <a:avLst/>
                        </a:prstGeom>
                        <a:noFill/>
                        <a:ln w="6350">
                          <a:noFill/>
                        </a:ln>
                      </wps:spPr>
                      <wps:txbx>
                        <w:txbxContent>
                          <w:p w14:paraId="42E67B5D" w14:textId="77777777" w:rsidR="006B0832" w:rsidRDefault="006B0832">
                            <w:pPr>
                              <w:shd w:val="clear" w:color="auto" w:fill="FFFFFF" w:themeFill="background1"/>
                              <w:jc w:val="center"/>
                              <w:rPr>
                                <w:b/>
                                <w:color w:val="404040" w:themeColor="text1" w:themeTint="BF"/>
                                <w:sz w:val="24"/>
                                <w:szCs w:val="24"/>
                              </w:rPr>
                            </w:pPr>
                            <w:r>
                              <w:rPr>
                                <w:b/>
                                <w:color w:val="404040" w:themeColor="text1" w:themeTint="BF"/>
                                <w:sz w:val="24"/>
                                <w:szCs w:val="24"/>
                              </w:rPr>
                              <w:t>Advanced Tools for fighting Online illegal trafficking</w:t>
                            </w:r>
                          </w:p>
                          <w:p w14:paraId="1F1789EF" w14:textId="77777777" w:rsidR="006B0832" w:rsidRDefault="006B0832">
                            <w:pPr>
                              <w:shd w:val="clear" w:color="auto" w:fill="FFFFFF" w:themeFill="background1"/>
                              <w:jc w:val="center"/>
                              <w:rPr>
                                <w:b/>
                                <w:color w:val="404040" w:themeColor="text1" w:themeTint="BF"/>
                                <w:sz w:val="24"/>
                                <w:szCs w:val="24"/>
                              </w:rPr>
                            </w:pPr>
                          </w:p>
                          <w:p w14:paraId="651365EC" w14:textId="77777777" w:rsidR="006B0832" w:rsidRDefault="006B0832">
                            <w:pPr>
                              <w:shd w:val="clear" w:color="auto" w:fill="FFFFFF" w:themeFill="background1"/>
                              <w:jc w:val="center"/>
                              <w:rPr>
                                <w:b/>
                                <w:color w:val="404040" w:themeColor="text1" w:themeTint="BF"/>
                                <w:sz w:val="24"/>
                                <w:szCs w:val="24"/>
                              </w:rPr>
                            </w:pPr>
                          </w:p>
                          <w:p w14:paraId="3439EF3E" w14:textId="77777777" w:rsidR="006B0832" w:rsidRDefault="006B0832">
                            <w:pPr>
                              <w:shd w:val="clear" w:color="auto" w:fill="FFFFFF" w:themeFill="background1"/>
                              <w:jc w:val="center"/>
                              <w:rPr>
                                <w:b/>
                                <w:color w:val="404040" w:themeColor="text1" w:themeTint="BF"/>
                                <w:sz w:val="24"/>
                                <w:szCs w:val="24"/>
                              </w:rPr>
                            </w:pPr>
                          </w:p>
                          <w:p w14:paraId="2D9BF591" w14:textId="77777777" w:rsidR="006B0832" w:rsidRDefault="006B0832">
                            <w:pPr>
                              <w:shd w:val="clear" w:color="auto" w:fill="FFFFFF" w:themeFill="background1"/>
                              <w:jc w:val="center"/>
                              <w:rPr>
                                <w:b/>
                                <w:color w:val="404040" w:themeColor="text1" w:themeTint="BF"/>
                                <w:sz w:val="24"/>
                                <w:szCs w:val="24"/>
                              </w:rPr>
                            </w:pPr>
                          </w:p>
                          <w:p w14:paraId="53287F8F" w14:textId="77777777" w:rsidR="006B0832" w:rsidRDefault="006B0832">
                            <w:pPr>
                              <w:shd w:val="clear" w:color="auto" w:fill="FFFFFF" w:themeFill="background1"/>
                              <w:jc w:val="center"/>
                              <w:rPr>
                                <w:b/>
                                <w:color w:val="404040" w:themeColor="text1" w:themeTint="BF"/>
                                <w:sz w:val="24"/>
                                <w:szCs w:val="24"/>
                              </w:rPr>
                            </w:pPr>
                          </w:p>
                          <w:p w14:paraId="53B28084" w14:textId="77777777" w:rsidR="006B0832" w:rsidRDefault="006B0832">
                            <w:pPr>
                              <w:shd w:val="clear" w:color="auto" w:fill="FFFFFF" w:themeFill="background1"/>
                              <w:jc w:val="center"/>
                              <w:rPr>
                                <w:b/>
                                <w:color w:val="404040" w:themeColor="text1" w:themeTint="BF"/>
                                <w:sz w:val="24"/>
                                <w:szCs w:val="24"/>
                              </w:rPr>
                            </w:pPr>
                          </w:p>
                          <w:p w14:paraId="01F9338E" w14:textId="77777777" w:rsidR="006B0832" w:rsidRDefault="006B0832">
                            <w:pPr>
                              <w:shd w:val="clear" w:color="auto" w:fill="FFFFFF" w:themeFill="background1"/>
                              <w:jc w:val="center"/>
                              <w:rPr>
                                <w:b/>
                                <w:color w:val="404040" w:themeColor="text1" w:themeTint="BF"/>
                                <w:sz w:val="24"/>
                                <w:szCs w:val="24"/>
                              </w:rPr>
                            </w:pPr>
                          </w:p>
                          <w:p w14:paraId="503B7BC4" w14:textId="77777777" w:rsidR="006B0832" w:rsidRDefault="006B0832">
                            <w:pPr>
                              <w:shd w:val="clear" w:color="auto" w:fill="FFFFFF" w:themeFill="background1"/>
                              <w:jc w:val="center"/>
                              <w:rPr>
                                <w:b/>
                                <w:color w:val="404040" w:themeColor="text1" w:themeTint="BF"/>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C31220C" id="_x0000_t202" coordsize="21600,21600" o:spt="202" path="m,l,21600r21600,l21600,xe">
                <v:stroke joinstyle="miter"/>
                <v:path gradientshapeok="t" o:connecttype="rect"/>
              </v:shapetype>
              <v:shape id="Casella di testo 9" o:spid="_x0000_s1026" type="#_x0000_t202" style="position:absolute;left:0;text-align:left;margin-left:6pt;margin-top:.45pt;width:491.15pt;height:36.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" filled="f" stroked="f" strokeweight=".5pt">
                <v:textbox>
                  <w:txbxContent>
                    <w:p w14:paraId="42E67B5D" w14:textId="77777777" w:rsidR="006B0832" w:rsidRDefault="006B0832">
                      <w:pPr>
                        <w:shd w:val="clear" w:color="auto" w:fill="FFFFFF" w:themeFill="background1"/>
                        <w:jc w:val="center"/>
                        <w:rPr>
                          <w:b/>
                          <w:color w:val="404040" w:themeColor="text1" w:themeTint="BF"/>
                          <w:sz w:val="24"/>
                          <w:szCs w:val="24"/>
                        </w:rPr>
                      </w:pPr>
                      <w:r>
                        <w:rPr>
                          <w:b/>
                          <w:color w:val="404040" w:themeColor="text1" w:themeTint="BF"/>
                          <w:sz w:val="24"/>
                          <w:szCs w:val="24"/>
                        </w:rPr>
                        <w:t>Advanced Tools for fighting Online illegal trafficking</w:t>
                      </w:r>
                    </w:p>
                    <w:p w14:paraId="1F1789EF" w14:textId="77777777" w:rsidR="006B0832" w:rsidRDefault="006B0832">
                      <w:pPr>
                        <w:shd w:val="clear" w:color="auto" w:fill="FFFFFF" w:themeFill="background1"/>
                        <w:jc w:val="center"/>
                        <w:rPr>
                          <w:b/>
                          <w:color w:val="404040" w:themeColor="text1" w:themeTint="BF"/>
                          <w:sz w:val="24"/>
                          <w:szCs w:val="24"/>
                        </w:rPr>
                      </w:pPr>
                    </w:p>
                    <w:p w14:paraId="651365EC" w14:textId="77777777" w:rsidR="006B0832" w:rsidRDefault="006B0832">
                      <w:pPr>
                        <w:shd w:val="clear" w:color="auto" w:fill="FFFFFF" w:themeFill="background1"/>
                        <w:jc w:val="center"/>
                        <w:rPr>
                          <w:b/>
                          <w:color w:val="404040" w:themeColor="text1" w:themeTint="BF"/>
                          <w:sz w:val="24"/>
                          <w:szCs w:val="24"/>
                        </w:rPr>
                      </w:pPr>
                    </w:p>
                    <w:p w14:paraId="3439EF3E" w14:textId="77777777" w:rsidR="006B0832" w:rsidRDefault="006B0832">
                      <w:pPr>
                        <w:shd w:val="clear" w:color="auto" w:fill="FFFFFF" w:themeFill="background1"/>
                        <w:jc w:val="center"/>
                        <w:rPr>
                          <w:b/>
                          <w:color w:val="404040" w:themeColor="text1" w:themeTint="BF"/>
                          <w:sz w:val="24"/>
                          <w:szCs w:val="24"/>
                        </w:rPr>
                      </w:pPr>
                    </w:p>
                    <w:p w14:paraId="2D9BF591" w14:textId="77777777" w:rsidR="006B0832" w:rsidRDefault="006B0832">
                      <w:pPr>
                        <w:shd w:val="clear" w:color="auto" w:fill="FFFFFF" w:themeFill="background1"/>
                        <w:jc w:val="center"/>
                        <w:rPr>
                          <w:b/>
                          <w:color w:val="404040" w:themeColor="text1" w:themeTint="BF"/>
                          <w:sz w:val="24"/>
                          <w:szCs w:val="24"/>
                        </w:rPr>
                      </w:pPr>
                    </w:p>
                    <w:p w14:paraId="53287F8F" w14:textId="77777777" w:rsidR="006B0832" w:rsidRDefault="006B0832">
                      <w:pPr>
                        <w:shd w:val="clear" w:color="auto" w:fill="FFFFFF" w:themeFill="background1"/>
                        <w:jc w:val="center"/>
                        <w:rPr>
                          <w:b/>
                          <w:color w:val="404040" w:themeColor="text1" w:themeTint="BF"/>
                          <w:sz w:val="24"/>
                          <w:szCs w:val="24"/>
                        </w:rPr>
                      </w:pPr>
                    </w:p>
                    <w:p w14:paraId="53B28084" w14:textId="77777777" w:rsidR="006B0832" w:rsidRDefault="006B0832">
                      <w:pPr>
                        <w:shd w:val="clear" w:color="auto" w:fill="FFFFFF" w:themeFill="background1"/>
                        <w:jc w:val="center"/>
                        <w:rPr>
                          <w:b/>
                          <w:color w:val="404040" w:themeColor="text1" w:themeTint="BF"/>
                          <w:sz w:val="24"/>
                          <w:szCs w:val="24"/>
                        </w:rPr>
                      </w:pPr>
                    </w:p>
                    <w:p w14:paraId="01F9338E" w14:textId="77777777" w:rsidR="006B0832" w:rsidRDefault="006B0832">
                      <w:pPr>
                        <w:shd w:val="clear" w:color="auto" w:fill="FFFFFF" w:themeFill="background1"/>
                        <w:jc w:val="center"/>
                        <w:rPr>
                          <w:b/>
                          <w:color w:val="404040" w:themeColor="text1" w:themeTint="BF"/>
                          <w:sz w:val="24"/>
                          <w:szCs w:val="24"/>
                        </w:rPr>
                      </w:pPr>
                    </w:p>
                    <w:p w14:paraId="503B7BC4" w14:textId="77777777" w:rsidR="006B0832" w:rsidRDefault="006B0832">
                      <w:pPr>
                        <w:shd w:val="clear" w:color="auto" w:fill="FFFFFF" w:themeFill="background1"/>
                        <w:jc w:val="center"/>
                        <w:rPr>
                          <w:b/>
                          <w:color w:val="404040" w:themeColor="text1" w:themeTint="BF"/>
                          <w:sz w:val="24"/>
                          <w:szCs w:val="24"/>
                        </w:rPr>
                      </w:pPr>
                    </w:p>
                  </w:txbxContent>
                </v:textbox>
                <w10:wrap anchorx="margin"/>
              </v:shape>
            </w:pict>
          </mc:Fallback>
        </mc:AlternateContent>
      </w:r>
    </w:p>
    <w:p w14:paraId="72D104D4" w14:textId="77777777" w:rsidR="00A26C0D" w:rsidRDefault="00A26C0D">
      <w:pPr>
        <w:spacing w:after="0"/>
        <w:jc w:val="center"/>
        <w:rPr>
          <w:sz w:val="24"/>
        </w:rPr>
      </w:pPr>
    </w:p>
    <w:p w14:paraId="57B3389E" w14:textId="77777777" w:rsidR="00A26C0D" w:rsidRDefault="00A26C0D">
      <w:pPr>
        <w:spacing w:after="0"/>
        <w:jc w:val="center"/>
        <w:rPr>
          <w:sz w:val="24"/>
        </w:rPr>
      </w:pPr>
    </w:p>
    <w:p w14:paraId="118FEC21" w14:textId="77777777" w:rsidR="00A26C0D" w:rsidRDefault="006B0832">
      <w:pPr>
        <w:spacing w:after="0"/>
        <w:jc w:val="center"/>
        <w:rPr>
          <w:rFonts w:eastAsiaTheme="minorHAnsi" w:cs="Arial"/>
          <w:b/>
          <w:color w:val="244061" w:themeColor="accent1" w:themeShade="80"/>
          <w:sz w:val="28"/>
          <w:szCs w:val="24"/>
          <w:lang w:eastAsia="en-US"/>
        </w:rPr>
      </w:pPr>
      <w:sdt>
        <w:sdtPr>
          <w:rPr>
            <w:rFonts w:eastAsiaTheme="minorHAnsi" w:cs="Arial"/>
            <w:b/>
            <w:color w:val="244061" w:themeColor="accent1" w:themeShade="80"/>
            <w:sz w:val="28"/>
            <w:szCs w:val="24"/>
            <w:lang w:eastAsia="en-US"/>
          </w:rPr>
          <w:alias w:val="Title"/>
          <w:id w:val="1530906194"/>
          <w:placeholder>
            <w:docPart w:val="E1F41C24A125F14B9710865D5F824593"/>
          </w:placeholder>
          <w:text/>
        </w:sdtPr>
        <w:sdtContent>
          <w:r w:rsidR="00E260B6">
            <w:rPr>
              <w:rFonts w:eastAsiaTheme="minorHAnsi" w:cs="Arial"/>
              <w:b/>
              <w:color w:val="244061" w:themeColor="accent1" w:themeShade="80"/>
              <w:sz w:val="28"/>
              <w:szCs w:val="24"/>
              <w:lang w:eastAsia="en-US"/>
            </w:rPr>
            <w:t>D4.1 – Requirements, use cases and user scenarios</w:t>
          </w:r>
        </w:sdtContent>
      </w:sdt>
    </w:p>
    <w:p w14:paraId="59626296" w14:textId="77777777" w:rsidR="00A26C0D" w:rsidRDefault="00A26C0D">
      <w:pPr>
        <w:spacing w:after="0"/>
        <w:rPr>
          <w:sz w:val="24"/>
        </w:rPr>
      </w:pPr>
    </w:p>
    <w:p w14:paraId="2E6D01F7" w14:textId="77777777" w:rsidR="00A26C0D" w:rsidRDefault="00A26C0D">
      <w:pPr>
        <w:spacing w:after="0"/>
        <w:jc w:val="center"/>
        <w:rPr>
          <w:sz w:val="24"/>
        </w:rPr>
      </w:pPr>
    </w:p>
    <w:tbl>
      <w:tblPr>
        <w:tblW w:w="8715" w:type="dxa"/>
        <w:jc w:val="center"/>
        <w:tblBorders>
          <w:insideH w:val="dotted" w:sz="4" w:space="0" w:color="auto"/>
          <w:insideV w:val="dotted" w:sz="4" w:space="0" w:color="auto"/>
        </w:tblBorders>
        <w:tblLayout w:type="fixed"/>
        <w:tblLook w:val="04A0" w:firstRow="1" w:lastRow="0" w:firstColumn="1" w:lastColumn="0" w:noHBand="0" w:noVBand="1"/>
      </w:tblPr>
      <w:tblGrid>
        <w:gridCol w:w="2381"/>
        <w:gridCol w:w="6334"/>
      </w:tblGrid>
      <w:tr w:rsidR="00A26C0D" w14:paraId="24A96063" w14:textId="77777777">
        <w:trPr>
          <w:jc w:val="center"/>
        </w:trPr>
        <w:tc>
          <w:tcPr>
            <w:tcW w:w="2381" w:type="dxa"/>
          </w:tcPr>
          <w:p w14:paraId="26F122AB"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WP number and title</w:t>
            </w:r>
          </w:p>
        </w:tc>
        <w:tc>
          <w:tcPr>
            <w:tcW w:w="6334" w:type="dxa"/>
          </w:tcPr>
          <w:p w14:paraId="0BCBCDF8" w14:textId="77777777" w:rsidR="00A26C0D" w:rsidRDefault="00E260B6">
            <w:pPr>
              <w:tabs>
                <w:tab w:val="left" w:pos="1365"/>
              </w:tabs>
              <w:snapToGrid w:val="0"/>
              <w:spacing w:before="80" w:after="80"/>
              <w:rPr>
                <w:rFonts w:cs="Times New Roman"/>
                <w:color w:val="244061" w:themeColor="accent1" w:themeShade="80"/>
              </w:rPr>
            </w:pPr>
            <w:r>
              <w:rPr>
                <w:rFonts w:cs="Times New Roman"/>
                <w:color w:val="244061" w:themeColor="accent1" w:themeShade="80"/>
              </w:rPr>
              <w:t>WP4 – Use cases, Requirements and System Architecture</w:t>
            </w:r>
          </w:p>
        </w:tc>
      </w:tr>
      <w:tr w:rsidR="00A26C0D" w14:paraId="3B810704" w14:textId="77777777">
        <w:trPr>
          <w:jc w:val="center"/>
        </w:trPr>
        <w:tc>
          <w:tcPr>
            <w:tcW w:w="2381" w:type="dxa"/>
          </w:tcPr>
          <w:p w14:paraId="10E37FC6"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Lead Beneficiary</w:t>
            </w:r>
          </w:p>
        </w:tc>
        <w:tc>
          <w:tcPr>
            <w:tcW w:w="6334" w:type="dxa"/>
          </w:tcPr>
          <w:p w14:paraId="02A97F30"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DSTL CAST</w:t>
            </w:r>
          </w:p>
        </w:tc>
      </w:tr>
      <w:tr w:rsidR="00A26C0D" w14:paraId="279DE909" w14:textId="77777777">
        <w:trPr>
          <w:jc w:val="center"/>
        </w:trPr>
        <w:tc>
          <w:tcPr>
            <w:tcW w:w="2381" w:type="dxa"/>
          </w:tcPr>
          <w:p w14:paraId="5FF6EF3B"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Contributor(s)</w:t>
            </w:r>
          </w:p>
        </w:tc>
        <w:tc>
          <w:tcPr>
            <w:tcW w:w="6334" w:type="dxa"/>
          </w:tcPr>
          <w:p w14:paraId="1F44A5EB"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All partners</w:t>
            </w:r>
          </w:p>
        </w:tc>
      </w:tr>
      <w:tr w:rsidR="00A26C0D" w14:paraId="1456329A" w14:textId="77777777">
        <w:trPr>
          <w:jc w:val="center"/>
        </w:trPr>
        <w:tc>
          <w:tcPr>
            <w:tcW w:w="2381" w:type="dxa"/>
          </w:tcPr>
          <w:p w14:paraId="7001CEBD"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Deliverable type</w:t>
            </w:r>
          </w:p>
        </w:tc>
        <w:tc>
          <w:tcPr>
            <w:tcW w:w="6334" w:type="dxa"/>
          </w:tcPr>
          <w:p w14:paraId="10652C03"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Report</w:t>
            </w:r>
          </w:p>
        </w:tc>
      </w:tr>
      <w:tr w:rsidR="00A26C0D" w14:paraId="122B3BD4" w14:textId="77777777">
        <w:trPr>
          <w:trHeight w:val="370"/>
          <w:jc w:val="center"/>
        </w:trPr>
        <w:tc>
          <w:tcPr>
            <w:tcW w:w="2381" w:type="dxa"/>
          </w:tcPr>
          <w:p w14:paraId="49E00AAC"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Planned delivery date</w:t>
            </w:r>
          </w:p>
        </w:tc>
        <w:tc>
          <w:tcPr>
            <w:tcW w:w="6334" w:type="dxa"/>
          </w:tcPr>
          <w:p w14:paraId="33064253"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31/08/2018</w:t>
            </w:r>
          </w:p>
        </w:tc>
      </w:tr>
      <w:tr w:rsidR="00A26C0D" w14:paraId="08FFD977" w14:textId="77777777">
        <w:trPr>
          <w:trHeight w:val="370"/>
          <w:jc w:val="center"/>
        </w:trPr>
        <w:tc>
          <w:tcPr>
            <w:tcW w:w="2381" w:type="dxa"/>
          </w:tcPr>
          <w:p w14:paraId="1FA2E70B"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Last Update</w:t>
            </w:r>
          </w:p>
        </w:tc>
        <w:tc>
          <w:tcPr>
            <w:tcW w:w="6334" w:type="dxa"/>
          </w:tcPr>
          <w:p w14:paraId="47865F39"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10/08/2018</w:t>
            </w:r>
          </w:p>
        </w:tc>
      </w:tr>
      <w:tr w:rsidR="00A26C0D" w14:paraId="6C6B3B36" w14:textId="77777777">
        <w:trPr>
          <w:trHeight w:val="370"/>
          <w:jc w:val="center"/>
        </w:trPr>
        <w:tc>
          <w:tcPr>
            <w:tcW w:w="2381" w:type="dxa"/>
          </w:tcPr>
          <w:p w14:paraId="5A464FD8"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Dissemination level</w:t>
            </w:r>
          </w:p>
        </w:tc>
        <w:tc>
          <w:tcPr>
            <w:tcW w:w="6334" w:type="dxa"/>
          </w:tcPr>
          <w:p w14:paraId="5671F25A"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Confidential</w:t>
            </w:r>
          </w:p>
        </w:tc>
      </w:tr>
    </w:tbl>
    <w:p w14:paraId="68CB829F" w14:textId="00E5DB42" w:rsidR="00A26C0D" w:rsidRDefault="00243BC1">
      <w:pPr>
        <w:ind w:right="3683"/>
        <w:rPr>
          <w:b/>
          <w:color w:val="244061" w:themeColor="accent1" w:themeShade="80"/>
          <w:sz w:val="24"/>
          <w:lang w:eastAsia="it-IT"/>
        </w:rPr>
      </w:pPr>
      <w:commentRangeStart w:id="0"/>
      <w:ins w:id="1" w:author="G P" w:date="2018-10-04T11:59:00Z">
        <w:r>
          <w:rPr>
            <w:b/>
            <w:color w:val="244061" w:themeColor="accent1" w:themeShade="80"/>
            <w:sz w:val="24"/>
            <w:lang w:eastAsia="it-IT"/>
          </w:rPr>
          <w:lastRenderedPageBreak/>
          <w:t>---</w:t>
        </w:r>
        <w:commentRangeEnd w:id="0"/>
        <w:r>
          <w:rPr>
            <w:rStyle w:val="CommentReference"/>
          </w:rPr>
          <w:commentReference w:id="0"/>
        </w:r>
      </w:ins>
    </w:p>
    <w:p w14:paraId="625EFF47" w14:textId="77777777" w:rsidR="00A26C0D" w:rsidRDefault="00E260B6">
      <w:pPr>
        <w:pStyle w:val="Title"/>
      </w:pPr>
      <w:r>
        <w:lastRenderedPageBreak/>
        <w:t>Disclaimer</w:t>
      </w:r>
    </w:p>
    <w:p w14:paraId="717427BF" w14:textId="77777777" w:rsidR="00A26C0D" w:rsidRDefault="00E260B6">
      <w:pPr>
        <w:rPr>
          <w:rFonts w:cs="Arial"/>
        </w:rPr>
      </w:pPr>
      <w:r>
        <w:rPr>
          <w:rFonts w:cs="Arial"/>
        </w:rPr>
        <w:t>This document contains material, which is the copyright of certain ANITA contractors, and may not be reproduced or copied without permission. All ANITA consortium partners have agreed to the full publication of this document. The commercial use of any information contained in this document may require a license from the proprietor of that information.</w:t>
      </w:r>
    </w:p>
    <w:p w14:paraId="1025CC3E" w14:textId="77777777" w:rsidR="00A26C0D" w:rsidRDefault="00A26C0D">
      <w:pPr>
        <w:rPr>
          <w:rFonts w:cs="Arial"/>
        </w:rPr>
      </w:pPr>
    </w:p>
    <w:p w14:paraId="151911C3" w14:textId="77777777" w:rsidR="00A26C0D" w:rsidRDefault="00E260B6">
      <w:pPr>
        <w:rPr>
          <w:rFonts w:cs="Arial"/>
        </w:rPr>
      </w:pPr>
      <w:r>
        <w:rPr>
          <w:rFonts w:cs="Arial"/>
        </w:rPr>
        <w:t>The ANITA Consortium consists of the following partners:</w:t>
      </w:r>
    </w:p>
    <w:tbl>
      <w:tblPr>
        <w:tblStyle w:val="3-11"/>
        <w:tblW w:w="9056" w:type="dxa"/>
        <w:tblInd w:w="256" w:type="dxa"/>
        <w:tblBorders>
          <w:top w:val="thinThickSmallGap" w:sz="18" w:space="0" w:color="4F81BD" w:themeColor="accent1"/>
          <w:left w:val="thinThickSmallGap" w:sz="18" w:space="0" w:color="4F81BD" w:themeColor="accent1"/>
          <w:bottom w:val="thickThinSmallGap" w:sz="18" w:space="0" w:color="4F81BD" w:themeColor="accent1"/>
          <w:right w:val="thickThinSmallGap" w:sz="18" w:space="0" w:color="4F81BD" w:themeColor="accent1"/>
          <w:insideH w:val="single" w:sz="6" w:space="0" w:color="4F81BD" w:themeColor="accent1"/>
          <w:insideV w:val="single" w:sz="6" w:space="0" w:color="4F81BD" w:themeColor="accent1"/>
        </w:tblBorders>
        <w:tblLayout w:type="fixed"/>
        <w:tblLook w:val="04A0" w:firstRow="1" w:lastRow="0" w:firstColumn="1" w:lastColumn="0" w:noHBand="0" w:noVBand="1"/>
      </w:tblPr>
      <w:tblGrid>
        <w:gridCol w:w="1304"/>
        <w:gridCol w:w="4697"/>
        <w:gridCol w:w="1134"/>
        <w:gridCol w:w="837"/>
        <w:gridCol w:w="1084"/>
      </w:tblGrid>
      <w:tr w:rsidR="00A26C0D" w14:paraId="310EBB5A" w14:textId="77777777" w:rsidTr="00A26C0D">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1304" w:type="dxa"/>
            <w:tcBorders>
              <w:top w:val="thinThickSmallGap" w:sz="18" w:space="0" w:color="4F81BD" w:themeColor="accent1"/>
              <w:left w:val="nil"/>
              <w:bottom w:val="single" w:sz="6" w:space="0" w:color="4F81BD" w:themeColor="accent1"/>
            </w:tcBorders>
            <w:shd w:val="clear" w:color="auto" w:fill="DBE5F1" w:themeFill="accent1" w:themeFillTint="33"/>
            <w:vAlign w:val="center"/>
          </w:tcPr>
          <w:p w14:paraId="7DCB11E5" w14:textId="77777777" w:rsidR="00A26C0D" w:rsidRDefault="00E260B6">
            <w:pPr>
              <w:jc w:val="center"/>
              <w:rPr>
                <w:rFonts w:cs="Arial"/>
              </w:rPr>
            </w:pPr>
            <w:r>
              <w:rPr>
                <w:rFonts w:cs="Arial"/>
              </w:rPr>
              <w:t>Participant No</w:t>
            </w:r>
          </w:p>
        </w:tc>
        <w:tc>
          <w:tcPr>
            <w:tcW w:w="4697" w:type="dxa"/>
            <w:tcBorders>
              <w:top w:val="thinThickSmallGap" w:sz="18" w:space="0" w:color="4F81BD" w:themeColor="accent1"/>
              <w:bottom w:val="single" w:sz="6" w:space="0" w:color="4F81BD" w:themeColor="accent1"/>
            </w:tcBorders>
            <w:shd w:val="clear" w:color="auto" w:fill="DBE5F1" w:themeFill="accent1" w:themeFillTint="33"/>
            <w:vAlign w:val="center"/>
          </w:tcPr>
          <w:p w14:paraId="727A76E6" w14:textId="77777777" w:rsidR="00A26C0D" w:rsidRDefault="00E260B6">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Participant organisation name</w:t>
            </w:r>
          </w:p>
        </w:tc>
        <w:tc>
          <w:tcPr>
            <w:tcW w:w="1134" w:type="dxa"/>
            <w:tcBorders>
              <w:top w:val="thinThickSmallGap" w:sz="18" w:space="0" w:color="4F81BD" w:themeColor="accent1"/>
              <w:left w:val="nil"/>
              <w:bottom w:val="single" w:sz="6" w:space="0" w:color="4F81BD" w:themeColor="accent1"/>
              <w:right w:val="nil"/>
            </w:tcBorders>
            <w:shd w:val="clear" w:color="auto" w:fill="DBE5F1" w:themeFill="accent1" w:themeFillTint="33"/>
            <w:vAlign w:val="center"/>
          </w:tcPr>
          <w:p w14:paraId="5F30475F" w14:textId="77777777" w:rsidR="00A26C0D" w:rsidRDefault="00E260B6">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Short Name</w:t>
            </w:r>
          </w:p>
        </w:tc>
        <w:tc>
          <w:tcPr>
            <w:tcW w:w="837" w:type="dxa"/>
            <w:tcBorders>
              <w:top w:val="thinThickSmallGap" w:sz="18" w:space="0" w:color="4F81BD" w:themeColor="accent1"/>
              <w:bottom w:val="single" w:sz="6" w:space="0" w:color="4F81BD" w:themeColor="accent1"/>
            </w:tcBorders>
            <w:shd w:val="clear" w:color="auto" w:fill="DBE5F1" w:themeFill="accent1" w:themeFillTint="33"/>
            <w:vAlign w:val="center"/>
          </w:tcPr>
          <w:p w14:paraId="5A2EDE0D" w14:textId="77777777" w:rsidR="00A26C0D" w:rsidRDefault="00E260B6">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Type</w:t>
            </w:r>
          </w:p>
        </w:tc>
        <w:tc>
          <w:tcPr>
            <w:tcW w:w="1084" w:type="dxa"/>
            <w:tcBorders>
              <w:top w:val="thinThickSmallGap" w:sz="18" w:space="0" w:color="4F81BD" w:themeColor="accent1"/>
              <w:left w:val="nil"/>
              <w:bottom w:val="single" w:sz="6" w:space="0" w:color="4F81BD" w:themeColor="accent1"/>
              <w:right w:val="nil"/>
            </w:tcBorders>
            <w:shd w:val="clear" w:color="auto" w:fill="DBE5F1" w:themeFill="accent1" w:themeFillTint="33"/>
            <w:vAlign w:val="center"/>
          </w:tcPr>
          <w:p w14:paraId="5309910F" w14:textId="77777777" w:rsidR="00A26C0D" w:rsidRDefault="00E260B6">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Country</w:t>
            </w:r>
          </w:p>
        </w:tc>
      </w:tr>
      <w:tr w:rsidR="00A26C0D" w14:paraId="41FCEEEC" w14:textId="77777777" w:rsidTr="00A26C0D">
        <w:trPr>
          <w:trHeight w:val="60"/>
        </w:trPr>
        <w:tc>
          <w:tcPr>
            <w:cnfStyle w:val="001000000000" w:firstRow="0" w:lastRow="0" w:firstColumn="1" w:lastColumn="0" w:oddVBand="0" w:evenVBand="0" w:oddHBand="0" w:evenHBand="0" w:firstRowFirstColumn="0" w:firstRowLastColumn="0" w:lastRowFirstColumn="0" w:lastRowLastColumn="0"/>
            <w:tcW w:w="1304" w:type="dxa"/>
            <w:tcBorders>
              <w:top w:val="single" w:sz="6" w:space="0" w:color="4F81BD" w:themeColor="accent1"/>
              <w:left w:val="nil"/>
            </w:tcBorders>
          </w:tcPr>
          <w:p w14:paraId="1D362970" w14:textId="77777777" w:rsidR="00A26C0D" w:rsidRDefault="00E260B6">
            <w:pPr>
              <w:jc w:val="center"/>
              <w:rPr>
                <w:rFonts w:cs="Arial"/>
              </w:rPr>
            </w:pPr>
            <w:r>
              <w:rPr>
                <w:rFonts w:cs="Arial"/>
              </w:rPr>
              <w:t>1</w:t>
            </w:r>
          </w:p>
        </w:tc>
        <w:tc>
          <w:tcPr>
            <w:tcW w:w="4697" w:type="dxa"/>
            <w:tcBorders>
              <w:top w:val="single" w:sz="6" w:space="0" w:color="4F81BD" w:themeColor="accent1"/>
            </w:tcBorders>
          </w:tcPr>
          <w:p w14:paraId="41E07AF0"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Engineering </w:t>
            </w:r>
            <w:proofErr w:type="spellStart"/>
            <w:r>
              <w:rPr>
                <w:rFonts w:cs="Arial"/>
              </w:rPr>
              <w:t>Ingegneria</w:t>
            </w:r>
            <w:proofErr w:type="spellEnd"/>
            <w:r>
              <w:rPr>
                <w:rFonts w:cs="Arial"/>
              </w:rPr>
              <w:t xml:space="preserve"> Informatica</w:t>
            </w:r>
          </w:p>
        </w:tc>
        <w:tc>
          <w:tcPr>
            <w:tcW w:w="1134" w:type="dxa"/>
            <w:tcBorders>
              <w:top w:val="single" w:sz="6" w:space="0" w:color="4F81BD" w:themeColor="accent1"/>
              <w:left w:val="nil"/>
              <w:right w:val="nil"/>
            </w:tcBorders>
          </w:tcPr>
          <w:p w14:paraId="5BD92D71"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ENG</w:t>
            </w:r>
          </w:p>
        </w:tc>
        <w:tc>
          <w:tcPr>
            <w:tcW w:w="837" w:type="dxa"/>
            <w:tcBorders>
              <w:top w:val="single" w:sz="6" w:space="0" w:color="4F81BD" w:themeColor="accent1"/>
            </w:tcBorders>
          </w:tcPr>
          <w:p w14:paraId="35B1233D"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IND</w:t>
            </w:r>
          </w:p>
        </w:tc>
        <w:tc>
          <w:tcPr>
            <w:tcW w:w="1084" w:type="dxa"/>
            <w:tcBorders>
              <w:top w:val="single" w:sz="6" w:space="0" w:color="4F81BD" w:themeColor="accent1"/>
              <w:left w:val="nil"/>
              <w:right w:val="nil"/>
            </w:tcBorders>
          </w:tcPr>
          <w:p w14:paraId="67A1B72C"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IT</w:t>
            </w:r>
          </w:p>
        </w:tc>
      </w:tr>
      <w:tr w:rsidR="00A26C0D" w14:paraId="41D59D2D" w14:textId="77777777" w:rsidTr="00A26C0D">
        <w:trPr>
          <w:trHeight w:val="260"/>
        </w:trPr>
        <w:tc>
          <w:tcPr>
            <w:cnfStyle w:val="001000000000" w:firstRow="0" w:lastRow="0" w:firstColumn="1" w:lastColumn="0" w:oddVBand="0" w:evenVBand="0" w:oddHBand="0" w:evenHBand="0" w:firstRowFirstColumn="0" w:firstRowLastColumn="0" w:lastRowFirstColumn="0" w:lastRowLastColumn="0"/>
            <w:tcW w:w="1304" w:type="dxa"/>
            <w:tcBorders>
              <w:top w:val="nil"/>
              <w:left w:val="nil"/>
              <w:bottom w:val="nil"/>
            </w:tcBorders>
          </w:tcPr>
          <w:p w14:paraId="1F66A8B5" w14:textId="77777777" w:rsidR="00A26C0D" w:rsidRDefault="00E260B6">
            <w:pPr>
              <w:jc w:val="center"/>
              <w:rPr>
                <w:rFonts w:cs="Arial"/>
              </w:rPr>
            </w:pPr>
            <w:r>
              <w:rPr>
                <w:rFonts w:cs="Arial"/>
              </w:rPr>
              <w:t>2</w:t>
            </w:r>
          </w:p>
        </w:tc>
        <w:tc>
          <w:tcPr>
            <w:tcW w:w="4697" w:type="dxa"/>
            <w:tcBorders>
              <w:top w:val="nil"/>
              <w:bottom w:val="nil"/>
            </w:tcBorders>
          </w:tcPr>
          <w:p w14:paraId="4062DA7B"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Centre for Research and Technology Hellas CERTH - ETHNIKO KENTRO EREVNAS KAI TECHNOLOGIKIS ANAPTYXIS</w:t>
            </w:r>
          </w:p>
        </w:tc>
        <w:tc>
          <w:tcPr>
            <w:tcW w:w="1134" w:type="dxa"/>
            <w:tcBorders>
              <w:top w:val="nil"/>
              <w:left w:val="nil"/>
              <w:bottom w:val="nil"/>
              <w:right w:val="nil"/>
            </w:tcBorders>
          </w:tcPr>
          <w:p w14:paraId="2B647966"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CERTH</w:t>
            </w:r>
          </w:p>
        </w:tc>
        <w:tc>
          <w:tcPr>
            <w:tcW w:w="837" w:type="dxa"/>
            <w:tcBorders>
              <w:top w:val="nil"/>
              <w:bottom w:val="nil"/>
            </w:tcBorders>
          </w:tcPr>
          <w:p w14:paraId="48921A4B"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RTO</w:t>
            </w:r>
          </w:p>
        </w:tc>
        <w:tc>
          <w:tcPr>
            <w:tcW w:w="1084" w:type="dxa"/>
            <w:tcBorders>
              <w:top w:val="nil"/>
              <w:left w:val="nil"/>
              <w:bottom w:val="nil"/>
              <w:right w:val="nil"/>
            </w:tcBorders>
          </w:tcPr>
          <w:p w14:paraId="280779BA"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GR</w:t>
            </w:r>
          </w:p>
        </w:tc>
      </w:tr>
      <w:tr w:rsidR="00A26C0D" w14:paraId="6B4EBCF9" w14:textId="77777777" w:rsidTr="00A26C0D">
        <w:trPr>
          <w:trHeight w:val="260"/>
        </w:trPr>
        <w:tc>
          <w:tcPr>
            <w:cnfStyle w:val="001000000000" w:firstRow="0" w:lastRow="0" w:firstColumn="1" w:lastColumn="0" w:oddVBand="0" w:evenVBand="0" w:oddHBand="0" w:evenHBand="0" w:firstRowFirstColumn="0" w:firstRowLastColumn="0" w:lastRowFirstColumn="0" w:lastRowLastColumn="0"/>
            <w:tcW w:w="1304" w:type="dxa"/>
            <w:tcBorders>
              <w:left w:val="nil"/>
            </w:tcBorders>
          </w:tcPr>
          <w:p w14:paraId="3AFBA190" w14:textId="77777777" w:rsidR="00A26C0D" w:rsidRDefault="00E260B6">
            <w:pPr>
              <w:jc w:val="center"/>
              <w:rPr>
                <w:rFonts w:cs="Arial"/>
              </w:rPr>
            </w:pPr>
            <w:r>
              <w:rPr>
                <w:rFonts w:cs="Arial"/>
              </w:rPr>
              <w:t>3</w:t>
            </w:r>
          </w:p>
        </w:tc>
        <w:tc>
          <w:tcPr>
            <w:tcW w:w="4697" w:type="dxa"/>
          </w:tcPr>
          <w:p w14:paraId="6271DF76" w14:textId="77777777" w:rsidR="00A26C0D" w:rsidRPr="006B0832" w:rsidRDefault="00E260B6">
            <w:pPr>
              <w:cnfStyle w:val="000000000000" w:firstRow="0" w:lastRow="0" w:firstColumn="0" w:lastColumn="0" w:oddVBand="0" w:evenVBand="0" w:oddHBand="0" w:evenHBand="0" w:firstRowFirstColumn="0" w:firstRowLastColumn="0" w:lastRowFirstColumn="0" w:lastRowLastColumn="0"/>
              <w:rPr>
                <w:rFonts w:cs="Arial"/>
                <w:lang w:val="it-IT"/>
              </w:rPr>
            </w:pPr>
            <w:r w:rsidRPr="006B0832">
              <w:rPr>
                <w:rFonts w:cs="Arial"/>
                <w:lang w:val="it-IT"/>
              </w:rPr>
              <w:t>Centro Ricerche e Studi su Sicurezza e Criminalità</w:t>
            </w:r>
          </w:p>
        </w:tc>
        <w:tc>
          <w:tcPr>
            <w:tcW w:w="1134" w:type="dxa"/>
            <w:tcBorders>
              <w:left w:val="nil"/>
              <w:right w:val="nil"/>
            </w:tcBorders>
          </w:tcPr>
          <w:p w14:paraId="45969D04"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RISSC</w:t>
            </w:r>
          </w:p>
        </w:tc>
        <w:tc>
          <w:tcPr>
            <w:tcW w:w="837" w:type="dxa"/>
          </w:tcPr>
          <w:p w14:paraId="3E12728D"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RTO</w:t>
            </w:r>
          </w:p>
        </w:tc>
        <w:tc>
          <w:tcPr>
            <w:tcW w:w="1084" w:type="dxa"/>
            <w:tcBorders>
              <w:left w:val="nil"/>
              <w:right w:val="nil"/>
            </w:tcBorders>
          </w:tcPr>
          <w:p w14:paraId="64C16BBA"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IT</w:t>
            </w:r>
          </w:p>
        </w:tc>
      </w:tr>
      <w:tr w:rsidR="00A26C0D" w14:paraId="09B2349E" w14:textId="77777777" w:rsidTr="00A26C0D">
        <w:trPr>
          <w:trHeight w:val="260"/>
        </w:trPr>
        <w:tc>
          <w:tcPr>
            <w:cnfStyle w:val="001000000000" w:firstRow="0" w:lastRow="0" w:firstColumn="1" w:lastColumn="0" w:oddVBand="0" w:evenVBand="0" w:oddHBand="0" w:evenHBand="0" w:firstRowFirstColumn="0" w:firstRowLastColumn="0" w:lastRowFirstColumn="0" w:lastRowLastColumn="0"/>
            <w:tcW w:w="1304" w:type="dxa"/>
            <w:tcBorders>
              <w:top w:val="nil"/>
              <w:left w:val="nil"/>
              <w:bottom w:val="nil"/>
            </w:tcBorders>
          </w:tcPr>
          <w:p w14:paraId="46B486B5" w14:textId="77777777" w:rsidR="00A26C0D" w:rsidRDefault="00E260B6">
            <w:pPr>
              <w:jc w:val="center"/>
              <w:rPr>
                <w:rFonts w:cs="Arial"/>
              </w:rPr>
            </w:pPr>
            <w:r>
              <w:rPr>
                <w:rFonts w:cs="Arial"/>
              </w:rPr>
              <w:t>4</w:t>
            </w:r>
          </w:p>
        </w:tc>
        <w:tc>
          <w:tcPr>
            <w:tcW w:w="4697" w:type="dxa"/>
            <w:tcBorders>
              <w:top w:val="nil"/>
              <w:bottom w:val="nil"/>
            </w:tcBorders>
          </w:tcPr>
          <w:p w14:paraId="16A0971D"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Expert System S.p.A.</w:t>
            </w:r>
          </w:p>
        </w:tc>
        <w:tc>
          <w:tcPr>
            <w:tcW w:w="1134" w:type="dxa"/>
            <w:tcBorders>
              <w:top w:val="nil"/>
              <w:left w:val="nil"/>
              <w:bottom w:val="nil"/>
              <w:right w:val="nil"/>
            </w:tcBorders>
          </w:tcPr>
          <w:p w14:paraId="29D1E058"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EXPSYS</w:t>
            </w:r>
          </w:p>
        </w:tc>
        <w:tc>
          <w:tcPr>
            <w:tcW w:w="837" w:type="dxa"/>
            <w:tcBorders>
              <w:top w:val="nil"/>
              <w:bottom w:val="nil"/>
            </w:tcBorders>
          </w:tcPr>
          <w:p w14:paraId="73985B45"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SME</w:t>
            </w:r>
          </w:p>
        </w:tc>
        <w:tc>
          <w:tcPr>
            <w:tcW w:w="1084" w:type="dxa"/>
            <w:tcBorders>
              <w:top w:val="nil"/>
              <w:left w:val="nil"/>
              <w:bottom w:val="nil"/>
              <w:right w:val="nil"/>
            </w:tcBorders>
          </w:tcPr>
          <w:p w14:paraId="36F254F6"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IT</w:t>
            </w:r>
          </w:p>
        </w:tc>
      </w:tr>
      <w:tr w:rsidR="00A26C0D" w14:paraId="1DBFB2C7" w14:textId="77777777" w:rsidTr="00A26C0D">
        <w:trPr>
          <w:trHeight w:val="260"/>
        </w:trPr>
        <w:tc>
          <w:tcPr>
            <w:cnfStyle w:val="001000000000" w:firstRow="0" w:lastRow="0" w:firstColumn="1" w:lastColumn="0" w:oddVBand="0" w:evenVBand="0" w:oddHBand="0" w:evenHBand="0" w:firstRowFirstColumn="0" w:firstRowLastColumn="0" w:lastRowFirstColumn="0" w:lastRowLastColumn="0"/>
            <w:tcW w:w="1304" w:type="dxa"/>
            <w:tcBorders>
              <w:left w:val="nil"/>
            </w:tcBorders>
          </w:tcPr>
          <w:p w14:paraId="14993D4F" w14:textId="77777777" w:rsidR="00A26C0D" w:rsidRDefault="00E260B6">
            <w:pPr>
              <w:jc w:val="center"/>
              <w:rPr>
                <w:rFonts w:cs="Arial"/>
              </w:rPr>
            </w:pPr>
            <w:r>
              <w:rPr>
                <w:rFonts w:cs="Arial"/>
              </w:rPr>
              <w:t>5</w:t>
            </w:r>
          </w:p>
        </w:tc>
        <w:tc>
          <w:tcPr>
            <w:tcW w:w="4697" w:type="dxa"/>
          </w:tcPr>
          <w:p w14:paraId="55D1C41C"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AIT Austrian Institute of Technology GMBH</w:t>
            </w:r>
          </w:p>
        </w:tc>
        <w:tc>
          <w:tcPr>
            <w:tcW w:w="1134" w:type="dxa"/>
            <w:tcBorders>
              <w:left w:val="nil"/>
              <w:right w:val="nil"/>
            </w:tcBorders>
          </w:tcPr>
          <w:p w14:paraId="6B5D39CA"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AIT</w:t>
            </w:r>
          </w:p>
        </w:tc>
        <w:tc>
          <w:tcPr>
            <w:tcW w:w="837" w:type="dxa"/>
          </w:tcPr>
          <w:p w14:paraId="727EEF7E"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RTO</w:t>
            </w:r>
          </w:p>
        </w:tc>
        <w:tc>
          <w:tcPr>
            <w:tcW w:w="1084" w:type="dxa"/>
            <w:tcBorders>
              <w:left w:val="nil"/>
              <w:right w:val="nil"/>
            </w:tcBorders>
          </w:tcPr>
          <w:p w14:paraId="0AB6B162"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AT</w:t>
            </w:r>
          </w:p>
        </w:tc>
      </w:tr>
      <w:tr w:rsidR="00A26C0D" w14:paraId="0BEA7FC3" w14:textId="77777777" w:rsidTr="00A26C0D">
        <w:trPr>
          <w:trHeight w:val="260"/>
        </w:trPr>
        <w:tc>
          <w:tcPr>
            <w:cnfStyle w:val="001000000000" w:firstRow="0" w:lastRow="0" w:firstColumn="1" w:lastColumn="0" w:oddVBand="0" w:evenVBand="0" w:oddHBand="0" w:evenHBand="0" w:firstRowFirstColumn="0" w:firstRowLastColumn="0" w:lastRowFirstColumn="0" w:lastRowLastColumn="0"/>
            <w:tcW w:w="1304" w:type="dxa"/>
            <w:tcBorders>
              <w:top w:val="nil"/>
              <w:left w:val="nil"/>
              <w:bottom w:val="nil"/>
            </w:tcBorders>
          </w:tcPr>
          <w:p w14:paraId="5E3A3C48" w14:textId="77777777" w:rsidR="00A26C0D" w:rsidRDefault="00E260B6">
            <w:pPr>
              <w:jc w:val="center"/>
              <w:rPr>
                <w:rFonts w:cs="Arial"/>
              </w:rPr>
            </w:pPr>
            <w:r>
              <w:rPr>
                <w:rFonts w:cs="Arial"/>
              </w:rPr>
              <w:t>6</w:t>
            </w:r>
          </w:p>
        </w:tc>
        <w:tc>
          <w:tcPr>
            <w:tcW w:w="4697" w:type="dxa"/>
            <w:tcBorders>
              <w:top w:val="nil"/>
              <w:bottom w:val="nil"/>
            </w:tcBorders>
          </w:tcPr>
          <w:p w14:paraId="7B2774A3"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proofErr w:type="spellStart"/>
            <w:r>
              <w:rPr>
                <w:rFonts w:cs="Arial"/>
              </w:rPr>
              <w:t>Fundacio</w:t>
            </w:r>
            <w:proofErr w:type="spellEnd"/>
            <w:r>
              <w:rPr>
                <w:rFonts w:cs="Arial"/>
              </w:rPr>
              <w:t xml:space="preserve"> </w:t>
            </w:r>
            <w:proofErr w:type="spellStart"/>
            <w:r>
              <w:rPr>
                <w:rFonts w:cs="Arial"/>
              </w:rPr>
              <w:t>Institut</w:t>
            </w:r>
            <w:proofErr w:type="spellEnd"/>
            <w:r>
              <w:rPr>
                <w:rFonts w:cs="Arial"/>
              </w:rPr>
              <w:t xml:space="preserve"> de </w:t>
            </w:r>
            <w:proofErr w:type="spellStart"/>
            <w:r>
              <w:rPr>
                <w:rFonts w:cs="Arial"/>
              </w:rPr>
              <w:t>BioEnginyeria</w:t>
            </w:r>
            <w:proofErr w:type="spellEnd"/>
            <w:r>
              <w:rPr>
                <w:rFonts w:cs="Arial"/>
              </w:rPr>
              <w:t xml:space="preserve"> de Catalunya</w:t>
            </w:r>
          </w:p>
        </w:tc>
        <w:tc>
          <w:tcPr>
            <w:tcW w:w="1134" w:type="dxa"/>
            <w:tcBorders>
              <w:top w:val="nil"/>
              <w:left w:val="nil"/>
              <w:bottom w:val="nil"/>
              <w:right w:val="nil"/>
            </w:tcBorders>
          </w:tcPr>
          <w:p w14:paraId="33B2934B"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IBEC</w:t>
            </w:r>
          </w:p>
        </w:tc>
        <w:tc>
          <w:tcPr>
            <w:tcW w:w="837" w:type="dxa"/>
            <w:tcBorders>
              <w:top w:val="nil"/>
              <w:bottom w:val="nil"/>
            </w:tcBorders>
          </w:tcPr>
          <w:p w14:paraId="64C9644F"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RTO</w:t>
            </w:r>
          </w:p>
        </w:tc>
        <w:tc>
          <w:tcPr>
            <w:tcW w:w="1084" w:type="dxa"/>
            <w:tcBorders>
              <w:top w:val="nil"/>
              <w:left w:val="nil"/>
              <w:bottom w:val="nil"/>
              <w:right w:val="nil"/>
            </w:tcBorders>
          </w:tcPr>
          <w:p w14:paraId="1D1A1028"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ES</w:t>
            </w:r>
          </w:p>
        </w:tc>
      </w:tr>
      <w:tr w:rsidR="00A26C0D" w14:paraId="7283A996" w14:textId="77777777" w:rsidTr="00A26C0D">
        <w:trPr>
          <w:trHeight w:val="280"/>
        </w:trPr>
        <w:tc>
          <w:tcPr>
            <w:cnfStyle w:val="001000000000" w:firstRow="0" w:lastRow="0" w:firstColumn="1" w:lastColumn="0" w:oddVBand="0" w:evenVBand="0" w:oddHBand="0" w:evenHBand="0" w:firstRowFirstColumn="0" w:firstRowLastColumn="0" w:lastRowFirstColumn="0" w:lastRowLastColumn="0"/>
            <w:tcW w:w="1304" w:type="dxa"/>
            <w:tcBorders>
              <w:left w:val="nil"/>
            </w:tcBorders>
          </w:tcPr>
          <w:p w14:paraId="3E341C47" w14:textId="77777777" w:rsidR="00A26C0D" w:rsidRDefault="00E260B6">
            <w:pPr>
              <w:jc w:val="center"/>
              <w:rPr>
                <w:rFonts w:cs="Arial"/>
              </w:rPr>
            </w:pPr>
            <w:r>
              <w:rPr>
                <w:rFonts w:cs="Arial"/>
              </w:rPr>
              <w:t>7</w:t>
            </w:r>
          </w:p>
        </w:tc>
        <w:tc>
          <w:tcPr>
            <w:tcW w:w="4697" w:type="dxa"/>
          </w:tcPr>
          <w:p w14:paraId="702DB1B9" w14:textId="77777777" w:rsidR="00A26C0D" w:rsidRPr="006B0832" w:rsidRDefault="00E260B6">
            <w:pPr>
              <w:cnfStyle w:val="000000000000" w:firstRow="0" w:lastRow="0" w:firstColumn="0" w:lastColumn="0" w:oddVBand="0" w:evenVBand="0" w:oddHBand="0" w:evenHBand="0" w:firstRowFirstColumn="0" w:firstRowLastColumn="0" w:lastRowFirstColumn="0" w:lastRowLastColumn="0"/>
              <w:rPr>
                <w:rFonts w:cs="Arial"/>
                <w:lang w:val="it-IT"/>
              </w:rPr>
            </w:pPr>
            <w:r w:rsidRPr="006B0832">
              <w:rPr>
                <w:rFonts w:cs="Arial"/>
                <w:lang w:val="it-IT"/>
              </w:rPr>
              <w:t>Istituto Italiano per la Privacy</w:t>
            </w:r>
          </w:p>
        </w:tc>
        <w:tc>
          <w:tcPr>
            <w:tcW w:w="1134" w:type="dxa"/>
            <w:tcBorders>
              <w:left w:val="nil"/>
              <w:right w:val="nil"/>
            </w:tcBorders>
          </w:tcPr>
          <w:p w14:paraId="2407EF8F"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IIP</w:t>
            </w:r>
          </w:p>
        </w:tc>
        <w:tc>
          <w:tcPr>
            <w:tcW w:w="837" w:type="dxa"/>
          </w:tcPr>
          <w:p w14:paraId="5F7E0369"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NPO</w:t>
            </w:r>
          </w:p>
        </w:tc>
        <w:tc>
          <w:tcPr>
            <w:tcW w:w="1084" w:type="dxa"/>
            <w:tcBorders>
              <w:left w:val="nil"/>
              <w:right w:val="nil"/>
            </w:tcBorders>
          </w:tcPr>
          <w:p w14:paraId="0055B169"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IT</w:t>
            </w:r>
          </w:p>
        </w:tc>
      </w:tr>
      <w:tr w:rsidR="00A26C0D" w14:paraId="4D24572B" w14:textId="77777777" w:rsidTr="00A26C0D">
        <w:trPr>
          <w:trHeight w:val="280"/>
        </w:trPr>
        <w:tc>
          <w:tcPr>
            <w:cnfStyle w:val="001000000000" w:firstRow="0" w:lastRow="0" w:firstColumn="1" w:lastColumn="0" w:oddVBand="0" w:evenVBand="0" w:oddHBand="0" w:evenHBand="0" w:firstRowFirstColumn="0" w:firstRowLastColumn="0" w:lastRowFirstColumn="0" w:lastRowLastColumn="0"/>
            <w:tcW w:w="1304" w:type="dxa"/>
            <w:tcBorders>
              <w:top w:val="nil"/>
              <w:left w:val="nil"/>
              <w:bottom w:val="nil"/>
            </w:tcBorders>
          </w:tcPr>
          <w:p w14:paraId="400DD249" w14:textId="77777777" w:rsidR="00A26C0D" w:rsidRDefault="00E260B6">
            <w:pPr>
              <w:jc w:val="center"/>
              <w:rPr>
                <w:rFonts w:cs="Arial"/>
              </w:rPr>
            </w:pPr>
            <w:r>
              <w:rPr>
                <w:rFonts w:cs="Arial"/>
              </w:rPr>
              <w:t>8</w:t>
            </w:r>
          </w:p>
        </w:tc>
        <w:tc>
          <w:tcPr>
            <w:tcW w:w="4697" w:type="dxa"/>
            <w:tcBorders>
              <w:top w:val="nil"/>
              <w:bottom w:val="nil"/>
            </w:tcBorders>
          </w:tcPr>
          <w:p w14:paraId="6D4906DE"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SYSTRAN SA</w:t>
            </w:r>
          </w:p>
        </w:tc>
        <w:tc>
          <w:tcPr>
            <w:tcW w:w="1134" w:type="dxa"/>
            <w:tcBorders>
              <w:top w:val="nil"/>
              <w:left w:val="nil"/>
              <w:bottom w:val="nil"/>
              <w:right w:val="nil"/>
            </w:tcBorders>
          </w:tcPr>
          <w:p w14:paraId="25997660"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SYSTRAN</w:t>
            </w:r>
          </w:p>
        </w:tc>
        <w:tc>
          <w:tcPr>
            <w:tcW w:w="837" w:type="dxa"/>
            <w:tcBorders>
              <w:top w:val="nil"/>
              <w:bottom w:val="nil"/>
            </w:tcBorders>
          </w:tcPr>
          <w:p w14:paraId="0B5F00F1"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SME</w:t>
            </w:r>
          </w:p>
        </w:tc>
        <w:tc>
          <w:tcPr>
            <w:tcW w:w="1084" w:type="dxa"/>
            <w:tcBorders>
              <w:top w:val="nil"/>
              <w:left w:val="nil"/>
              <w:bottom w:val="nil"/>
              <w:right w:val="nil"/>
            </w:tcBorders>
          </w:tcPr>
          <w:p w14:paraId="56B3DCA4"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FR</w:t>
            </w:r>
          </w:p>
        </w:tc>
      </w:tr>
      <w:tr w:rsidR="00A26C0D" w14:paraId="092F2F11" w14:textId="77777777" w:rsidTr="00A26C0D">
        <w:trPr>
          <w:trHeight w:val="280"/>
        </w:trPr>
        <w:tc>
          <w:tcPr>
            <w:cnfStyle w:val="001000000000" w:firstRow="0" w:lastRow="0" w:firstColumn="1" w:lastColumn="0" w:oddVBand="0" w:evenVBand="0" w:oddHBand="0" w:evenHBand="0" w:firstRowFirstColumn="0" w:firstRowLastColumn="0" w:lastRowFirstColumn="0" w:lastRowLastColumn="0"/>
            <w:tcW w:w="1304" w:type="dxa"/>
            <w:tcBorders>
              <w:left w:val="nil"/>
            </w:tcBorders>
          </w:tcPr>
          <w:p w14:paraId="0630F36D" w14:textId="77777777" w:rsidR="00A26C0D" w:rsidRDefault="00E260B6">
            <w:pPr>
              <w:jc w:val="center"/>
              <w:rPr>
                <w:rFonts w:cs="Arial"/>
              </w:rPr>
            </w:pPr>
            <w:r>
              <w:rPr>
                <w:rFonts w:cs="Arial"/>
              </w:rPr>
              <w:t>9</w:t>
            </w:r>
          </w:p>
        </w:tc>
        <w:tc>
          <w:tcPr>
            <w:tcW w:w="4697" w:type="dxa"/>
          </w:tcPr>
          <w:p w14:paraId="1EF7582B"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proofErr w:type="spellStart"/>
            <w:r>
              <w:rPr>
                <w:rFonts w:cs="Arial"/>
              </w:rPr>
              <w:t>Stichting</w:t>
            </w:r>
            <w:proofErr w:type="spellEnd"/>
            <w:r>
              <w:rPr>
                <w:rFonts w:cs="Arial"/>
              </w:rPr>
              <w:t xml:space="preserve"> </w:t>
            </w:r>
            <w:proofErr w:type="spellStart"/>
            <w:r>
              <w:rPr>
                <w:rFonts w:cs="Arial"/>
              </w:rPr>
              <w:t>Katholieke</w:t>
            </w:r>
            <w:proofErr w:type="spellEnd"/>
            <w:r>
              <w:rPr>
                <w:rFonts w:cs="Arial"/>
              </w:rPr>
              <w:t xml:space="preserve"> </w:t>
            </w:r>
            <w:proofErr w:type="spellStart"/>
            <w:r>
              <w:rPr>
                <w:rFonts w:cs="Arial"/>
              </w:rPr>
              <w:t>Universiteit</w:t>
            </w:r>
            <w:proofErr w:type="spellEnd"/>
            <w:r>
              <w:rPr>
                <w:rFonts w:cs="Arial"/>
              </w:rPr>
              <w:t xml:space="preserve"> Brabant</w:t>
            </w:r>
          </w:p>
        </w:tc>
        <w:tc>
          <w:tcPr>
            <w:tcW w:w="1134" w:type="dxa"/>
            <w:tcBorders>
              <w:left w:val="nil"/>
              <w:right w:val="nil"/>
            </w:tcBorders>
          </w:tcPr>
          <w:p w14:paraId="11FE2C9C"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TIU-JADS</w:t>
            </w:r>
          </w:p>
        </w:tc>
        <w:tc>
          <w:tcPr>
            <w:tcW w:w="837" w:type="dxa"/>
          </w:tcPr>
          <w:p w14:paraId="5F021EFB"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RTO</w:t>
            </w:r>
          </w:p>
        </w:tc>
        <w:tc>
          <w:tcPr>
            <w:tcW w:w="1084" w:type="dxa"/>
            <w:tcBorders>
              <w:left w:val="nil"/>
              <w:right w:val="nil"/>
            </w:tcBorders>
          </w:tcPr>
          <w:p w14:paraId="6F6B79DE"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NL</w:t>
            </w:r>
          </w:p>
        </w:tc>
      </w:tr>
      <w:tr w:rsidR="00A26C0D" w14:paraId="4A059B9B" w14:textId="77777777" w:rsidTr="00A26C0D">
        <w:trPr>
          <w:trHeight w:val="280"/>
        </w:trPr>
        <w:tc>
          <w:tcPr>
            <w:cnfStyle w:val="001000000000" w:firstRow="0" w:lastRow="0" w:firstColumn="1" w:lastColumn="0" w:oddVBand="0" w:evenVBand="0" w:oddHBand="0" w:evenHBand="0" w:firstRowFirstColumn="0" w:firstRowLastColumn="0" w:lastRowFirstColumn="0" w:lastRowLastColumn="0"/>
            <w:tcW w:w="1304" w:type="dxa"/>
            <w:tcBorders>
              <w:top w:val="nil"/>
              <w:left w:val="nil"/>
              <w:bottom w:val="nil"/>
            </w:tcBorders>
          </w:tcPr>
          <w:p w14:paraId="722D4490" w14:textId="77777777" w:rsidR="00A26C0D" w:rsidRDefault="00E260B6">
            <w:pPr>
              <w:jc w:val="center"/>
              <w:rPr>
                <w:rFonts w:cs="Arial"/>
              </w:rPr>
            </w:pPr>
            <w:r>
              <w:rPr>
                <w:rFonts w:cs="Arial"/>
              </w:rPr>
              <w:t>10</w:t>
            </w:r>
          </w:p>
        </w:tc>
        <w:tc>
          <w:tcPr>
            <w:tcW w:w="4697" w:type="dxa"/>
            <w:tcBorders>
              <w:top w:val="nil"/>
              <w:bottom w:val="nil"/>
            </w:tcBorders>
          </w:tcPr>
          <w:p w14:paraId="4DAC3AA7"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Dutch Institute for Technology, Safety &amp; Security</w:t>
            </w:r>
          </w:p>
        </w:tc>
        <w:tc>
          <w:tcPr>
            <w:tcW w:w="1134" w:type="dxa"/>
            <w:tcBorders>
              <w:top w:val="nil"/>
              <w:left w:val="nil"/>
              <w:bottom w:val="nil"/>
              <w:right w:val="nil"/>
            </w:tcBorders>
          </w:tcPr>
          <w:p w14:paraId="6352F9B3"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DITSS</w:t>
            </w:r>
          </w:p>
        </w:tc>
        <w:tc>
          <w:tcPr>
            <w:tcW w:w="837" w:type="dxa"/>
            <w:tcBorders>
              <w:top w:val="nil"/>
              <w:bottom w:val="nil"/>
            </w:tcBorders>
          </w:tcPr>
          <w:p w14:paraId="01422A7D"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NPO</w:t>
            </w:r>
          </w:p>
        </w:tc>
        <w:tc>
          <w:tcPr>
            <w:tcW w:w="1084" w:type="dxa"/>
            <w:tcBorders>
              <w:top w:val="nil"/>
              <w:left w:val="nil"/>
              <w:bottom w:val="nil"/>
              <w:right w:val="nil"/>
            </w:tcBorders>
          </w:tcPr>
          <w:p w14:paraId="6264A472"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NL</w:t>
            </w:r>
          </w:p>
        </w:tc>
      </w:tr>
      <w:tr w:rsidR="00A26C0D" w14:paraId="643C987A" w14:textId="77777777" w:rsidTr="00A26C0D">
        <w:trPr>
          <w:trHeight w:val="280"/>
        </w:trPr>
        <w:tc>
          <w:tcPr>
            <w:cnfStyle w:val="001000000000" w:firstRow="0" w:lastRow="0" w:firstColumn="1" w:lastColumn="0" w:oddVBand="0" w:evenVBand="0" w:oddHBand="0" w:evenHBand="0" w:firstRowFirstColumn="0" w:firstRowLastColumn="0" w:lastRowFirstColumn="0" w:lastRowLastColumn="0"/>
            <w:tcW w:w="1304" w:type="dxa"/>
            <w:tcBorders>
              <w:left w:val="nil"/>
              <w:bottom w:val="single" w:sz="6" w:space="0" w:color="4F81BD" w:themeColor="accent1"/>
            </w:tcBorders>
          </w:tcPr>
          <w:p w14:paraId="542F67B8" w14:textId="77777777" w:rsidR="00A26C0D" w:rsidRDefault="00E260B6">
            <w:pPr>
              <w:jc w:val="center"/>
              <w:rPr>
                <w:rFonts w:cs="Arial"/>
              </w:rPr>
            </w:pPr>
            <w:r>
              <w:rPr>
                <w:rFonts w:cs="Arial"/>
              </w:rPr>
              <w:t>11</w:t>
            </w:r>
          </w:p>
        </w:tc>
        <w:tc>
          <w:tcPr>
            <w:tcW w:w="4697" w:type="dxa"/>
            <w:tcBorders>
              <w:bottom w:val="single" w:sz="6" w:space="0" w:color="4F81BD" w:themeColor="accent1"/>
            </w:tcBorders>
          </w:tcPr>
          <w:p w14:paraId="39AAD297"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Belgian Road Safety Institute</w:t>
            </w:r>
          </w:p>
        </w:tc>
        <w:tc>
          <w:tcPr>
            <w:tcW w:w="1134" w:type="dxa"/>
            <w:tcBorders>
              <w:left w:val="nil"/>
              <w:bottom w:val="single" w:sz="6" w:space="0" w:color="4F81BD" w:themeColor="accent1"/>
              <w:right w:val="nil"/>
            </w:tcBorders>
          </w:tcPr>
          <w:p w14:paraId="695DAF0A"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ISBR</w:t>
            </w:r>
          </w:p>
        </w:tc>
        <w:tc>
          <w:tcPr>
            <w:tcW w:w="837" w:type="dxa"/>
            <w:tcBorders>
              <w:bottom w:val="single" w:sz="6" w:space="0" w:color="4F81BD" w:themeColor="accent1"/>
            </w:tcBorders>
          </w:tcPr>
          <w:p w14:paraId="4A10F7B6"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RTO</w:t>
            </w:r>
          </w:p>
        </w:tc>
        <w:tc>
          <w:tcPr>
            <w:tcW w:w="1084" w:type="dxa"/>
            <w:tcBorders>
              <w:left w:val="nil"/>
              <w:bottom w:val="single" w:sz="6" w:space="0" w:color="4F81BD" w:themeColor="accent1"/>
              <w:right w:val="nil"/>
            </w:tcBorders>
          </w:tcPr>
          <w:p w14:paraId="07FBDC3C"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BE</w:t>
            </w:r>
          </w:p>
        </w:tc>
      </w:tr>
      <w:tr w:rsidR="00A26C0D" w14:paraId="6D283DD4" w14:textId="77777777" w:rsidTr="00A26C0D">
        <w:trPr>
          <w:trHeight w:val="280"/>
        </w:trPr>
        <w:tc>
          <w:tcPr>
            <w:cnfStyle w:val="001000000000" w:firstRow="0" w:lastRow="0" w:firstColumn="1" w:lastColumn="0" w:oddVBand="0" w:evenVBand="0" w:oddHBand="0" w:evenHBand="0" w:firstRowFirstColumn="0" w:firstRowLastColumn="0" w:lastRowFirstColumn="0" w:lastRowLastColumn="0"/>
            <w:tcW w:w="9056" w:type="dxa"/>
            <w:gridSpan w:val="5"/>
            <w:tcBorders>
              <w:top w:val="single" w:sz="6" w:space="0" w:color="4F81BD" w:themeColor="accent1"/>
              <w:left w:val="nil"/>
              <w:bottom w:val="single" w:sz="6" w:space="0" w:color="4F81BD" w:themeColor="accent1"/>
            </w:tcBorders>
            <w:shd w:val="clear" w:color="auto" w:fill="DBE5F1" w:themeFill="accent1" w:themeFillTint="33"/>
            <w:vAlign w:val="center"/>
          </w:tcPr>
          <w:p w14:paraId="03B26062" w14:textId="77777777" w:rsidR="00A26C0D" w:rsidRDefault="00E260B6">
            <w:pPr>
              <w:jc w:val="center"/>
              <w:rPr>
                <w:rFonts w:cs="Arial"/>
                <w:b w:val="0"/>
                <w:i/>
              </w:rPr>
            </w:pPr>
            <w:r>
              <w:rPr>
                <w:rFonts w:cs="Arial"/>
                <w:i/>
              </w:rPr>
              <w:t>Law Enforcement Agencies (LEAs)</w:t>
            </w:r>
          </w:p>
        </w:tc>
      </w:tr>
      <w:tr w:rsidR="00A26C0D" w14:paraId="2CF94A63" w14:textId="77777777" w:rsidTr="00A26C0D">
        <w:trPr>
          <w:trHeight w:val="280"/>
        </w:trPr>
        <w:tc>
          <w:tcPr>
            <w:cnfStyle w:val="001000000000" w:firstRow="0" w:lastRow="0" w:firstColumn="1" w:lastColumn="0" w:oddVBand="0" w:evenVBand="0" w:oddHBand="0" w:evenHBand="0" w:firstRowFirstColumn="0" w:firstRowLastColumn="0" w:lastRowFirstColumn="0" w:lastRowLastColumn="0"/>
            <w:tcW w:w="1304" w:type="dxa"/>
            <w:tcBorders>
              <w:top w:val="single" w:sz="6" w:space="0" w:color="4F81BD" w:themeColor="accent1"/>
              <w:left w:val="nil"/>
            </w:tcBorders>
          </w:tcPr>
          <w:p w14:paraId="3BD8F0FE" w14:textId="77777777" w:rsidR="00A26C0D" w:rsidRDefault="00E260B6">
            <w:pPr>
              <w:jc w:val="center"/>
              <w:rPr>
                <w:rFonts w:cs="Arial"/>
              </w:rPr>
            </w:pPr>
            <w:r>
              <w:rPr>
                <w:rFonts w:cs="Arial"/>
              </w:rPr>
              <w:t>12</w:t>
            </w:r>
          </w:p>
        </w:tc>
        <w:tc>
          <w:tcPr>
            <w:tcW w:w="4697" w:type="dxa"/>
            <w:tcBorders>
              <w:top w:val="single" w:sz="6" w:space="0" w:color="4F81BD" w:themeColor="accent1"/>
            </w:tcBorders>
          </w:tcPr>
          <w:p w14:paraId="0CA2073C"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Provincial Police Headquarters in Gdansk</w:t>
            </w:r>
          </w:p>
        </w:tc>
        <w:tc>
          <w:tcPr>
            <w:tcW w:w="1134" w:type="dxa"/>
            <w:tcBorders>
              <w:top w:val="single" w:sz="6" w:space="0" w:color="4F81BD" w:themeColor="accent1"/>
              <w:left w:val="nil"/>
              <w:right w:val="nil"/>
            </w:tcBorders>
          </w:tcPr>
          <w:p w14:paraId="3EFC3CCC"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KWPG</w:t>
            </w:r>
          </w:p>
        </w:tc>
        <w:tc>
          <w:tcPr>
            <w:tcW w:w="837" w:type="dxa"/>
            <w:tcBorders>
              <w:top w:val="single" w:sz="6" w:space="0" w:color="4F81BD" w:themeColor="accent1"/>
            </w:tcBorders>
          </w:tcPr>
          <w:p w14:paraId="6DB53A32"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USER</w:t>
            </w:r>
          </w:p>
        </w:tc>
        <w:tc>
          <w:tcPr>
            <w:tcW w:w="1084" w:type="dxa"/>
            <w:tcBorders>
              <w:top w:val="single" w:sz="6" w:space="0" w:color="4F81BD" w:themeColor="accent1"/>
              <w:left w:val="nil"/>
              <w:right w:val="nil"/>
            </w:tcBorders>
          </w:tcPr>
          <w:p w14:paraId="5C867311"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PL</w:t>
            </w:r>
          </w:p>
        </w:tc>
      </w:tr>
      <w:tr w:rsidR="00A26C0D" w14:paraId="12E23A64" w14:textId="77777777" w:rsidTr="00A26C0D">
        <w:trPr>
          <w:trHeight w:val="280"/>
        </w:trPr>
        <w:tc>
          <w:tcPr>
            <w:cnfStyle w:val="001000000000" w:firstRow="0" w:lastRow="0" w:firstColumn="1" w:lastColumn="0" w:oddVBand="0" w:evenVBand="0" w:oddHBand="0" w:evenHBand="0" w:firstRowFirstColumn="0" w:firstRowLastColumn="0" w:lastRowFirstColumn="0" w:lastRowLastColumn="0"/>
            <w:tcW w:w="1304" w:type="dxa"/>
            <w:tcBorders>
              <w:top w:val="nil"/>
              <w:left w:val="nil"/>
              <w:bottom w:val="nil"/>
            </w:tcBorders>
          </w:tcPr>
          <w:p w14:paraId="72A7916D" w14:textId="77777777" w:rsidR="00A26C0D" w:rsidRDefault="00E260B6">
            <w:pPr>
              <w:jc w:val="center"/>
              <w:rPr>
                <w:rFonts w:cs="Arial"/>
              </w:rPr>
            </w:pPr>
            <w:r>
              <w:rPr>
                <w:rFonts w:cs="Arial"/>
              </w:rPr>
              <w:t>13</w:t>
            </w:r>
          </w:p>
        </w:tc>
        <w:tc>
          <w:tcPr>
            <w:tcW w:w="4697" w:type="dxa"/>
            <w:tcBorders>
              <w:top w:val="nil"/>
              <w:bottom w:val="nil"/>
            </w:tcBorders>
          </w:tcPr>
          <w:p w14:paraId="2182FE28"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Academy of </w:t>
            </w:r>
            <w:proofErr w:type="spellStart"/>
            <w:r>
              <w:rPr>
                <w:rFonts w:cs="Arial"/>
              </w:rPr>
              <w:t>Criminalistic</w:t>
            </w:r>
            <w:proofErr w:type="spellEnd"/>
            <w:r>
              <w:rPr>
                <w:rFonts w:cs="Arial"/>
              </w:rPr>
              <w:t xml:space="preserve"> and Police Studies – </w:t>
            </w:r>
            <w:proofErr w:type="spellStart"/>
            <w:r>
              <w:rPr>
                <w:rFonts w:cs="Arial"/>
              </w:rPr>
              <w:t>Kriminalisticko-Policijska</w:t>
            </w:r>
            <w:proofErr w:type="spellEnd"/>
            <w:r>
              <w:rPr>
                <w:rFonts w:cs="Arial"/>
              </w:rPr>
              <w:t xml:space="preserve"> </w:t>
            </w:r>
            <w:proofErr w:type="spellStart"/>
            <w:r>
              <w:rPr>
                <w:rFonts w:cs="Arial"/>
              </w:rPr>
              <w:t>Akademija</w:t>
            </w:r>
            <w:proofErr w:type="spellEnd"/>
          </w:p>
        </w:tc>
        <w:tc>
          <w:tcPr>
            <w:tcW w:w="1134" w:type="dxa"/>
            <w:tcBorders>
              <w:top w:val="nil"/>
              <w:left w:val="nil"/>
              <w:bottom w:val="nil"/>
              <w:right w:val="nil"/>
            </w:tcBorders>
          </w:tcPr>
          <w:p w14:paraId="395D0C3D"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proofErr w:type="spellStart"/>
            <w:r>
              <w:rPr>
                <w:rFonts w:cs="Arial"/>
              </w:rPr>
              <w:t>AoC</w:t>
            </w:r>
            <w:proofErr w:type="spellEnd"/>
          </w:p>
        </w:tc>
        <w:tc>
          <w:tcPr>
            <w:tcW w:w="837" w:type="dxa"/>
            <w:tcBorders>
              <w:top w:val="nil"/>
              <w:bottom w:val="nil"/>
            </w:tcBorders>
          </w:tcPr>
          <w:p w14:paraId="41AB537B"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USER</w:t>
            </w:r>
          </w:p>
        </w:tc>
        <w:tc>
          <w:tcPr>
            <w:tcW w:w="1084" w:type="dxa"/>
            <w:tcBorders>
              <w:top w:val="nil"/>
              <w:left w:val="nil"/>
              <w:bottom w:val="nil"/>
              <w:right w:val="nil"/>
            </w:tcBorders>
          </w:tcPr>
          <w:p w14:paraId="64AE6EEC"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RS</w:t>
            </w:r>
          </w:p>
        </w:tc>
      </w:tr>
      <w:tr w:rsidR="00A26C0D" w14:paraId="512C4603" w14:textId="77777777" w:rsidTr="00A26C0D">
        <w:trPr>
          <w:trHeight w:val="280"/>
        </w:trPr>
        <w:tc>
          <w:tcPr>
            <w:cnfStyle w:val="001000000000" w:firstRow="0" w:lastRow="0" w:firstColumn="1" w:lastColumn="0" w:oddVBand="0" w:evenVBand="0" w:oddHBand="0" w:evenHBand="0" w:firstRowFirstColumn="0" w:firstRowLastColumn="0" w:lastRowFirstColumn="0" w:lastRowLastColumn="0"/>
            <w:tcW w:w="1304" w:type="dxa"/>
            <w:tcBorders>
              <w:left w:val="nil"/>
            </w:tcBorders>
          </w:tcPr>
          <w:p w14:paraId="0BE6BBF7" w14:textId="77777777" w:rsidR="00A26C0D" w:rsidRDefault="00E260B6">
            <w:pPr>
              <w:jc w:val="center"/>
              <w:rPr>
                <w:rFonts w:cs="Arial"/>
              </w:rPr>
            </w:pPr>
            <w:r>
              <w:rPr>
                <w:rFonts w:cs="Arial"/>
              </w:rPr>
              <w:t>14</w:t>
            </w:r>
          </w:p>
        </w:tc>
        <w:tc>
          <w:tcPr>
            <w:tcW w:w="4697" w:type="dxa"/>
          </w:tcPr>
          <w:p w14:paraId="2DC59799"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Home Office CAST</w:t>
            </w:r>
          </w:p>
        </w:tc>
        <w:tc>
          <w:tcPr>
            <w:tcW w:w="1134" w:type="dxa"/>
            <w:tcBorders>
              <w:left w:val="nil"/>
              <w:right w:val="nil"/>
            </w:tcBorders>
          </w:tcPr>
          <w:p w14:paraId="10558A26"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CAST</w:t>
            </w:r>
          </w:p>
        </w:tc>
        <w:tc>
          <w:tcPr>
            <w:tcW w:w="837" w:type="dxa"/>
          </w:tcPr>
          <w:p w14:paraId="3CA184CF"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USER</w:t>
            </w:r>
          </w:p>
        </w:tc>
        <w:tc>
          <w:tcPr>
            <w:tcW w:w="1084" w:type="dxa"/>
            <w:tcBorders>
              <w:left w:val="nil"/>
              <w:right w:val="nil"/>
            </w:tcBorders>
          </w:tcPr>
          <w:p w14:paraId="1B70CB19"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UK</w:t>
            </w:r>
          </w:p>
        </w:tc>
      </w:tr>
      <w:tr w:rsidR="00A26C0D" w14:paraId="75D3F960" w14:textId="77777777" w:rsidTr="00A26C0D">
        <w:trPr>
          <w:trHeight w:val="280"/>
        </w:trPr>
        <w:tc>
          <w:tcPr>
            <w:cnfStyle w:val="001000000000" w:firstRow="0" w:lastRow="0" w:firstColumn="1" w:lastColumn="0" w:oddVBand="0" w:evenVBand="0" w:oddHBand="0" w:evenHBand="0" w:firstRowFirstColumn="0" w:firstRowLastColumn="0" w:lastRowFirstColumn="0" w:lastRowLastColumn="0"/>
            <w:tcW w:w="1304" w:type="dxa"/>
            <w:tcBorders>
              <w:top w:val="nil"/>
              <w:left w:val="nil"/>
              <w:bottom w:val="nil"/>
            </w:tcBorders>
          </w:tcPr>
          <w:p w14:paraId="2A86C951" w14:textId="77777777" w:rsidR="00A26C0D" w:rsidRDefault="00E260B6">
            <w:pPr>
              <w:jc w:val="center"/>
              <w:rPr>
                <w:rFonts w:cs="Arial"/>
              </w:rPr>
            </w:pPr>
            <w:r>
              <w:rPr>
                <w:rFonts w:cs="Arial"/>
              </w:rPr>
              <w:t>15</w:t>
            </w:r>
          </w:p>
        </w:tc>
        <w:tc>
          <w:tcPr>
            <w:tcW w:w="4697" w:type="dxa"/>
            <w:tcBorders>
              <w:top w:val="nil"/>
              <w:bottom w:val="nil"/>
            </w:tcBorders>
          </w:tcPr>
          <w:p w14:paraId="0FE5F54E"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National Police of the Netherlands</w:t>
            </w:r>
          </w:p>
        </w:tc>
        <w:tc>
          <w:tcPr>
            <w:tcW w:w="1134" w:type="dxa"/>
            <w:tcBorders>
              <w:top w:val="nil"/>
              <w:left w:val="nil"/>
              <w:bottom w:val="nil"/>
              <w:right w:val="nil"/>
            </w:tcBorders>
          </w:tcPr>
          <w:p w14:paraId="040072C1"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NPN</w:t>
            </w:r>
          </w:p>
        </w:tc>
        <w:tc>
          <w:tcPr>
            <w:tcW w:w="837" w:type="dxa"/>
            <w:tcBorders>
              <w:top w:val="nil"/>
              <w:bottom w:val="nil"/>
            </w:tcBorders>
          </w:tcPr>
          <w:p w14:paraId="203EF92F"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USER</w:t>
            </w:r>
          </w:p>
        </w:tc>
        <w:tc>
          <w:tcPr>
            <w:tcW w:w="1084" w:type="dxa"/>
            <w:tcBorders>
              <w:top w:val="nil"/>
              <w:left w:val="nil"/>
              <w:bottom w:val="nil"/>
              <w:right w:val="nil"/>
            </w:tcBorders>
          </w:tcPr>
          <w:p w14:paraId="2AEA33DA"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NL</w:t>
            </w:r>
          </w:p>
        </w:tc>
      </w:tr>
      <w:tr w:rsidR="00A26C0D" w14:paraId="337155FB" w14:textId="77777777" w:rsidTr="00A26C0D">
        <w:trPr>
          <w:trHeight w:val="280"/>
        </w:trPr>
        <w:tc>
          <w:tcPr>
            <w:cnfStyle w:val="001000000000" w:firstRow="0" w:lastRow="0" w:firstColumn="1" w:lastColumn="0" w:oddVBand="0" w:evenVBand="0" w:oddHBand="0" w:evenHBand="0" w:firstRowFirstColumn="0" w:firstRowLastColumn="0" w:lastRowFirstColumn="0" w:lastRowLastColumn="0"/>
            <w:tcW w:w="1304" w:type="dxa"/>
            <w:tcBorders>
              <w:left w:val="nil"/>
            </w:tcBorders>
          </w:tcPr>
          <w:p w14:paraId="6012C724" w14:textId="77777777" w:rsidR="00A26C0D" w:rsidRDefault="00E260B6">
            <w:pPr>
              <w:jc w:val="center"/>
              <w:rPr>
                <w:rFonts w:cs="Arial"/>
              </w:rPr>
            </w:pPr>
            <w:r>
              <w:rPr>
                <w:rFonts w:cs="Arial"/>
              </w:rPr>
              <w:t>16</w:t>
            </w:r>
          </w:p>
        </w:tc>
        <w:tc>
          <w:tcPr>
            <w:tcW w:w="4697" w:type="dxa"/>
          </w:tcPr>
          <w:p w14:paraId="4B6EA63D"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General Directorate Combating Organized Crime, Ministry of Interior</w:t>
            </w:r>
          </w:p>
        </w:tc>
        <w:tc>
          <w:tcPr>
            <w:tcW w:w="1134" w:type="dxa"/>
            <w:tcBorders>
              <w:left w:val="nil"/>
              <w:right w:val="nil"/>
            </w:tcBorders>
          </w:tcPr>
          <w:p w14:paraId="6EEC5D28"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GDCOC</w:t>
            </w:r>
          </w:p>
        </w:tc>
        <w:tc>
          <w:tcPr>
            <w:tcW w:w="837" w:type="dxa"/>
          </w:tcPr>
          <w:p w14:paraId="7CBEB00E"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USER</w:t>
            </w:r>
          </w:p>
        </w:tc>
        <w:tc>
          <w:tcPr>
            <w:tcW w:w="1084" w:type="dxa"/>
            <w:tcBorders>
              <w:left w:val="nil"/>
              <w:right w:val="nil"/>
            </w:tcBorders>
          </w:tcPr>
          <w:p w14:paraId="3A74F1E9"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BG</w:t>
            </w:r>
          </w:p>
        </w:tc>
      </w:tr>
      <w:tr w:rsidR="00A26C0D" w14:paraId="4261C69F" w14:textId="77777777" w:rsidTr="00A26C0D">
        <w:trPr>
          <w:trHeight w:val="307"/>
        </w:trPr>
        <w:tc>
          <w:tcPr>
            <w:cnfStyle w:val="001000000000" w:firstRow="0" w:lastRow="0" w:firstColumn="1" w:lastColumn="0" w:oddVBand="0" w:evenVBand="0" w:oddHBand="0" w:evenHBand="0" w:firstRowFirstColumn="0" w:firstRowLastColumn="0" w:lastRowFirstColumn="0" w:lastRowLastColumn="0"/>
            <w:tcW w:w="1304" w:type="dxa"/>
            <w:tcBorders>
              <w:top w:val="nil"/>
              <w:left w:val="nil"/>
              <w:bottom w:val="nil"/>
            </w:tcBorders>
          </w:tcPr>
          <w:p w14:paraId="1DFC4BF6" w14:textId="77777777" w:rsidR="00A26C0D" w:rsidRDefault="00E260B6">
            <w:pPr>
              <w:jc w:val="center"/>
              <w:rPr>
                <w:rFonts w:cs="Arial"/>
              </w:rPr>
            </w:pPr>
            <w:r>
              <w:rPr>
                <w:rFonts w:cs="Arial"/>
              </w:rPr>
              <w:lastRenderedPageBreak/>
              <w:t>17</w:t>
            </w:r>
          </w:p>
        </w:tc>
        <w:tc>
          <w:tcPr>
            <w:tcW w:w="4697" w:type="dxa"/>
            <w:tcBorders>
              <w:top w:val="nil"/>
              <w:bottom w:val="nil"/>
            </w:tcBorders>
          </w:tcPr>
          <w:p w14:paraId="72FAE4AC"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Local Police </w:t>
            </w:r>
            <w:proofErr w:type="spellStart"/>
            <w:r>
              <w:rPr>
                <w:rFonts w:cs="Arial"/>
              </w:rPr>
              <w:t>Voorkempen</w:t>
            </w:r>
            <w:proofErr w:type="spellEnd"/>
          </w:p>
        </w:tc>
        <w:tc>
          <w:tcPr>
            <w:tcW w:w="1134" w:type="dxa"/>
            <w:tcBorders>
              <w:top w:val="nil"/>
              <w:left w:val="nil"/>
              <w:bottom w:val="nil"/>
              <w:right w:val="nil"/>
            </w:tcBorders>
          </w:tcPr>
          <w:p w14:paraId="1E237F31"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LPV</w:t>
            </w:r>
          </w:p>
        </w:tc>
        <w:tc>
          <w:tcPr>
            <w:tcW w:w="837" w:type="dxa"/>
            <w:tcBorders>
              <w:top w:val="nil"/>
              <w:bottom w:val="nil"/>
            </w:tcBorders>
          </w:tcPr>
          <w:p w14:paraId="52D33312"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USER</w:t>
            </w:r>
          </w:p>
        </w:tc>
        <w:tc>
          <w:tcPr>
            <w:tcW w:w="1084" w:type="dxa"/>
            <w:tcBorders>
              <w:top w:val="nil"/>
              <w:left w:val="nil"/>
              <w:bottom w:val="nil"/>
              <w:right w:val="nil"/>
            </w:tcBorders>
          </w:tcPr>
          <w:p w14:paraId="0B5B2331"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BE</w:t>
            </w:r>
          </w:p>
        </w:tc>
      </w:tr>
    </w:tbl>
    <w:p w14:paraId="3C0DA7F7" w14:textId="77777777" w:rsidR="00A26C0D" w:rsidRDefault="00A26C0D">
      <w:pPr>
        <w:rPr>
          <w:b/>
        </w:rPr>
      </w:pPr>
    </w:p>
    <w:p w14:paraId="72F17F47" w14:textId="77777777" w:rsidR="00A26C0D" w:rsidRDefault="00E260B6">
      <w:pPr>
        <w:rPr>
          <w:b/>
        </w:rPr>
      </w:pPr>
      <w:r>
        <w:rPr>
          <w:b/>
        </w:rPr>
        <w:br w:type="page"/>
      </w:r>
    </w:p>
    <w:p w14:paraId="35ACAAC0" w14:textId="77777777" w:rsidR="00A26C0D" w:rsidRDefault="00E260B6">
      <w:pPr>
        <w:pStyle w:val="TOCHeading1"/>
      </w:pPr>
      <w:r>
        <w:lastRenderedPageBreak/>
        <w:t>Document History</w:t>
      </w:r>
    </w:p>
    <w:p w14:paraId="3C1F4737" w14:textId="77777777" w:rsidR="00A26C0D" w:rsidRDefault="00A26C0D">
      <w:pPr>
        <w:rPr>
          <w:rFonts w:cs="Arial"/>
        </w:rPr>
      </w:pPr>
    </w:p>
    <w:tbl>
      <w:tblPr>
        <w:tblW w:w="9284" w:type="dxa"/>
        <w:tblBorders>
          <w:top w:val="single" w:sz="4" w:space="0" w:color="34495E"/>
          <w:left w:val="single" w:sz="4" w:space="0" w:color="34495E"/>
          <w:bottom w:val="single" w:sz="4" w:space="0" w:color="34495E"/>
          <w:right w:val="single" w:sz="4" w:space="0" w:color="34495E"/>
          <w:insideH w:val="single" w:sz="4" w:space="0" w:color="34495E"/>
          <w:insideV w:val="single" w:sz="4" w:space="0" w:color="34495E"/>
        </w:tblBorders>
        <w:tblLayout w:type="fixed"/>
        <w:tblCellMar>
          <w:left w:w="70" w:type="dxa"/>
          <w:right w:w="70" w:type="dxa"/>
        </w:tblCellMar>
        <w:tblLook w:val="04A0" w:firstRow="1" w:lastRow="0" w:firstColumn="1" w:lastColumn="0" w:noHBand="0" w:noVBand="1"/>
      </w:tblPr>
      <w:tblGrid>
        <w:gridCol w:w="1063"/>
        <w:gridCol w:w="1559"/>
        <w:gridCol w:w="1442"/>
        <w:gridCol w:w="2813"/>
        <w:gridCol w:w="2407"/>
      </w:tblGrid>
      <w:tr w:rsidR="00A26C0D" w14:paraId="55191516" w14:textId="77777777">
        <w:trPr>
          <w:trHeight w:val="432"/>
        </w:trPr>
        <w:tc>
          <w:tcPr>
            <w:tcW w:w="1063" w:type="dxa"/>
            <w:shd w:val="clear" w:color="auto" w:fill="34495E"/>
            <w:vAlign w:val="center"/>
          </w:tcPr>
          <w:p w14:paraId="16FBDD0E" w14:textId="77777777" w:rsidR="00A26C0D" w:rsidRDefault="00E260B6">
            <w:pPr>
              <w:jc w:val="center"/>
              <w:rPr>
                <w:rFonts w:cs="Arial"/>
                <w:b/>
                <w:color w:val="FFFFFF" w:themeColor="background1"/>
              </w:rPr>
            </w:pPr>
            <w:commentRangeStart w:id="2"/>
            <w:r>
              <w:rPr>
                <w:rFonts w:cs="Arial"/>
                <w:b/>
                <w:color w:val="FFFFFF" w:themeColor="background1"/>
              </w:rPr>
              <w:t>VERSION</w:t>
            </w:r>
            <w:commentRangeEnd w:id="2"/>
            <w:r w:rsidR="00243BC1">
              <w:rPr>
                <w:rStyle w:val="CommentReference"/>
              </w:rPr>
              <w:commentReference w:id="2"/>
            </w:r>
          </w:p>
        </w:tc>
        <w:tc>
          <w:tcPr>
            <w:tcW w:w="1559" w:type="dxa"/>
            <w:shd w:val="clear" w:color="auto" w:fill="34495E"/>
            <w:vAlign w:val="center"/>
          </w:tcPr>
          <w:p w14:paraId="575C0DEB" w14:textId="77777777" w:rsidR="00A26C0D" w:rsidRDefault="00E260B6">
            <w:pPr>
              <w:jc w:val="center"/>
              <w:rPr>
                <w:rFonts w:cs="Arial"/>
                <w:b/>
                <w:color w:val="FFFFFF" w:themeColor="background1"/>
              </w:rPr>
            </w:pPr>
            <w:r>
              <w:rPr>
                <w:rFonts w:cs="Arial"/>
                <w:b/>
                <w:color w:val="FFFFFF" w:themeColor="background1"/>
              </w:rPr>
              <w:t>DATE</w:t>
            </w:r>
          </w:p>
        </w:tc>
        <w:tc>
          <w:tcPr>
            <w:tcW w:w="1442" w:type="dxa"/>
            <w:shd w:val="clear" w:color="auto" w:fill="34495E"/>
            <w:vAlign w:val="center"/>
          </w:tcPr>
          <w:p w14:paraId="018ED42E" w14:textId="77777777" w:rsidR="00A26C0D" w:rsidRDefault="00E260B6">
            <w:pPr>
              <w:jc w:val="center"/>
              <w:rPr>
                <w:rFonts w:cs="Arial"/>
                <w:b/>
                <w:color w:val="FFFFFF" w:themeColor="background1"/>
              </w:rPr>
            </w:pPr>
            <w:r>
              <w:rPr>
                <w:rFonts w:cs="Arial"/>
                <w:b/>
                <w:color w:val="FFFFFF" w:themeColor="background1"/>
              </w:rPr>
              <w:t>STATUS</w:t>
            </w:r>
          </w:p>
        </w:tc>
        <w:tc>
          <w:tcPr>
            <w:tcW w:w="2813" w:type="dxa"/>
            <w:shd w:val="clear" w:color="auto" w:fill="34495E"/>
            <w:vAlign w:val="center"/>
          </w:tcPr>
          <w:p w14:paraId="5F6E9A16" w14:textId="77777777" w:rsidR="00A26C0D" w:rsidRDefault="00E260B6">
            <w:pPr>
              <w:jc w:val="center"/>
              <w:rPr>
                <w:rFonts w:cs="Arial"/>
                <w:b/>
                <w:color w:val="FFFFFF" w:themeColor="background1"/>
              </w:rPr>
            </w:pPr>
            <w:r>
              <w:rPr>
                <w:rFonts w:cs="Arial"/>
                <w:b/>
                <w:color w:val="FFFFFF" w:themeColor="background1"/>
              </w:rPr>
              <w:t>AUTHORS, REVIEWER</w:t>
            </w:r>
          </w:p>
        </w:tc>
        <w:tc>
          <w:tcPr>
            <w:tcW w:w="2407" w:type="dxa"/>
            <w:shd w:val="clear" w:color="auto" w:fill="34495E"/>
            <w:vAlign w:val="center"/>
          </w:tcPr>
          <w:p w14:paraId="311A32BC" w14:textId="77777777" w:rsidR="00A26C0D" w:rsidRDefault="00E260B6">
            <w:pPr>
              <w:jc w:val="center"/>
              <w:rPr>
                <w:rFonts w:cs="Arial"/>
                <w:b/>
                <w:color w:val="FFFFFF" w:themeColor="background1"/>
              </w:rPr>
            </w:pPr>
            <w:r>
              <w:rPr>
                <w:rFonts w:cs="Arial"/>
                <w:b/>
                <w:color w:val="FFFFFF" w:themeColor="background1"/>
              </w:rPr>
              <w:t>DESCRIPTION</w:t>
            </w:r>
          </w:p>
        </w:tc>
      </w:tr>
      <w:tr w:rsidR="00A26C0D" w14:paraId="485133E8" w14:textId="77777777">
        <w:trPr>
          <w:trHeight w:val="959"/>
        </w:trPr>
        <w:tc>
          <w:tcPr>
            <w:tcW w:w="1063" w:type="dxa"/>
            <w:shd w:val="clear" w:color="auto" w:fill="auto"/>
          </w:tcPr>
          <w:p w14:paraId="3E4ACF13" w14:textId="77777777" w:rsidR="00A26C0D" w:rsidRDefault="00E260B6">
            <w:pPr>
              <w:rPr>
                <w:rFonts w:cs="Arial"/>
              </w:rPr>
            </w:pPr>
            <w:r>
              <w:rPr>
                <w:rFonts w:cs="Arial"/>
              </w:rPr>
              <w:t>V0.1</w:t>
            </w:r>
          </w:p>
        </w:tc>
        <w:tc>
          <w:tcPr>
            <w:tcW w:w="1559" w:type="dxa"/>
            <w:shd w:val="clear" w:color="auto" w:fill="auto"/>
          </w:tcPr>
          <w:p w14:paraId="56F6DCD3" w14:textId="77777777" w:rsidR="00A26C0D" w:rsidRDefault="00E260B6">
            <w:pPr>
              <w:rPr>
                <w:rFonts w:cs="Arial"/>
              </w:rPr>
            </w:pPr>
            <w:r>
              <w:rPr>
                <w:rFonts w:cs="Arial"/>
              </w:rPr>
              <w:t>10/09/2018</w:t>
            </w:r>
          </w:p>
        </w:tc>
        <w:tc>
          <w:tcPr>
            <w:tcW w:w="1442" w:type="dxa"/>
            <w:shd w:val="clear" w:color="auto" w:fill="auto"/>
          </w:tcPr>
          <w:p w14:paraId="57826B15" w14:textId="77777777" w:rsidR="00A26C0D" w:rsidRDefault="00E260B6">
            <w:pPr>
              <w:rPr>
                <w:rFonts w:cs="Arial"/>
              </w:rPr>
            </w:pPr>
            <w:r>
              <w:rPr>
                <w:rFonts w:cs="Arial"/>
              </w:rPr>
              <w:t>Draft</w:t>
            </w:r>
          </w:p>
        </w:tc>
        <w:tc>
          <w:tcPr>
            <w:tcW w:w="2813" w:type="dxa"/>
            <w:shd w:val="clear" w:color="auto" w:fill="auto"/>
          </w:tcPr>
          <w:p w14:paraId="4152FC11" w14:textId="77777777" w:rsidR="00A26C0D" w:rsidRDefault="00E260B6">
            <w:pPr>
              <w:rPr>
                <w:rFonts w:cs="Arial"/>
              </w:rPr>
            </w:pPr>
            <w:r>
              <w:rPr>
                <w:rFonts w:cs="Arial"/>
              </w:rPr>
              <w:t>CAST DSTL</w:t>
            </w:r>
          </w:p>
        </w:tc>
        <w:tc>
          <w:tcPr>
            <w:tcW w:w="2407" w:type="dxa"/>
            <w:shd w:val="clear" w:color="auto" w:fill="auto"/>
          </w:tcPr>
          <w:p w14:paraId="279CE02F" w14:textId="77777777" w:rsidR="00A26C0D" w:rsidRDefault="00E260B6">
            <w:pPr>
              <w:rPr>
                <w:rFonts w:cs="Arial"/>
              </w:rPr>
            </w:pPr>
            <w:r>
              <w:rPr>
                <w:rFonts w:cs="Arial"/>
              </w:rPr>
              <w:t>First draft</w:t>
            </w:r>
          </w:p>
        </w:tc>
      </w:tr>
      <w:tr w:rsidR="00A26C0D" w14:paraId="6C852083" w14:textId="77777777">
        <w:trPr>
          <w:trHeight w:val="479"/>
        </w:trPr>
        <w:tc>
          <w:tcPr>
            <w:tcW w:w="1063" w:type="dxa"/>
            <w:shd w:val="clear" w:color="auto" w:fill="auto"/>
          </w:tcPr>
          <w:p w14:paraId="6E411409" w14:textId="77777777" w:rsidR="00A26C0D" w:rsidRDefault="00E260B6">
            <w:pPr>
              <w:rPr>
                <w:rFonts w:cs="Arial"/>
              </w:rPr>
            </w:pPr>
            <w:r>
              <w:rPr>
                <w:rFonts w:cs="Arial"/>
              </w:rPr>
              <w:t>V0.2</w:t>
            </w:r>
          </w:p>
        </w:tc>
        <w:tc>
          <w:tcPr>
            <w:tcW w:w="1559" w:type="dxa"/>
            <w:shd w:val="clear" w:color="auto" w:fill="auto"/>
          </w:tcPr>
          <w:p w14:paraId="51AA856B" w14:textId="77777777" w:rsidR="00A26C0D" w:rsidRDefault="00E260B6">
            <w:pPr>
              <w:rPr>
                <w:rFonts w:cs="Arial"/>
              </w:rPr>
            </w:pPr>
            <w:r>
              <w:rPr>
                <w:rFonts w:cs="Arial"/>
              </w:rPr>
              <w:t>14/09/2018</w:t>
            </w:r>
          </w:p>
        </w:tc>
        <w:tc>
          <w:tcPr>
            <w:tcW w:w="1442" w:type="dxa"/>
            <w:shd w:val="clear" w:color="auto" w:fill="auto"/>
          </w:tcPr>
          <w:p w14:paraId="15CD464C" w14:textId="77777777" w:rsidR="00A26C0D" w:rsidRDefault="00E260B6">
            <w:pPr>
              <w:rPr>
                <w:rFonts w:cs="Arial"/>
              </w:rPr>
            </w:pPr>
            <w:r>
              <w:rPr>
                <w:rFonts w:cs="Arial"/>
              </w:rPr>
              <w:t>Revision first draft</w:t>
            </w:r>
          </w:p>
        </w:tc>
        <w:tc>
          <w:tcPr>
            <w:tcW w:w="2813" w:type="dxa"/>
            <w:shd w:val="clear" w:color="auto" w:fill="auto"/>
          </w:tcPr>
          <w:p w14:paraId="7F0E7EB6" w14:textId="77777777" w:rsidR="00A26C0D" w:rsidRDefault="00E260B6">
            <w:pPr>
              <w:rPr>
                <w:rFonts w:cs="Arial"/>
              </w:rPr>
            </w:pPr>
            <w:r>
              <w:rPr>
                <w:rFonts w:cs="Arial"/>
              </w:rPr>
              <w:t>CERTH</w:t>
            </w:r>
          </w:p>
        </w:tc>
        <w:tc>
          <w:tcPr>
            <w:tcW w:w="2407" w:type="dxa"/>
            <w:shd w:val="clear" w:color="auto" w:fill="auto"/>
          </w:tcPr>
          <w:p w14:paraId="6A2019A8" w14:textId="77777777" w:rsidR="00A26C0D" w:rsidRDefault="00E260B6">
            <w:pPr>
              <w:rPr>
                <w:rFonts w:cs="Arial"/>
              </w:rPr>
            </w:pPr>
            <w:r>
              <w:rPr>
                <w:rFonts w:cs="Arial"/>
              </w:rPr>
              <w:t>suggestions are presented</w:t>
            </w:r>
          </w:p>
        </w:tc>
      </w:tr>
      <w:tr w:rsidR="00A26C0D" w14:paraId="69597A99" w14:textId="77777777">
        <w:trPr>
          <w:trHeight w:val="496"/>
        </w:trPr>
        <w:tc>
          <w:tcPr>
            <w:tcW w:w="1063" w:type="dxa"/>
            <w:shd w:val="clear" w:color="auto" w:fill="auto"/>
          </w:tcPr>
          <w:p w14:paraId="4A3D43AA" w14:textId="77777777" w:rsidR="00A26C0D" w:rsidRDefault="00A26C0D">
            <w:pPr>
              <w:rPr>
                <w:rFonts w:cs="Arial"/>
              </w:rPr>
            </w:pPr>
          </w:p>
        </w:tc>
        <w:tc>
          <w:tcPr>
            <w:tcW w:w="1559" w:type="dxa"/>
            <w:shd w:val="clear" w:color="auto" w:fill="auto"/>
          </w:tcPr>
          <w:p w14:paraId="2B59B730" w14:textId="77777777" w:rsidR="00A26C0D" w:rsidRDefault="00A26C0D">
            <w:pPr>
              <w:rPr>
                <w:rFonts w:cs="Arial"/>
              </w:rPr>
            </w:pPr>
          </w:p>
        </w:tc>
        <w:tc>
          <w:tcPr>
            <w:tcW w:w="1442" w:type="dxa"/>
            <w:shd w:val="clear" w:color="auto" w:fill="auto"/>
          </w:tcPr>
          <w:p w14:paraId="2BD56B87" w14:textId="77777777" w:rsidR="00A26C0D" w:rsidRDefault="00A26C0D">
            <w:pPr>
              <w:rPr>
                <w:rFonts w:cs="Arial"/>
              </w:rPr>
            </w:pPr>
          </w:p>
        </w:tc>
        <w:tc>
          <w:tcPr>
            <w:tcW w:w="2813" w:type="dxa"/>
            <w:shd w:val="clear" w:color="auto" w:fill="auto"/>
          </w:tcPr>
          <w:p w14:paraId="358AF1A3" w14:textId="77777777" w:rsidR="00A26C0D" w:rsidRDefault="00A26C0D">
            <w:pPr>
              <w:rPr>
                <w:rFonts w:cs="Arial"/>
              </w:rPr>
            </w:pPr>
          </w:p>
        </w:tc>
        <w:tc>
          <w:tcPr>
            <w:tcW w:w="2407" w:type="dxa"/>
            <w:shd w:val="clear" w:color="auto" w:fill="auto"/>
          </w:tcPr>
          <w:p w14:paraId="2E64BAA8" w14:textId="77777777" w:rsidR="00A26C0D" w:rsidRDefault="00A26C0D">
            <w:pPr>
              <w:rPr>
                <w:rFonts w:cs="Arial"/>
              </w:rPr>
            </w:pPr>
          </w:p>
        </w:tc>
      </w:tr>
      <w:tr w:rsidR="00A26C0D" w14:paraId="24E3E7A0" w14:textId="77777777">
        <w:trPr>
          <w:trHeight w:val="496"/>
        </w:trPr>
        <w:tc>
          <w:tcPr>
            <w:tcW w:w="1063" w:type="dxa"/>
            <w:shd w:val="clear" w:color="auto" w:fill="auto"/>
          </w:tcPr>
          <w:p w14:paraId="28C128EF" w14:textId="77777777" w:rsidR="00A26C0D" w:rsidRDefault="00A26C0D">
            <w:pPr>
              <w:rPr>
                <w:rFonts w:cs="Arial"/>
              </w:rPr>
            </w:pPr>
          </w:p>
        </w:tc>
        <w:tc>
          <w:tcPr>
            <w:tcW w:w="1559" w:type="dxa"/>
            <w:shd w:val="clear" w:color="auto" w:fill="auto"/>
          </w:tcPr>
          <w:p w14:paraId="154C1B24" w14:textId="77777777" w:rsidR="00A26C0D" w:rsidRDefault="00A26C0D">
            <w:pPr>
              <w:rPr>
                <w:rFonts w:cs="Arial"/>
              </w:rPr>
            </w:pPr>
          </w:p>
        </w:tc>
        <w:tc>
          <w:tcPr>
            <w:tcW w:w="1442" w:type="dxa"/>
            <w:shd w:val="clear" w:color="auto" w:fill="auto"/>
          </w:tcPr>
          <w:p w14:paraId="23B9DE0A" w14:textId="77777777" w:rsidR="00A26C0D" w:rsidRDefault="00A26C0D">
            <w:pPr>
              <w:rPr>
                <w:rFonts w:cs="Arial"/>
              </w:rPr>
            </w:pPr>
          </w:p>
        </w:tc>
        <w:tc>
          <w:tcPr>
            <w:tcW w:w="2813" w:type="dxa"/>
            <w:shd w:val="clear" w:color="auto" w:fill="auto"/>
          </w:tcPr>
          <w:p w14:paraId="2C87F4AF" w14:textId="77777777" w:rsidR="00A26C0D" w:rsidRDefault="00A26C0D">
            <w:pPr>
              <w:rPr>
                <w:rFonts w:cs="Arial"/>
              </w:rPr>
            </w:pPr>
          </w:p>
        </w:tc>
        <w:tc>
          <w:tcPr>
            <w:tcW w:w="2407" w:type="dxa"/>
            <w:shd w:val="clear" w:color="auto" w:fill="auto"/>
          </w:tcPr>
          <w:p w14:paraId="76C2A940" w14:textId="77777777" w:rsidR="00A26C0D" w:rsidRDefault="00A26C0D">
            <w:pPr>
              <w:rPr>
                <w:rFonts w:cs="Arial"/>
              </w:rPr>
            </w:pPr>
          </w:p>
        </w:tc>
      </w:tr>
      <w:tr w:rsidR="00A26C0D" w14:paraId="299CF195" w14:textId="77777777">
        <w:trPr>
          <w:trHeight w:val="479"/>
        </w:trPr>
        <w:tc>
          <w:tcPr>
            <w:tcW w:w="1063" w:type="dxa"/>
            <w:shd w:val="clear" w:color="auto" w:fill="auto"/>
          </w:tcPr>
          <w:p w14:paraId="5639A3D7" w14:textId="77777777" w:rsidR="00A26C0D" w:rsidRDefault="00A26C0D">
            <w:pPr>
              <w:rPr>
                <w:rFonts w:cs="Arial"/>
              </w:rPr>
            </w:pPr>
          </w:p>
        </w:tc>
        <w:tc>
          <w:tcPr>
            <w:tcW w:w="1559" w:type="dxa"/>
            <w:shd w:val="clear" w:color="auto" w:fill="auto"/>
          </w:tcPr>
          <w:p w14:paraId="7C4F4A37" w14:textId="77777777" w:rsidR="00A26C0D" w:rsidRDefault="00A26C0D">
            <w:pPr>
              <w:rPr>
                <w:rFonts w:cs="Arial"/>
              </w:rPr>
            </w:pPr>
          </w:p>
        </w:tc>
        <w:tc>
          <w:tcPr>
            <w:tcW w:w="1442" w:type="dxa"/>
            <w:shd w:val="clear" w:color="auto" w:fill="auto"/>
          </w:tcPr>
          <w:p w14:paraId="08DF1B64" w14:textId="77777777" w:rsidR="00A26C0D" w:rsidRDefault="00A26C0D">
            <w:pPr>
              <w:rPr>
                <w:rFonts w:cs="Arial"/>
              </w:rPr>
            </w:pPr>
          </w:p>
        </w:tc>
        <w:tc>
          <w:tcPr>
            <w:tcW w:w="2813" w:type="dxa"/>
            <w:shd w:val="clear" w:color="auto" w:fill="auto"/>
          </w:tcPr>
          <w:p w14:paraId="722A8518" w14:textId="77777777" w:rsidR="00A26C0D" w:rsidRDefault="00A26C0D">
            <w:pPr>
              <w:rPr>
                <w:rFonts w:cs="Arial"/>
              </w:rPr>
            </w:pPr>
          </w:p>
        </w:tc>
        <w:tc>
          <w:tcPr>
            <w:tcW w:w="2407" w:type="dxa"/>
            <w:shd w:val="clear" w:color="auto" w:fill="auto"/>
          </w:tcPr>
          <w:p w14:paraId="6440EBA4" w14:textId="77777777" w:rsidR="00A26C0D" w:rsidRDefault="00A26C0D">
            <w:pPr>
              <w:rPr>
                <w:rFonts w:cs="Arial"/>
              </w:rPr>
            </w:pPr>
          </w:p>
        </w:tc>
      </w:tr>
      <w:tr w:rsidR="00A26C0D" w14:paraId="12053B4F" w14:textId="77777777">
        <w:trPr>
          <w:trHeight w:val="496"/>
        </w:trPr>
        <w:tc>
          <w:tcPr>
            <w:tcW w:w="1063" w:type="dxa"/>
            <w:shd w:val="clear" w:color="auto" w:fill="auto"/>
          </w:tcPr>
          <w:p w14:paraId="04ECB667" w14:textId="77777777" w:rsidR="00A26C0D" w:rsidRDefault="00A26C0D">
            <w:pPr>
              <w:rPr>
                <w:rFonts w:cs="Arial"/>
              </w:rPr>
            </w:pPr>
          </w:p>
        </w:tc>
        <w:tc>
          <w:tcPr>
            <w:tcW w:w="1559" w:type="dxa"/>
            <w:shd w:val="clear" w:color="auto" w:fill="auto"/>
          </w:tcPr>
          <w:p w14:paraId="081E35A9" w14:textId="77777777" w:rsidR="00A26C0D" w:rsidRDefault="00A26C0D">
            <w:pPr>
              <w:rPr>
                <w:rFonts w:cs="Arial"/>
              </w:rPr>
            </w:pPr>
          </w:p>
        </w:tc>
        <w:tc>
          <w:tcPr>
            <w:tcW w:w="1442" w:type="dxa"/>
            <w:shd w:val="clear" w:color="auto" w:fill="auto"/>
          </w:tcPr>
          <w:p w14:paraId="09FD3644" w14:textId="77777777" w:rsidR="00A26C0D" w:rsidRDefault="00A26C0D">
            <w:pPr>
              <w:rPr>
                <w:rFonts w:cs="Arial"/>
              </w:rPr>
            </w:pPr>
          </w:p>
        </w:tc>
        <w:tc>
          <w:tcPr>
            <w:tcW w:w="2813" w:type="dxa"/>
            <w:shd w:val="clear" w:color="auto" w:fill="auto"/>
          </w:tcPr>
          <w:p w14:paraId="52178613" w14:textId="77777777" w:rsidR="00A26C0D" w:rsidRDefault="00A26C0D">
            <w:pPr>
              <w:rPr>
                <w:rFonts w:cs="Arial"/>
              </w:rPr>
            </w:pPr>
          </w:p>
        </w:tc>
        <w:tc>
          <w:tcPr>
            <w:tcW w:w="2407" w:type="dxa"/>
            <w:shd w:val="clear" w:color="auto" w:fill="auto"/>
          </w:tcPr>
          <w:p w14:paraId="6B7F69A8" w14:textId="77777777" w:rsidR="00A26C0D" w:rsidRDefault="00A26C0D">
            <w:pPr>
              <w:rPr>
                <w:rFonts w:cs="Arial"/>
              </w:rPr>
            </w:pPr>
          </w:p>
        </w:tc>
      </w:tr>
    </w:tbl>
    <w:p w14:paraId="6DC1011D" w14:textId="77777777" w:rsidR="00A26C0D" w:rsidRDefault="00A26C0D">
      <w:pPr>
        <w:rPr>
          <w:rFonts w:cs="Arial"/>
        </w:rPr>
      </w:pPr>
    </w:p>
    <w:p w14:paraId="2054B750" w14:textId="77777777" w:rsidR="00A26C0D" w:rsidRDefault="00A26C0D">
      <w:pPr>
        <w:rPr>
          <w:rFonts w:cs="Arial"/>
          <w:lang w:eastAsia="el-GR"/>
        </w:rPr>
      </w:pPr>
    </w:p>
    <w:p w14:paraId="6D09429D" w14:textId="77777777" w:rsidR="00A26C0D" w:rsidRDefault="00A26C0D">
      <w:pPr>
        <w:rPr>
          <w:rFonts w:cs="Arial"/>
          <w:lang w:eastAsia="el-GR"/>
        </w:rPr>
      </w:pPr>
    </w:p>
    <w:p w14:paraId="174D76FA" w14:textId="77777777" w:rsidR="00A26C0D" w:rsidRDefault="00A26C0D">
      <w:pPr>
        <w:rPr>
          <w:rFonts w:cs="Arial"/>
          <w:lang w:eastAsia="el-GR"/>
        </w:rPr>
      </w:pPr>
    </w:p>
    <w:p w14:paraId="11DA04B4" w14:textId="77777777" w:rsidR="00A26C0D" w:rsidRDefault="00A26C0D">
      <w:pPr>
        <w:rPr>
          <w:rFonts w:cs="Arial"/>
          <w:lang w:eastAsia="el-GR"/>
        </w:rPr>
      </w:pPr>
    </w:p>
    <w:p w14:paraId="73F3237C" w14:textId="77777777" w:rsidR="00A26C0D" w:rsidRDefault="00A26C0D">
      <w:pPr>
        <w:rPr>
          <w:rFonts w:cs="Arial"/>
          <w:lang w:eastAsia="el-GR"/>
        </w:rPr>
      </w:pPr>
    </w:p>
    <w:p w14:paraId="51A551CB" w14:textId="77777777" w:rsidR="00A26C0D" w:rsidRDefault="00A26C0D">
      <w:pPr>
        <w:rPr>
          <w:rFonts w:cs="Arial"/>
          <w:lang w:eastAsia="el-GR"/>
        </w:rPr>
      </w:pPr>
    </w:p>
    <w:p w14:paraId="4E3FBB6D" w14:textId="77777777" w:rsidR="00A26C0D" w:rsidRDefault="00A26C0D">
      <w:pPr>
        <w:rPr>
          <w:rFonts w:cs="Arial"/>
          <w:lang w:eastAsia="el-GR"/>
        </w:rPr>
      </w:pPr>
    </w:p>
    <w:p w14:paraId="7E0626E6" w14:textId="77777777" w:rsidR="00A26C0D" w:rsidRDefault="00A26C0D">
      <w:pPr>
        <w:rPr>
          <w:rFonts w:cs="Arial"/>
          <w:lang w:eastAsia="el-GR"/>
        </w:rPr>
      </w:pPr>
    </w:p>
    <w:p w14:paraId="4D0F51BF" w14:textId="77777777" w:rsidR="00A26C0D" w:rsidRDefault="00A26C0D">
      <w:pPr>
        <w:rPr>
          <w:rFonts w:cs="Arial"/>
          <w:lang w:eastAsia="el-GR"/>
        </w:rPr>
      </w:pPr>
    </w:p>
    <w:p w14:paraId="5FBFE088" w14:textId="77777777" w:rsidR="00A26C0D" w:rsidRDefault="00A26C0D">
      <w:pPr>
        <w:rPr>
          <w:rFonts w:cs="Arial"/>
          <w:lang w:eastAsia="el-GR"/>
        </w:rPr>
      </w:pPr>
    </w:p>
    <w:p w14:paraId="5F159A92" w14:textId="77777777" w:rsidR="00A26C0D" w:rsidRDefault="00A26C0D">
      <w:pPr>
        <w:rPr>
          <w:rFonts w:cs="Arial"/>
          <w:lang w:eastAsia="el-GR"/>
        </w:rPr>
      </w:pPr>
    </w:p>
    <w:p w14:paraId="5AD7B2B9" w14:textId="77777777" w:rsidR="00A26C0D" w:rsidRDefault="00A26C0D">
      <w:pPr>
        <w:rPr>
          <w:rFonts w:cs="Arial"/>
          <w:lang w:eastAsia="el-GR"/>
        </w:rPr>
      </w:pPr>
    </w:p>
    <w:p w14:paraId="1FF03B53" w14:textId="77777777" w:rsidR="00A26C0D" w:rsidRDefault="00E260B6">
      <w:pPr>
        <w:rPr>
          <w:rFonts w:eastAsiaTheme="majorEastAsia" w:cstheme="majorBidi"/>
          <w:b/>
          <w:sz w:val="32"/>
          <w:szCs w:val="32"/>
          <w:lang w:eastAsia="it-IT"/>
        </w:rPr>
      </w:pPr>
      <w:r>
        <w:rPr>
          <w:b/>
        </w:rPr>
        <w:br w:type="page"/>
      </w:r>
    </w:p>
    <w:p w14:paraId="5E20AA01" w14:textId="77777777" w:rsidR="00A26C0D" w:rsidRDefault="00E260B6">
      <w:pPr>
        <w:pStyle w:val="TOCHeading1"/>
      </w:pPr>
      <w:r>
        <w:lastRenderedPageBreak/>
        <w:t>Definitions, Acronyms and Abbreviations</w:t>
      </w:r>
    </w:p>
    <w:p w14:paraId="2626D3D0" w14:textId="77777777" w:rsidR="00A26C0D" w:rsidRDefault="00A26C0D">
      <w:pPr>
        <w:rPr>
          <w:rFonts w:cs="Arial"/>
        </w:rPr>
      </w:pPr>
    </w:p>
    <w:tbl>
      <w:tblPr>
        <w:tblW w:w="8644" w:type="dxa"/>
        <w:tblBorders>
          <w:top w:val="single" w:sz="4" w:space="0" w:color="34495E"/>
          <w:left w:val="single" w:sz="4" w:space="0" w:color="34495E"/>
          <w:bottom w:val="single" w:sz="4" w:space="0" w:color="34495E"/>
          <w:right w:val="single" w:sz="4" w:space="0" w:color="34495E"/>
          <w:insideH w:val="single" w:sz="4" w:space="0" w:color="34495E"/>
          <w:insideV w:val="single" w:sz="4" w:space="0" w:color="34495E"/>
        </w:tblBorders>
        <w:tblLayout w:type="fixed"/>
        <w:tblLook w:val="04A0" w:firstRow="1" w:lastRow="0" w:firstColumn="1" w:lastColumn="0" w:noHBand="0" w:noVBand="1"/>
      </w:tblPr>
      <w:tblGrid>
        <w:gridCol w:w="1951"/>
        <w:gridCol w:w="6693"/>
      </w:tblGrid>
      <w:tr w:rsidR="00A26C0D" w14:paraId="64914644" w14:textId="77777777">
        <w:trPr>
          <w:trHeight w:val="432"/>
        </w:trPr>
        <w:tc>
          <w:tcPr>
            <w:tcW w:w="1951" w:type="dxa"/>
            <w:shd w:val="clear" w:color="auto" w:fill="34495E"/>
            <w:vAlign w:val="center"/>
          </w:tcPr>
          <w:p w14:paraId="3A98982C" w14:textId="77777777" w:rsidR="00A26C0D" w:rsidRDefault="00E260B6">
            <w:pPr>
              <w:jc w:val="center"/>
              <w:rPr>
                <w:rFonts w:cs="Arial"/>
                <w:b/>
                <w:color w:val="FFFFFF" w:themeColor="background1"/>
              </w:rPr>
            </w:pPr>
            <w:r>
              <w:rPr>
                <w:rFonts w:cs="Arial"/>
                <w:b/>
                <w:color w:val="FFFFFF" w:themeColor="background1"/>
              </w:rPr>
              <w:t>ACRONYMS / ABBREVIATIONS</w:t>
            </w:r>
          </w:p>
        </w:tc>
        <w:tc>
          <w:tcPr>
            <w:tcW w:w="6693" w:type="dxa"/>
            <w:shd w:val="clear" w:color="auto" w:fill="34495E"/>
            <w:vAlign w:val="center"/>
          </w:tcPr>
          <w:p w14:paraId="0B12A003" w14:textId="77777777" w:rsidR="00A26C0D" w:rsidRDefault="00E260B6">
            <w:pPr>
              <w:jc w:val="center"/>
              <w:rPr>
                <w:rFonts w:cs="Arial"/>
                <w:b/>
                <w:color w:val="FFFFFF" w:themeColor="background1"/>
              </w:rPr>
            </w:pPr>
            <w:r>
              <w:rPr>
                <w:rFonts w:cs="Arial"/>
                <w:b/>
                <w:color w:val="FFFFFF" w:themeColor="background1"/>
              </w:rPr>
              <w:t>DESCRIPTION</w:t>
            </w:r>
          </w:p>
        </w:tc>
      </w:tr>
      <w:tr w:rsidR="00A26C0D" w14:paraId="3476A39F" w14:textId="77777777">
        <w:trPr>
          <w:trHeight w:val="454"/>
        </w:trPr>
        <w:tc>
          <w:tcPr>
            <w:tcW w:w="1951" w:type="dxa"/>
          </w:tcPr>
          <w:p w14:paraId="34417ADE" w14:textId="77777777" w:rsidR="00A26C0D" w:rsidRDefault="00E260B6">
            <w:pPr>
              <w:rPr>
                <w:rFonts w:cs="Arial"/>
                <w:b/>
                <w:sz w:val="24"/>
                <w:szCs w:val="24"/>
              </w:rPr>
            </w:pPr>
            <w:r>
              <w:rPr>
                <w:rFonts w:cs="Arial"/>
                <w:b/>
                <w:sz w:val="24"/>
                <w:szCs w:val="24"/>
              </w:rPr>
              <w:t>ANITA</w:t>
            </w:r>
          </w:p>
        </w:tc>
        <w:tc>
          <w:tcPr>
            <w:tcW w:w="6693" w:type="dxa"/>
          </w:tcPr>
          <w:p w14:paraId="4F135A29" w14:textId="77777777" w:rsidR="00A26C0D" w:rsidRDefault="00E260B6">
            <w:pPr>
              <w:rPr>
                <w:rFonts w:cs="Arial"/>
                <w:lang w:eastAsia="it-IT"/>
              </w:rPr>
            </w:pPr>
            <w:r>
              <w:rPr>
                <w:color w:val="404040" w:themeColor="text1" w:themeTint="BF"/>
              </w:rPr>
              <w:t>Advanced Tools for fighting Online illegal trafficking</w:t>
            </w:r>
          </w:p>
        </w:tc>
      </w:tr>
      <w:tr w:rsidR="00A26C0D" w14:paraId="505ABBCA" w14:textId="77777777">
        <w:trPr>
          <w:trHeight w:val="454"/>
        </w:trPr>
        <w:tc>
          <w:tcPr>
            <w:tcW w:w="1951" w:type="dxa"/>
          </w:tcPr>
          <w:p w14:paraId="466FE49A" w14:textId="77777777" w:rsidR="00A26C0D" w:rsidRDefault="00E260B6">
            <w:pPr>
              <w:rPr>
                <w:rFonts w:cs="Arial"/>
              </w:rPr>
            </w:pPr>
            <w:r>
              <w:rPr>
                <w:rFonts w:cs="Arial"/>
                <w:b/>
                <w:sz w:val="24"/>
                <w:szCs w:val="24"/>
              </w:rPr>
              <w:t>UC</w:t>
            </w:r>
          </w:p>
        </w:tc>
        <w:tc>
          <w:tcPr>
            <w:tcW w:w="6693" w:type="dxa"/>
          </w:tcPr>
          <w:p w14:paraId="4DA1B99E" w14:textId="77777777" w:rsidR="00A26C0D" w:rsidRDefault="00E260B6">
            <w:pPr>
              <w:rPr>
                <w:rFonts w:cs="Arial"/>
                <w:lang w:eastAsia="it-IT"/>
              </w:rPr>
            </w:pPr>
            <w:r>
              <w:rPr>
                <w:rFonts w:cs="Arial"/>
                <w:lang w:eastAsia="it-IT"/>
              </w:rPr>
              <w:t>Use Case</w:t>
            </w:r>
          </w:p>
        </w:tc>
      </w:tr>
      <w:tr w:rsidR="00A26C0D" w14:paraId="397FAF93" w14:textId="77777777">
        <w:trPr>
          <w:trHeight w:val="454"/>
        </w:trPr>
        <w:tc>
          <w:tcPr>
            <w:tcW w:w="1951" w:type="dxa"/>
          </w:tcPr>
          <w:p w14:paraId="43E3029C" w14:textId="77777777" w:rsidR="00A26C0D" w:rsidRDefault="00E260B6">
            <w:pPr>
              <w:rPr>
                <w:rFonts w:cs="Arial"/>
              </w:rPr>
            </w:pPr>
            <w:r>
              <w:rPr>
                <w:rFonts w:cs="Arial"/>
                <w:b/>
                <w:sz w:val="24"/>
                <w:szCs w:val="24"/>
              </w:rPr>
              <w:t>DoW</w:t>
            </w:r>
          </w:p>
        </w:tc>
        <w:tc>
          <w:tcPr>
            <w:tcW w:w="6693" w:type="dxa"/>
          </w:tcPr>
          <w:p w14:paraId="76E7E66C" w14:textId="77777777" w:rsidR="00A26C0D" w:rsidRDefault="00E260B6">
            <w:pPr>
              <w:rPr>
                <w:rFonts w:cs="Arial"/>
                <w:lang w:eastAsia="it-IT"/>
              </w:rPr>
            </w:pPr>
            <w:r>
              <w:rPr>
                <w:rFonts w:cs="Arial"/>
                <w:lang w:eastAsia="it-IT"/>
              </w:rPr>
              <w:t>Description of Work</w:t>
            </w:r>
          </w:p>
        </w:tc>
      </w:tr>
      <w:tr w:rsidR="00A26C0D" w14:paraId="1F624D36" w14:textId="77777777">
        <w:trPr>
          <w:trHeight w:val="454"/>
        </w:trPr>
        <w:tc>
          <w:tcPr>
            <w:tcW w:w="1951" w:type="dxa"/>
          </w:tcPr>
          <w:p w14:paraId="727F7B6F" w14:textId="77777777" w:rsidR="00A26C0D" w:rsidRDefault="00E260B6">
            <w:pPr>
              <w:rPr>
                <w:rFonts w:cs="Arial"/>
              </w:rPr>
            </w:pPr>
            <w:r>
              <w:rPr>
                <w:rFonts w:cs="Arial"/>
                <w:b/>
                <w:sz w:val="24"/>
                <w:szCs w:val="24"/>
              </w:rPr>
              <w:t>WP</w:t>
            </w:r>
          </w:p>
        </w:tc>
        <w:tc>
          <w:tcPr>
            <w:tcW w:w="6693" w:type="dxa"/>
          </w:tcPr>
          <w:p w14:paraId="1FAF33C8" w14:textId="77777777" w:rsidR="00A26C0D" w:rsidRDefault="00E260B6">
            <w:pPr>
              <w:rPr>
                <w:rFonts w:cs="Arial"/>
                <w:lang w:eastAsia="it-IT"/>
              </w:rPr>
            </w:pPr>
            <w:r>
              <w:rPr>
                <w:rFonts w:cs="Arial"/>
                <w:lang w:eastAsia="it-IT"/>
              </w:rPr>
              <w:t>Work Package</w:t>
            </w:r>
          </w:p>
        </w:tc>
      </w:tr>
      <w:tr w:rsidR="00A26C0D" w14:paraId="63CDD1D3" w14:textId="77777777">
        <w:trPr>
          <w:trHeight w:val="454"/>
        </w:trPr>
        <w:tc>
          <w:tcPr>
            <w:tcW w:w="1951" w:type="dxa"/>
          </w:tcPr>
          <w:p w14:paraId="1938C405" w14:textId="77777777" w:rsidR="00A26C0D" w:rsidRDefault="00E260B6">
            <w:pPr>
              <w:rPr>
                <w:rFonts w:cs="Arial"/>
              </w:rPr>
            </w:pPr>
            <w:r w:rsidRPr="00E260B6">
              <w:rPr>
                <w:rFonts w:cs="Arial"/>
                <w:b/>
                <w:sz w:val="24"/>
                <w:szCs w:val="24"/>
              </w:rPr>
              <w:t>LEAs</w:t>
            </w:r>
          </w:p>
        </w:tc>
        <w:tc>
          <w:tcPr>
            <w:tcW w:w="6693" w:type="dxa"/>
          </w:tcPr>
          <w:p w14:paraId="31C4BE85" w14:textId="77777777" w:rsidR="00A26C0D" w:rsidRDefault="00E260B6">
            <w:pPr>
              <w:rPr>
                <w:rFonts w:cs="Arial"/>
                <w:lang w:eastAsia="it-IT"/>
              </w:rPr>
            </w:pPr>
            <w:r w:rsidRPr="00E260B6">
              <w:rPr>
                <w:rFonts w:cs="Arial"/>
                <w:lang w:eastAsia="it-IT"/>
              </w:rPr>
              <w:t>Law Enforcement Agencies (LEAs)</w:t>
            </w:r>
          </w:p>
        </w:tc>
      </w:tr>
      <w:tr w:rsidR="00A26C0D" w14:paraId="7ED4DC50" w14:textId="77777777">
        <w:trPr>
          <w:trHeight w:val="454"/>
        </w:trPr>
        <w:tc>
          <w:tcPr>
            <w:tcW w:w="1951" w:type="dxa"/>
          </w:tcPr>
          <w:p w14:paraId="69F77FDD" w14:textId="77777777" w:rsidR="00A26C0D" w:rsidRDefault="00A26C0D"/>
        </w:tc>
        <w:tc>
          <w:tcPr>
            <w:tcW w:w="6693" w:type="dxa"/>
          </w:tcPr>
          <w:p w14:paraId="56F136EC" w14:textId="77777777" w:rsidR="00A26C0D" w:rsidRDefault="00A26C0D"/>
        </w:tc>
      </w:tr>
    </w:tbl>
    <w:p w14:paraId="4714EE6F" w14:textId="77777777" w:rsidR="00A26C0D" w:rsidRDefault="00A26C0D">
      <w:pPr>
        <w:rPr>
          <w:rFonts w:cs="Arial"/>
        </w:rPr>
      </w:pPr>
    </w:p>
    <w:p w14:paraId="090BFE75" w14:textId="77777777" w:rsidR="00A26C0D" w:rsidRDefault="00A26C0D">
      <w:pPr>
        <w:rPr>
          <w:rFonts w:cs="Arial"/>
        </w:rPr>
      </w:pPr>
    </w:p>
    <w:p w14:paraId="2C2D71B9" w14:textId="77777777" w:rsidR="00A26C0D" w:rsidRDefault="00A26C0D">
      <w:pPr>
        <w:rPr>
          <w:rFonts w:cs="Arial"/>
        </w:rPr>
      </w:pPr>
    </w:p>
    <w:p w14:paraId="667087EB" w14:textId="77777777" w:rsidR="00A26C0D" w:rsidRDefault="00A26C0D">
      <w:pPr>
        <w:rPr>
          <w:rFonts w:cs="Arial"/>
        </w:rPr>
      </w:pPr>
    </w:p>
    <w:p w14:paraId="061B27AE" w14:textId="77777777" w:rsidR="00A26C0D" w:rsidRDefault="00A26C0D">
      <w:pPr>
        <w:rPr>
          <w:rFonts w:cs="Arial"/>
        </w:rPr>
      </w:pPr>
    </w:p>
    <w:p w14:paraId="5ACDE180" w14:textId="77777777" w:rsidR="00A26C0D" w:rsidRDefault="00A26C0D">
      <w:pPr>
        <w:rPr>
          <w:rFonts w:cs="Arial"/>
        </w:rPr>
      </w:pPr>
    </w:p>
    <w:p w14:paraId="2750DA8C" w14:textId="77777777" w:rsidR="00A26C0D" w:rsidRDefault="00A26C0D">
      <w:pPr>
        <w:tabs>
          <w:tab w:val="left" w:pos="3655"/>
        </w:tabs>
        <w:rPr>
          <w:rFonts w:cs="Arial"/>
        </w:rPr>
      </w:pPr>
    </w:p>
    <w:p w14:paraId="63DCE7AD" w14:textId="77777777" w:rsidR="00A26C0D" w:rsidRDefault="00A26C0D">
      <w:pPr>
        <w:rPr>
          <w:rFonts w:cs="Arial"/>
        </w:rPr>
      </w:pPr>
    </w:p>
    <w:p w14:paraId="2CB0C83E" w14:textId="77777777" w:rsidR="00A26C0D" w:rsidRDefault="00A26C0D">
      <w:pPr>
        <w:rPr>
          <w:rFonts w:cs="Arial"/>
        </w:rPr>
      </w:pPr>
    </w:p>
    <w:p w14:paraId="14FEB7AF" w14:textId="77777777" w:rsidR="00A26C0D" w:rsidRDefault="00A26C0D">
      <w:pPr>
        <w:rPr>
          <w:rFonts w:cs="Arial"/>
        </w:rPr>
      </w:pPr>
    </w:p>
    <w:p w14:paraId="0AD98128" w14:textId="77777777" w:rsidR="00A26C0D" w:rsidRDefault="00A26C0D">
      <w:pPr>
        <w:rPr>
          <w:rFonts w:cs="Arial"/>
        </w:rPr>
      </w:pPr>
    </w:p>
    <w:p w14:paraId="553C8112" w14:textId="77777777" w:rsidR="00A26C0D" w:rsidRDefault="00A26C0D">
      <w:pPr>
        <w:rPr>
          <w:rFonts w:cs="Arial"/>
        </w:rPr>
      </w:pPr>
    </w:p>
    <w:p w14:paraId="0D306975" w14:textId="77777777" w:rsidR="00A26C0D" w:rsidRDefault="00A26C0D">
      <w:pPr>
        <w:rPr>
          <w:rFonts w:cs="Arial"/>
        </w:rPr>
      </w:pPr>
    </w:p>
    <w:p w14:paraId="154A5FC9" w14:textId="77777777" w:rsidR="00A26C0D" w:rsidRDefault="00E260B6">
      <w:pPr>
        <w:rPr>
          <w:rFonts w:eastAsiaTheme="majorEastAsia" w:cstheme="majorBidi"/>
          <w:b/>
          <w:sz w:val="32"/>
          <w:szCs w:val="32"/>
          <w:lang w:eastAsia="it-IT"/>
        </w:rPr>
      </w:pPr>
      <w:r>
        <w:rPr>
          <w:b/>
        </w:rPr>
        <w:br w:type="page"/>
      </w:r>
    </w:p>
    <w:sdt>
      <w:sdtPr>
        <w:rPr>
          <w:rFonts w:eastAsiaTheme="minorEastAsia" w:cstheme="minorBidi"/>
          <w:b w:val="0"/>
          <w:color w:val="auto"/>
          <w:spacing w:val="0"/>
          <w:kern w:val="0"/>
          <w:sz w:val="22"/>
          <w:szCs w:val="22"/>
        </w:rPr>
        <w:id w:val="-506360882"/>
        <w:docPartObj>
          <w:docPartGallery w:val="Table of Contents"/>
          <w:docPartUnique/>
        </w:docPartObj>
      </w:sdtPr>
      <w:sdtEndPr>
        <w:rPr>
          <w:bCs/>
        </w:rPr>
      </w:sdtEndPr>
      <w:sdtContent>
        <w:p w14:paraId="614950EC" w14:textId="77777777" w:rsidR="00A26C0D" w:rsidRDefault="00E260B6">
          <w:pPr>
            <w:pStyle w:val="TOCHeading1"/>
          </w:pPr>
          <w:r>
            <w:t>Table of Contents</w:t>
          </w:r>
        </w:p>
        <w:p w14:paraId="54B262B2" w14:textId="77777777" w:rsidR="00584981" w:rsidRDefault="00E260B6">
          <w:pPr>
            <w:pStyle w:val="TOC1"/>
            <w:tabs>
              <w:tab w:val="right" w:leader="dot" w:pos="9628"/>
            </w:tabs>
            <w:rPr>
              <w:ins w:id="3" w:author="Ken Maclennan-Brown" w:date="2018-09-28T12:57:00Z"/>
              <w:noProof/>
            </w:rPr>
          </w:pPr>
          <w:r>
            <w:fldChar w:fldCharType="begin"/>
          </w:r>
          <w:r>
            <w:instrText xml:space="preserve"> TOC \o "1-3" \u </w:instrText>
          </w:r>
          <w:r>
            <w:fldChar w:fldCharType="separate"/>
          </w:r>
          <w:ins w:id="4" w:author="Ken Maclennan-Brown" w:date="2018-09-28T12:57:00Z">
            <w:r w:rsidR="00584981">
              <w:rPr>
                <w:noProof/>
              </w:rPr>
              <w:t>Executive Summary</w:t>
            </w:r>
            <w:r w:rsidR="00584981">
              <w:rPr>
                <w:noProof/>
              </w:rPr>
              <w:tab/>
            </w:r>
            <w:r w:rsidR="00584981">
              <w:rPr>
                <w:noProof/>
              </w:rPr>
              <w:fldChar w:fldCharType="begin"/>
            </w:r>
            <w:r w:rsidR="00584981">
              <w:rPr>
                <w:noProof/>
              </w:rPr>
              <w:instrText xml:space="preserve"> PAGEREF _Toc525902759 \h </w:instrText>
            </w:r>
          </w:ins>
          <w:r w:rsidR="00584981">
            <w:rPr>
              <w:noProof/>
            </w:rPr>
          </w:r>
          <w:r w:rsidR="00584981">
            <w:rPr>
              <w:noProof/>
            </w:rPr>
            <w:fldChar w:fldCharType="separate"/>
          </w:r>
          <w:ins w:id="5" w:author="Ken Maclennan-Brown" w:date="2018-09-28T12:57:00Z">
            <w:r w:rsidR="00584981">
              <w:rPr>
                <w:noProof/>
              </w:rPr>
              <w:t>11</w:t>
            </w:r>
            <w:r w:rsidR="00584981">
              <w:rPr>
                <w:noProof/>
              </w:rPr>
              <w:fldChar w:fldCharType="end"/>
            </w:r>
          </w:ins>
        </w:p>
        <w:p w14:paraId="5A813542" w14:textId="77777777" w:rsidR="00584981" w:rsidRDefault="00584981">
          <w:pPr>
            <w:pStyle w:val="TOC1"/>
            <w:tabs>
              <w:tab w:val="left" w:pos="442"/>
              <w:tab w:val="right" w:leader="dot" w:pos="9628"/>
            </w:tabs>
            <w:rPr>
              <w:ins w:id="6" w:author="Ken Maclennan-Brown" w:date="2018-09-28T12:57:00Z"/>
              <w:noProof/>
            </w:rPr>
          </w:pPr>
          <w:ins w:id="7" w:author="Ken Maclennan-Brown" w:date="2018-09-28T12:57:00Z">
            <w:r>
              <w:rPr>
                <w:noProof/>
                <w:lang w:eastAsia="el-GR"/>
              </w:rPr>
              <w:t>1</w:t>
            </w:r>
            <w:r>
              <w:rPr>
                <w:noProof/>
              </w:rPr>
              <w:tab/>
            </w:r>
            <w:r>
              <w:rPr>
                <w:noProof/>
                <w:lang w:eastAsia="el-GR"/>
              </w:rPr>
              <w:t>Introduction</w:t>
            </w:r>
            <w:r>
              <w:rPr>
                <w:noProof/>
              </w:rPr>
              <w:tab/>
            </w:r>
            <w:r>
              <w:rPr>
                <w:noProof/>
              </w:rPr>
              <w:fldChar w:fldCharType="begin"/>
            </w:r>
            <w:r>
              <w:rPr>
                <w:noProof/>
              </w:rPr>
              <w:instrText xml:space="preserve"> PAGEREF _Toc525902760 \h </w:instrText>
            </w:r>
          </w:ins>
          <w:r>
            <w:rPr>
              <w:noProof/>
            </w:rPr>
          </w:r>
          <w:r>
            <w:rPr>
              <w:noProof/>
            </w:rPr>
            <w:fldChar w:fldCharType="separate"/>
          </w:r>
          <w:ins w:id="8" w:author="Ken Maclennan-Brown" w:date="2018-09-28T12:57:00Z">
            <w:r>
              <w:rPr>
                <w:noProof/>
              </w:rPr>
              <w:t>12</w:t>
            </w:r>
            <w:r>
              <w:rPr>
                <w:noProof/>
              </w:rPr>
              <w:fldChar w:fldCharType="end"/>
            </w:r>
          </w:ins>
        </w:p>
        <w:p w14:paraId="29E502B7" w14:textId="77777777" w:rsidR="00584981" w:rsidRDefault="00584981">
          <w:pPr>
            <w:pStyle w:val="TOC2"/>
            <w:tabs>
              <w:tab w:val="left" w:pos="880"/>
              <w:tab w:val="right" w:leader="dot" w:pos="9628"/>
            </w:tabs>
            <w:rPr>
              <w:ins w:id="9" w:author="Ken Maclennan-Brown" w:date="2018-09-28T12:57:00Z"/>
              <w:noProof/>
            </w:rPr>
          </w:pPr>
          <w:ins w:id="10" w:author="Ken Maclennan-Brown" w:date="2018-09-28T12:57:00Z">
            <w:r>
              <w:rPr>
                <w:noProof/>
              </w:rPr>
              <w:t>1.1</w:t>
            </w:r>
            <w:r>
              <w:rPr>
                <w:noProof/>
              </w:rPr>
              <w:tab/>
              <w:t>User-centred design approach</w:t>
            </w:r>
            <w:r>
              <w:rPr>
                <w:noProof/>
              </w:rPr>
              <w:tab/>
            </w:r>
            <w:r>
              <w:rPr>
                <w:noProof/>
              </w:rPr>
              <w:fldChar w:fldCharType="begin"/>
            </w:r>
            <w:r>
              <w:rPr>
                <w:noProof/>
              </w:rPr>
              <w:instrText xml:space="preserve"> PAGEREF _Toc525902761 \h </w:instrText>
            </w:r>
          </w:ins>
          <w:r>
            <w:rPr>
              <w:noProof/>
            </w:rPr>
          </w:r>
          <w:r>
            <w:rPr>
              <w:noProof/>
            </w:rPr>
            <w:fldChar w:fldCharType="separate"/>
          </w:r>
          <w:ins w:id="11" w:author="Ken Maclennan-Brown" w:date="2018-09-28T12:57:00Z">
            <w:r>
              <w:rPr>
                <w:noProof/>
              </w:rPr>
              <w:t>12</w:t>
            </w:r>
            <w:r>
              <w:rPr>
                <w:noProof/>
              </w:rPr>
              <w:fldChar w:fldCharType="end"/>
            </w:r>
          </w:ins>
        </w:p>
        <w:p w14:paraId="51A5E2DF" w14:textId="77777777" w:rsidR="00584981" w:rsidRDefault="00584981">
          <w:pPr>
            <w:pStyle w:val="TOC1"/>
            <w:tabs>
              <w:tab w:val="left" w:pos="442"/>
              <w:tab w:val="right" w:leader="dot" w:pos="9628"/>
            </w:tabs>
            <w:rPr>
              <w:ins w:id="12" w:author="Ken Maclennan-Brown" w:date="2018-09-28T12:57:00Z"/>
              <w:noProof/>
            </w:rPr>
          </w:pPr>
          <w:ins w:id="13" w:author="Ken Maclennan-Brown" w:date="2018-09-28T12:57:00Z">
            <w:r>
              <w:rPr>
                <w:noProof/>
              </w:rPr>
              <w:t>2</w:t>
            </w:r>
            <w:r>
              <w:rPr>
                <w:noProof/>
              </w:rPr>
              <w:tab/>
              <w:t>ANITA Use Cases</w:t>
            </w:r>
            <w:r>
              <w:rPr>
                <w:noProof/>
              </w:rPr>
              <w:tab/>
            </w:r>
            <w:r>
              <w:rPr>
                <w:noProof/>
              </w:rPr>
              <w:fldChar w:fldCharType="begin"/>
            </w:r>
            <w:r>
              <w:rPr>
                <w:noProof/>
              </w:rPr>
              <w:instrText xml:space="preserve"> PAGEREF _Toc525902762 \h </w:instrText>
            </w:r>
          </w:ins>
          <w:r>
            <w:rPr>
              <w:noProof/>
            </w:rPr>
          </w:r>
          <w:r>
            <w:rPr>
              <w:noProof/>
            </w:rPr>
            <w:fldChar w:fldCharType="separate"/>
          </w:r>
          <w:ins w:id="14" w:author="Ken Maclennan-Brown" w:date="2018-09-28T12:57:00Z">
            <w:r>
              <w:rPr>
                <w:noProof/>
              </w:rPr>
              <w:t>16</w:t>
            </w:r>
            <w:r>
              <w:rPr>
                <w:noProof/>
              </w:rPr>
              <w:fldChar w:fldCharType="end"/>
            </w:r>
          </w:ins>
        </w:p>
        <w:p w14:paraId="63FD6E49" w14:textId="77777777" w:rsidR="00584981" w:rsidRDefault="00584981">
          <w:pPr>
            <w:pStyle w:val="TOC2"/>
            <w:tabs>
              <w:tab w:val="left" w:pos="880"/>
              <w:tab w:val="right" w:leader="dot" w:pos="9628"/>
            </w:tabs>
            <w:rPr>
              <w:ins w:id="15" w:author="Ken Maclennan-Brown" w:date="2018-09-28T12:57:00Z"/>
              <w:noProof/>
            </w:rPr>
          </w:pPr>
          <w:ins w:id="16" w:author="Ken Maclennan-Brown" w:date="2018-09-28T12:57:00Z">
            <w:r>
              <w:rPr>
                <w:noProof/>
              </w:rPr>
              <w:t>2.1</w:t>
            </w:r>
            <w:r>
              <w:rPr>
                <w:noProof/>
              </w:rPr>
              <w:tab/>
              <w:t>Overview</w:t>
            </w:r>
            <w:r>
              <w:rPr>
                <w:noProof/>
              </w:rPr>
              <w:tab/>
            </w:r>
            <w:r>
              <w:rPr>
                <w:noProof/>
              </w:rPr>
              <w:fldChar w:fldCharType="begin"/>
            </w:r>
            <w:r>
              <w:rPr>
                <w:noProof/>
              </w:rPr>
              <w:instrText xml:space="preserve"> PAGEREF _Toc525902763 \h </w:instrText>
            </w:r>
          </w:ins>
          <w:r>
            <w:rPr>
              <w:noProof/>
            </w:rPr>
          </w:r>
          <w:r>
            <w:rPr>
              <w:noProof/>
            </w:rPr>
            <w:fldChar w:fldCharType="separate"/>
          </w:r>
          <w:ins w:id="17" w:author="Ken Maclennan-Brown" w:date="2018-09-28T12:57:00Z">
            <w:r>
              <w:rPr>
                <w:noProof/>
              </w:rPr>
              <w:t>16</w:t>
            </w:r>
            <w:r>
              <w:rPr>
                <w:noProof/>
              </w:rPr>
              <w:fldChar w:fldCharType="end"/>
            </w:r>
          </w:ins>
        </w:p>
        <w:p w14:paraId="0C7CC83B" w14:textId="77777777" w:rsidR="00584981" w:rsidRDefault="00584981">
          <w:pPr>
            <w:pStyle w:val="TOC2"/>
            <w:tabs>
              <w:tab w:val="left" w:pos="880"/>
              <w:tab w:val="right" w:leader="dot" w:pos="9628"/>
            </w:tabs>
            <w:rPr>
              <w:ins w:id="18" w:author="Ken Maclennan-Brown" w:date="2018-09-28T12:57:00Z"/>
              <w:noProof/>
            </w:rPr>
          </w:pPr>
          <w:ins w:id="19" w:author="Ken Maclennan-Brown" w:date="2018-09-28T12:57:00Z">
            <w:r>
              <w:rPr>
                <w:noProof/>
              </w:rPr>
              <w:t>2.2</w:t>
            </w:r>
            <w:r>
              <w:rPr>
                <w:noProof/>
              </w:rPr>
              <w:tab/>
              <w:t>Use Case 1 – Counterfeit/falsified medicine, drugs and NPS</w:t>
            </w:r>
            <w:r>
              <w:rPr>
                <w:noProof/>
              </w:rPr>
              <w:tab/>
            </w:r>
            <w:r>
              <w:rPr>
                <w:noProof/>
              </w:rPr>
              <w:fldChar w:fldCharType="begin"/>
            </w:r>
            <w:r>
              <w:rPr>
                <w:noProof/>
              </w:rPr>
              <w:instrText xml:space="preserve"> PAGEREF _Toc525902764 \h </w:instrText>
            </w:r>
          </w:ins>
          <w:r>
            <w:rPr>
              <w:noProof/>
            </w:rPr>
          </w:r>
          <w:r>
            <w:rPr>
              <w:noProof/>
            </w:rPr>
            <w:fldChar w:fldCharType="separate"/>
          </w:r>
          <w:ins w:id="20" w:author="Ken Maclennan-Brown" w:date="2018-09-28T12:57:00Z">
            <w:r>
              <w:rPr>
                <w:noProof/>
              </w:rPr>
              <w:t>16</w:t>
            </w:r>
            <w:r>
              <w:rPr>
                <w:noProof/>
              </w:rPr>
              <w:fldChar w:fldCharType="end"/>
            </w:r>
          </w:ins>
        </w:p>
        <w:p w14:paraId="2A1A2D84" w14:textId="77777777" w:rsidR="00584981" w:rsidRDefault="00584981">
          <w:pPr>
            <w:pStyle w:val="TOC3"/>
            <w:tabs>
              <w:tab w:val="left" w:pos="1320"/>
              <w:tab w:val="right" w:leader="dot" w:pos="9628"/>
            </w:tabs>
            <w:rPr>
              <w:ins w:id="21" w:author="Ken Maclennan-Brown" w:date="2018-09-28T12:57:00Z"/>
              <w:noProof/>
            </w:rPr>
          </w:pPr>
          <w:ins w:id="22" w:author="Ken Maclennan-Brown" w:date="2018-09-28T12:57:00Z">
            <w:r>
              <w:rPr>
                <w:noProof/>
              </w:rPr>
              <w:t>2.2.1</w:t>
            </w:r>
            <w:r>
              <w:rPr>
                <w:noProof/>
              </w:rPr>
              <w:tab/>
              <w:t>Scenario 1: Cyberspace Drug Trafficking (responsible partner: AoC)</w:t>
            </w:r>
            <w:r>
              <w:rPr>
                <w:noProof/>
              </w:rPr>
              <w:tab/>
            </w:r>
            <w:r>
              <w:rPr>
                <w:noProof/>
              </w:rPr>
              <w:fldChar w:fldCharType="begin"/>
            </w:r>
            <w:r>
              <w:rPr>
                <w:noProof/>
              </w:rPr>
              <w:instrText xml:space="preserve"> PAGEREF _Toc525902765 \h </w:instrText>
            </w:r>
          </w:ins>
          <w:r>
            <w:rPr>
              <w:noProof/>
            </w:rPr>
          </w:r>
          <w:r>
            <w:rPr>
              <w:noProof/>
            </w:rPr>
            <w:fldChar w:fldCharType="separate"/>
          </w:r>
          <w:ins w:id="23" w:author="Ken Maclennan-Brown" w:date="2018-09-28T12:57:00Z">
            <w:r>
              <w:rPr>
                <w:noProof/>
              </w:rPr>
              <w:t>17</w:t>
            </w:r>
            <w:r>
              <w:rPr>
                <w:noProof/>
              </w:rPr>
              <w:fldChar w:fldCharType="end"/>
            </w:r>
          </w:ins>
        </w:p>
        <w:p w14:paraId="4950EFA1" w14:textId="77777777" w:rsidR="00584981" w:rsidRDefault="00584981">
          <w:pPr>
            <w:pStyle w:val="TOC3"/>
            <w:tabs>
              <w:tab w:val="left" w:pos="1320"/>
              <w:tab w:val="right" w:leader="dot" w:pos="9628"/>
            </w:tabs>
            <w:rPr>
              <w:ins w:id="24" w:author="Ken Maclennan-Brown" w:date="2018-09-28T12:57:00Z"/>
              <w:noProof/>
            </w:rPr>
          </w:pPr>
          <w:ins w:id="25" w:author="Ken Maclennan-Brown" w:date="2018-09-28T12:57:00Z">
            <w:r>
              <w:rPr>
                <w:noProof/>
              </w:rPr>
              <w:t>2.2.2</w:t>
            </w:r>
            <w:r>
              <w:rPr>
                <w:noProof/>
              </w:rPr>
              <w:tab/>
              <w:t>Scenario 2: Drug Dealer (responsible partner: LPV)</w:t>
            </w:r>
            <w:r>
              <w:rPr>
                <w:noProof/>
              </w:rPr>
              <w:tab/>
            </w:r>
            <w:r>
              <w:rPr>
                <w:noProof/>
              </w:rPr>
              <w:fldChar w:fldCharType="begin"/>
            </w:r>
            <w:r>
              <w:rPr>
                <w:noProof/>
              </w:rPr>
              <w:instrText xml:space="preserve"> PAGEREF _Toc525902766 \h </w:instrText>
            </w:r>
          </w:ins>
          <w:r>
            <w:rPr>
              <w:noProof/>
            </w:rPr>
          </w:r>
          <w:r>
            <w:rPr>
              <w:noProof/>
            </w:rPr>
            <w:fldChar w:fldCharType="separate"/>
          </w:r>
          <w:ins w:id="26" w:author="Ken Maclennan-Brown" w:date="2018-09-28T12:57:00Z">
            <w:r>
              <w:rPr>
                <w:noProof/>
              </w:rPr>
              <w:t>18</w:t>
            </w:r>
            <w:r>
              <w:rPr>
                <w:noProof/>
              </w:rPr>
              <w:fldChar w:fldCharType="end"/>
            </w:r>
          </w:ins>
        </w:p>
        <w:p w14:paraId="4105C2B0" w14:textId="77777777" w:rsidR="00584981" w:rsidRDefault="00584981">
          <w:pPr>
            <w:pStyle w:val="TOC3"/>
            <w:tabs>
              <w:tab w:val="left" w:pos="1320"/>
              <w:tab w:val="right" w:leader="dot" w:pos="9628"/>
            </w:tabs>
            <w:rPr>
              <w:ins w:id="27" w:author="Ken Maclennan-Brown" w:date="2018-09-28T12:57:00Z"/>
              <w:noProof/>
            </w:rPr>
          </w:pPr>
          <w:ins w:id="28" w:author="Ken Maclennan-Brown" w:date="2018-09-28T12:57:00Z">
            <w:r>
              <w:rPr>
                <w:noProof/>
              </w:rPr>
              <w:t>2.2.3</w:t>
            </w:r>
            <w:r>
              <w:rPr>
                <w:noProof/>
              </w:rPr>
              <w:tab/>
              <w:t>Scenario 3: Delivery of Drugs at an Address (responsible partner: LPV)</w:t>
            </w:r>
            <w:r>
              <w:rPr>
                <w:noProof/>
              </w:rPr>
              <w:tab/>
            </w:r>
            <w:r>
              <w:rPr>
                <w:noProof/>
              </w:rPr>
              <w:fldChar w:fldCharType="begin"/>
            </w:r>
            <w:r>
              <w:rPr>
                <w:noProof/>
              </w:rPr>
              <w:instrText xml:space="preserve"> PAGEREF _Toc525902767 \h </w:instrText>
            </w:r>
          </w:ins>
          <w:r>
            <w:rPr>
              <w:noProof/>
            </w:rPr>
          </w:r>
          <w:r>
            <w:rPr>
              <w:noProof/>
            </w:rPr>
            <w:fldChar w:fldCharType="separate"/>
          </w:r>
          <w:ins w:id="29" w:author="Ken Maclennan-Brown" w:date="2018-09-28T12:57:00Z">
            <w:r>
              <w:rPr>
                <w:noProof/>
              </w:rPr>
              <w:t>19</w:t>
            </w:r>
            <w:r>
              <w:rPr>
                <w:noProof/>
              </w:rPr>
              <w:fldChar w:fldCharType="end"/>
            </w:r>
          </w:ins>
        </w:p>
        <w:p w14:paraId="150AB38E" w14:textId="77777777" w:rsidR="00584981" w:rsidRDefault="00584981">
          <w:pPr>
            <w:pStyle w:val="TOC3"/>
            <w:tabs>
              <w:tab w:val="left" w:pos="1320"/>
              <w:tab w:val="right" w:leader="dot" w:pos="9628"/>
            </w:tabs>
            <w:rPr>
              <w:ins w:id="30" w:author="Ken Maclennan-Brown" w:date="2018-09-28T12:57:00Z"/>
              <w:noProof/>
            </w:rPr>
          </w:pPr>
          <w:ins w:id="31" w:author="Ken Maclennan-Brown" w:date="2018-09-28T12:57:00Z">
            <w:r>
              <w:rPr>
                <w:noProof/>
              </w:rPr>
              <w:t>2.2.4</w:t>
            </w:r>
            <w:r>
              <w:rPr>
                <w:noProof/>
              </w:rPr>
              <w:tab/>
              <w:t>Scenario 4: Counterfeit/falsified medicine, drugs and NPS (responsible partner: GDCOC)</w:t>
            </w:r>
            <w:r>
              <w:rPr>
                <w:noProof/>
              </w:rPr>
              <w:tab/>
            </w:r>
            <w:r>
              <w:rPr>
                <w:noProof/>
              </w:rPr>
              <w:fldChar w:fldCharType="begin"/>
            </w:r>
            <w:r>
              <w:rPr>
                <w:noProof/>
              </w:rPr>
              <w:instrText xml:space="preserve"> PAGEREF _Toc525902768 \h </w:instrText>
            </w:r>
          </w:ins>
          <w:r>
            <w:rPr>
              <w:noProof/>
            </w:rPr>
          </w:r>
          <w:r>
            <w:rPr>
              <w:noProof/>
            </w:rPr>
            <w:fldChar w:fldCharType="separate"/>
          </w:r>
          <w:ins w:id="32" w:author="Ken Maclennan-Brown" w:date="2018-09-28T12:57:00Z">
            <w:r>
              <w:rPr>
                <w:noProof/>
              </w:rPr>
              <w:t>20</w:t>
            </w:r>
            <w:r>
              <w:rPr>
                <w:noProof/>
              </w:rPr>
              <w:fldChar w:fldCharType="end"/>
            </w:r>
          </w:ins>
        </w:p>
        <w:p w14:paraId="56970B5A" w14:textId="77777777" w:rsidR="00584981" w:rsidRDefault="00584981">
          <w:pPr>
            <w:pStyle w:val="TOC3"/>
            <w:tabs>
              <w:tab w:val="left" w:pos="1320"/>
              <w:tab w:val="right" w:leader="dot" w:pos="9628"/>
            </w:tabs>
            <w:rPr>
              <w:ins w:id="33" w:author="Ken Maclennan-Brown" w:date="2018-09-28T12:57:00Z"/>
              <w:noProof/>
            </w:rPr>
          </w:pPr>
          <w:ins w:id="34" w:author="Ken Maclennan-Brown" w:date="2018-09-28T12:57:00Z">
            <w:r>
              <w:rPr>
                <w:noProof/>
              </w:rPr>
              <w:t>2.2.5</w:t>
            </w:r>
            <w:r>
              <w:rPr>
                <w:noProof/>
              </w:rPr>
              <w:tab/>
              <w:t>Scenario 5: Counterfeit/falsified medicine, drugs and NPS (responsible partner: NPN)</w:t>
            </w:r>
            <w:r>
              <w:rPr>
                <w:noProof/>
              </w:rPr>
              <w:tab/>
            </w:r>
            <w:r>
              <w:rPr>
                <w:noProof/>
              </w:rPr>
              <w:fldChar w:fldCharType="begin"/>
            </w:r>
            <w:r>
              <w:rPr>
                <w:noProof/>
              </w:rPr>
              <w:instrText xml:space="preserve"> PAGEREF _Toc525902769 \h </w:instrText>
            </w:r>
          </w:ins>
          <w:r>
            <w:rPr>
              <w:noProof/>
            </w:rPr>
          </w:r>
          <w:r>
            <w:rPr>
              <w:noProof/>
            </w:rPr>
            <w:fldChar w:fldCharType="separate"/>
          </w:r>
          <w:ins w:id="35" w:author="Ken Maclennan-Brown" w:date="2018-09-28T12:57:00Z">
            <w:r>
              <w:rPr>
                <w:noProof/>
              </w:rPr>
              <w:t>21</w:t>
            </w:r>
            <w:r>
              <w:rPr>
                <w:noProof/>
              </w:rPr>
              <w:fldChar w:fldCharType="end"/>
            </w:r>
          </w:ins>
        </w:p>
        <w:p w14:paraId="7B9B6172" w14:textId="77777777" w:rsidR="00584981" w:rsidRDefault="00584981">
          <w:pPr>
            <w:pStyle w:val="TOC3"/>
            <w:tabs>
              <w:tab w:val="left" w:pos="1320"/>
              <w:tab w:val="right" w:leader="dot" w:pos="9628"/>
            </w:tabs>
            <w:rPr>
              <w:ins w:id="36" w:author="Ken Maclennan-Brown" w:date="2018-09-28T12:57:00Z"/>
              <w:noProof/>
            </w:rPr>
          </w:pPr>
          <w:ins w:id="37" w:author="Ken Maclennan-Brown" w:date="2018-09-28T12:57:00Z">
            <w:r>
              <w:rPr>
                <w:noProof/>
              </w:rPr>
              <w:t>2.2.6</w:t>
            </w:r>
            <w:r>
              <w:rPr>
                <w:noProof/>
              </w:rPr>
              <w:tab/>
              <w:t>Scenario 6: Counterfeit/falsified medicine, drugs and NPS (responsible partner: KWPG)</w:t>
            </w:r>
            <w:r>
              <w:rPr>
                <w:noProof/>
              </w:rPr>
              <w:tab/>
            </w:r>
            <w:r>
              <w:rPr>
                <w:noProof/>
              </w:rPr>
              <w:fldChar w:fldCharType="begin"/>
            </w:r>
            <w:r>
              <w:rPr>
                <w:noProof/>
              </w:rPr>
              <w:instrText xml:space="preserve"> PAGEREF _Toc525902770 \h </w:instrText>
            </w:r>
          </w:ins>
          <w:r>
            <w:rPr>
              <w:noProof/>
            </w:rPr>
          </w:r>
          <w:r>
            <w:rPr>
              <w:noProof/>
            </w:rPr>
            <w:fldChar w:fldCharType="separate"/>
          </w:r>
          <w:ins w:id="38" w:author="Ken Maclennan-Brown" w:date="2018-09-28T12:57:00Z">
            <w:r>
              <w:rPr>
                <w:noProof/>
              </w:rPr>
              <w:t>22</w:t>
            </w:r>
            <w:r>
              <w:rPr>
                <w:noProof/>
              </w:rPr>
              <w:fldChar w:fldCharType="end"/>
            </w:r>
          </w:ins>
        </w:p>
        <w:p w14:paraId="12F645E2" w14:textId="77777777" w:rsidR="00584981" w:rsidRDefault="00584981">
          <w:pPr>
            <w:pStyle w:val="TOC3"/>
            <w:tabs>
              <w:tab w:val="left" w:pos="1320"/>
              <w:tab w:val="right" w:leader="dot" w:pos="9628"/>
            </w:tabs>
            <w:rPr>
              <w:ins w:id="39" w:author="Ken Maclennan-Brown" w:date="2018-09-28T12:57:00Z"/>
              <w:noProof/>
            </w:rPr>
          </w:pPr>
          <w:ins w:id="40" w:author="Ken Maclennan-Brown" w:date="2018-09-28T12:57:00Z">
            <w:r>
              <w:rPr>
                <w:noProof/>
              </w:rPr>
              <w:t>2.2.7</w:t>
            </w:r>
            <w:r>
              <w:rPr>
                <w:noProof/>
              </w:rPr>
              <w:tab/>
              <w:t>Scenario 7: Counterfeit/falsified medicine, drugs and NPS (responsible partner: KWPG)</w:t>
            </w:r>
            <w:r>
              <w:rPr>
                <w:noProof/>
              </w:rPr>
              <w:tab/>
            </w:r>
            <w:r>
              <w:rPr>
                <w:noProof/>
              </w:rPr>
              <w:fldChar w:fldCharType="begin"/>
            </w:r>
            <w:r>
              <w:rPr>
                <w:noProof/>
              </w:rPr>
              <w:instrText xml:space="preserve"> PAGEREF _Toc525902784 \h </w:instrText>
            </w:r>
          </w:ins>
          <w:r>
            <w:rPr>
              <w:noProof/>
            </w:rPr>
          </w:r>
          <w:r>
            <w:rPr>
              <w:noProof/>
            </w:rPr>
            <w:fldChar w:fldCharType="separate"/>
          </w:r>
          <w:ins w:id="41" w:author="Ken Maclennan-Brown" w:date="2018-09-28T12:57:00Z">
            <w:r>
              <w:rPr>
                <w:noProof/>
              </w:rPr>
              <w:t>23</w:t>
            </w:r>
            <w:r>
              <w:rPr>
                <w:noProof/>
              </w:rPr>
              <w:fldChar w:fldCharType="end"/>
            </w:r>
          </w:ins>
        </w:p>
        <w:p w14:paraId="0CE39F22" w14:textId="77777777" w:rsidR="00584981" w:rsidRDefault="00584981">
          <w:pPr>
            <w:pStyle w:val="TOC2"/>
            <w:tabs>
              <w:tab w:val="left" w:pos="880"/>
              <w:tab w:val="right" w:leader="dot" w:pos="9628"/>
            </w:tabs>
            <w:rPr>
              <w:ins w:id="42" w:author="Ken Maclennan-Brown" w:date="2018-09-28T12:57:00Z"/>
              <w:noProof/>
            </w:rPr>
          </w:pPr>
          <w:ins w:id="43" w:author="Ken Maclennan-Brown" w:date="2018-09-28T12:57:00Z">
            <w:r>
              <w:rPr>
                <w:noProof/>
                <w:lang w:eastAsia="it-IT"/>
              </w:rPr>
              <w:t>2.3</w:t>
            </w:r>
            <w:r>
              <w:rPr>
                <w:noProof/>
              </w:rPr>
              <w:tab/>
            </w:r>
            <w:r>
              <w:rPr>
                <w:noProof/>
                <w:lang w:eastAsia="it-IT"/>
              </w:rPr>
              <w:t>Use Case 2 – Weapons trafficking</w:t>
            </w:r>
            <w:r>
              <w:rPr>
                <w:noProof/>
              </w:rPr>
              <w:tab/>
            </w:r>
            <w:r>
              <w:rPr>
                <w:noProof/>
              </w:rPr>
              <w:fldChar w:fldCharType="begin"/>
            </w:r>
            <w:r>
              <w:rPr>
                <w:noProof/>
              </w:rPr>
              <w:instrText xml:space="preserve"> PAGEREF _Toc525902787 \h </w:instrText>
            </w:r>
          </w:ins>
          <w:r>
            <w:rPr>
              <w:noProof/>
            </w:rPr>
          </w:r>
          <w:r>
            <w:rPr>
              <w:noProof/>
            </w:rPr>
            <w:fldChar w:fldCharType="separate"/>
          </w:r>
          <w:ins w:id="44" w:author="Ken Maclennan-Brown" w:date="2018-09-28T12:57:00Z">
            <w:r>
              <w:rPr>
                <w:noProof/>
              </w:rPr>
              <w:t>24</w:t>
            </w:r>
            <w:r>
              <w:rPr>
                <w:noProof/>
              </w:rPr>
              <w:fldChar w:fldCharType="end"/>
            </w:r>
          </w:ins>
        </w:p>
        <w:p w14:paraId="135C9F64" w14:textId="77777777" w:rsidR="00584981" w:rsidRDefault="00584981">
          <w:pPr>
            <w:pStyle w:val="TOC3"/>
            <w:tabs>
              <w:tab w:val="left" w:pos="1320"/>
              <w:tab w:val="right" w:leader="dot" w:pos="9628"/>
            </w:tabs>
            <w:rPr>
              <w:ins w:id="45" w:author="Ken Maclennan-Brown" w:date="2018-09-28T12:57:00Z"/>
              <w:noProof/>
            </w:rPr>
          </w:pPr>
          <w:ins w:id="46" w:author="Ken Maclennan-Brown" w:date="2018-09-28T12:57:00Z">
            <w:r>
              <w:rPr>
                <w:noProof/>
              </w:rPr>
              <w:t>2.3.1</w:t>
            </w:r>
            <w:r>
              <w:rPr>
                <w:noProof/>
              </w:rPr>
              <w:tab/>
              <w:t>Scenario 1: Cyberspace Weapons Trafficking (responsible partner: AoC)</w:t>
            </w:r>
            <w:r>
              <w:rPr>
                <w:noProof/>
              </w:rPr>
              <w:tab/>
            </w:r>
            <w:r>
              <w:rPr>
                <w:noProof/>
              </w:rPr>
              <w:fldChar w:fldCharType="begin"/>
            </w:r>
            <w:r>
              <w:rPr>
                <w:noProof/>
              </w:rPr>
              <w:instrText xml:space="preserve"> PAGEREF _Toc525902788 \h </w:instrText>
            </w:r>
          </w:ins>
          <w:r>
            <w:rPr>
              <w:noProof/>
            </w:rPr>
          </w:r>
          <w:r>
            <w:rPr>
              <w:noProof/>
            </w:rPr>
            <w:fldChar w:fldCharType="separate"/>
          </w:r>
          <w:ins w:id="47" w:author="Ken Maclennan-Brown" w:date="2018-09-28T12:57:00Z">
            <w:r>
              <w:rPr>
                <w:noProof/>
              </w:rPr>
              <w:t>25</w:t>
            </w:r>
            <w:r>
              <w:rPr>
                <w:noProof/>
              </w:rPr>
              <w:fldChar w:fldCharType="end"/>
            </w:r>
          </w:ins>
        </w:p>
        <w:p w14:paraId="635B701B" w14:textId="77777777" w:rsidR="00584981" w:rsidRDefault="00584981">
          <w:pPr>
            <w:pStyle w:val="TOC3"/>
            <w:tabs>
              <w:tab w:val="left" w:pos="1320"/>
              <w:tab w:val="right" w:leader="dot" w:pos="9628"/>
            </w:tabs>
            <w:rPr>
              <w:ins w:id="48" w:author="Ken Maclennan-Brown" w:date="2018-09-28T12:57:00Z"/>
              <w:noProof/>
            </w:rPr>
          </w:pPr>
          <w:ins w:id="49" w:author="Ken Maclennan-Brown" w:date="2018-09-28T12:57:00Z">
            <w:r>
              <w:rPr>
                <w:noProof/>
              </w:rPr>
              <w:t>2.3.2</w:t>
            </w:r>
            <w:r>
              <w:rPr>
                <w:noProof/>
              </w:rPr>
              <w:tab/>
              <w:t>Scenario 2: Weapon 1 (responsible partner: KWPG)</w:t>
            </w:r>
            <w:r>
              <w:rPr>
                <w:noProof/>
              </w:rPr>
              <w:tab/>
            </w:r>
            <w:r>
              <w:rPr>
                <w:noProof/>
              </w:rPr>
              <w:fldChar w:fldCharType="begin"/>
            </w:r>
            <w:r>
              <w:rPr>
                <w:noProof/>
              </w:rPr>
              <w:instrText xml:space="preserve"> PAGEREF _Toc525902789 \h </w:instrText>
            </w:r>
          </w:ins>
          <w:r>
            <w:rPr>
              <w:noProof/>
            </w:rPr>
          </w:r>
          <w:r>
            <w:rPr>
              <w:noProof/>
            </w:rPr>
            <w:fldChar w:fldCharType="separate"/>
          </w:r>
          <w:ins w:id="50" w:author="Ken Maclennan-Brown" w:date="2018-09-28T12:57:00Z">
            <w:r>
              <w:rPr>
                <w:noProof/>
              </w:rPr>
              <w:t>25</w:t>
            </w:r>
            <w:r>
              <w:rPr>
                <w:noProof/>
              </w:rPr>
              <w:fldChar w:fldCharType="end"/>
            </w:r>
          </w:ins>
        </w:p>
        <w:p w14:paraId="45E89F2A" w14:textId="77777777" w:rsidR="00584981" w:rsidRDefault="00584981">
          <w:pPr>
            <w:pStyle w:val="TOC3"/>
            <w:tabs>
              <w:tab w:val="left" w:pos="1320"/>
              <w:tab w:val="right" w:leader="dot" w:pos="9628"/>
            </w:tabs>
            <w:rPr>
              <w:ins w:id="51" w:author="Ken Maclennan-Brown" w:date="2018-09-28T12:57:00Z"/>
              <w:noProof/>
            </w:rPr>
          </w:pPr>
          <w:ins w:id="52" w:author="Ken Maclennan-Brown" w:date="2018-09-28T12:57:00Z">
            <w:r>
              <w:rPr>
                <w:noProof/>
              </w:rPr>
              <w:t>2.3.3</w:t>
            </w:r>
            <w:r>
              <w:rPr>
                <w:noProof/>
              </w:rPr>
              <w:tab/>
              <w:t>Scenario 3: Weapon 2 (responsible partner: KWPG)</w:t>
            </w:r>
            <w:r>
              <w:rPr>
                <w:noProof/>
              </w:rPr>
              <w:tab/>
            </w:r>
            <w:r>
              <w:rPr>
                <w:noProof/>
              </w:rPr>
              <w:fldChar w:fldCharType="begin"/>
            </w:r>
            <w:r>
              <w:rPr>
                <w:noProof/>
              </w:rPr>
              <w:instrText xml:space="preserve"> PAGEREF _Toc525902790 \h </w:instrText>
            </w:r>
          </w:ins>
          <w:r>
            <w:rPr>
              <w:noProof/>
            </w:rPr>
          </w:r>
          <w:r>
            <w:rPr>
              <w:noProof/>
            </w:rPr>
            <w:fldChar w:fldCharType="separate"/>
          </w:r>
          <w:ins w:id="53" w:author="Ken Maclennan-Brown" w:date="2018-09-28T12:57:00Z">
            <w:r>
              <w:rPr>
                <w:noProof/>
              </w:rPr>
              <w:t>26</w:t>
            </w:r>
            <w:r>
              <w:rPr>
                <w:noProof/>
              </w:rPr>
              <w:fldChar w:fldCharType="end"/>
            </w:r>
          </w:ins>
        </w:p>
        <w:p w14:paraId="082EE28E" w14:textId="77777777" w:rsidR="00584981" w:rsidRDefault="00584981">
          <w:pPr>
            <w:pStyle w:val="TOC3"/>
            <w:tabs>
              <w:tab w:val="left" w:pos="1320"/>
              <w:tab w:val="right" w:leader="dot" w:pos="9628"/>
            </w:tabs>
            <w:rPr>
              <w:ins w:id="54" w:author="Ken Maclennan-Brown" w:date="2018-09-28T12:57:00Z"/>
              <w:noProof/>
            </w:rPr>
          </w:pPr>
          <w:ins w:id="55" w:author="Ken Maclennan-Brown" w:date="2018-09-28T12:57:00Z">
            <w:r>
              <w:rPr>
                <w:noProof/>
              </w:rPr>
              <w:t>2.3.4</w:t>
            </w:r>
            <w:r>
              <w:rPr>
                <w:noProof/>
              </w:rPr>
              <w:tab/>
              <w:t>Scenario 4: Weapon 3 (responsible partner: KWPG)</w:t>
            </w:r>
            <w:r>
              <w:rPr>
                <w:noProof/>
              </w:rPr>
              <w:tab/>
            </w:r>
            <w:r>
              <w:rPr>
                <w:noProof/>
              </w:rPr>
              <w:fldChar w:fldCharType="begin"/>
            </w:r>
            <w:r>
              <w:rPr>
                <w:noProof/>
              </w:rPr>
              <w:instrText xml:space="preserve"> PAGEREF _Toc525902791 \h </w:instrText>
            </w:r>
          </w:ins>
          <w:r>
            <w:rPr>
              <w:noProof/>
            </w:rPr>
          </w:r>
          <w:r>
            <w:rPr>
              <w:noProof/>
            </w:rPr>
            <w:fldChar w:fldCharType="separate"/>
          </w:r>
          <w:ins w:id="56" w:author="Ken Maclennan-Brown" w:date="2018-09-28T12:57:00Z">
            <w:r>
              <w:rPr>
                <w:noProof/>
              </w:rPr>
              <w:t>27</w:t>
            </w:r>
            <w:r>
              <w:rPr>
                <w:noProof/>
              </w:rPr>
              <w:fldChar w:fldCharType="end"/>
            </w:r>
          </w:ins>
        </w:p>
        <w:p w14:paraId="09B62254" w14:textId="77777777" w:rsidR="00584981" w:rsidRDefault="00584981">
          <w:pPr>
            <w:pStyle w:val="TOC3"/>
            <w:tabs>
              <w:tab w:val="left" w:pos="1320"/>
              <w:tab w:val="right" w:leader="dot" w:pos="9628"/>
            </w:tabs>
            <w:rPr>
              <w:ins w:id="57" w:author="Ken Maclennan-Brown" w:date="2018-09-28T12:57:00Z"/>
              <w:noProof/>
            </w:rPr>
          </w:pPr>
          <w:ins w:id="58" w:author="Ken Maclennan-Brown" w:date="2018-09-28T12:57:00Z">
            <w:r>
              <w:rPr>
                <w:noProof/>
              </w:rPr>
              <w:t>2.3.5</w:t>
            </w:r>
            <w:r>
              <w:rPr>
                <w:noProof/>
              </w:rPr>
              <w:tab/>
              <w:t>Scenario 5: Weapon 4 (responsible partner: KWPG)</w:t>
            </w:r>
            <w:r>
              <w:rPr>
                <w:noProof/>
              </w:rPr>
              <w:tab/>
            </w:r>
            <w:r>
              <w:rPr>
                <w:noProof/>
              </w:rPr>
              <w:fldChar w:fldCharType="begin"/>
            </w:r>
            <w:r>
              <w:rPr>
                <w:noProof/>
              </w:rPr>
              <w:instrText xml:space="preserve"> PAGEREF _Toc525902792 \h </w:instrText>
            </w:r>
          </w:ins>
          <w:r>
            <w:rPr>
              <w:noProof/>
            </w:rPr>
          </w:r>
          <w:r>
            <w:rPr>
              <w:noProof/>
            </w:rPr>
            <w:fldChar w:fldCharType="separate"/>
          </w:r>
          <w:ins w:id="59" w:author="Ken Maclennan-Brown" w:date="2018-09-28T12:57:00Z">
            <w:r>
              <w:rPr>
                <w:noProof/>
              </w:rPr>
              <w:t>27</w:t>
            </w:r>
            <w:r>
              <w:rPr>
                <w:noProof/>
              </w:rPr>
              <w:fldChar w:fldCharType="end"/>
            </w:r>
          </w:ins>
        </w:p>
        <w:p w14:paraId="2B4FA198" w14:textId="77777777" w:rsidR="00584981" w:rsidRDefault="00584981">
          <w:pPr>
            <w:pStyle w:val="TOC2"/>
            <w:tabs>
              <w:tab w:val="left" w:pos="880"/>
              <w:tab w:val="right" w:leader="dot" w:pos="9628"/>
            </w:tabs>
            <w:rPr>
              <w:ins w:id="60" w:author="Ken Maclennan-Brown" w:date="2018-09-28T12:57:00Z"/>
              <w:noProof/>
            </w:rPr>
          </w:pPr>
          <w:ins w:id="61" w:author="Ken Maclennan-Brown" w:date="2018-09-28T12:57:00Z">
            <w:r>
              <w:rPr>
                <w:noProof/>
                <w:lang w:eastAsia="it-IT"/>
              </w:rPr>
              <w:t>2.4</w:t>
            </w:r>
            <w:r>
              <w:rPr>
                <w:noProof/>
              </w:rPr>
              <w:tab/>
            </w:r>
            <w:r>
              <w:rPr>
                <w:noProof/>
                <w:lang w:eastAsia="it-IT"/>
              </w:rPr>
              <w:t>Use Case 3 – Trafficking related to terrorism funding</w:t>
            </w:r>
            <w:r>
              <w:rPr>
                <w:noProof/>
              </w:rPr>
              <w:tab/>
            </w:r>
            <w:r>
              <w:rPr>
                <w:noProof/>
              </w:rPr>
              <w:fldChar w:fldCharType="begin"/>
            </w:r>
            <w:r>
              <w:rPr>
                <w:noProof/>
              </w:rPr>
              <w:instrText xml:space="preserve"> PAGEREF _Toc525902793 \h </w:instrText>
            </w:r>
          </w:ins>
          <w:r>
            <w:rPr>
              <w:noProof/>
            </w:rPr>
          </w:r>
          <w:r>
            <w:rPr>
              <w:noProof/>
            </w:rPr>
            <w:fldChar w:fldCharType="separate"/>
          </w:r>
          <w:ins w:id="62" w:author="Ken Maclennan-Brown" w:date="2018-09-28T12:57:00Z">
            <w:r>
              <w:rPr>
                <w:noProof/>
              </w:rPr>
              <w:t>28</w:t>
            </w:r>
            <w:r>
              <w:rPr>
                <w:noProof/>
              </w:rPr>
              <w:fldChar w:fldCharType="end"/>
            </w:r>
          </w:ins>
        </w:p>
        <w:p w14:paraId="28F71D16" w14:textId="77777777" w:rsidR="00584981" w:rsidRDefault="00584981">
          <w:pPr>
            <w:pStyle w:val="TOC3"/>
            <w:tabs>
              <w:tab w:val="left" w:pos="1320"/>
              <w:tab w:val="right" w:leader="dot" w:pos="9628"/>
            </w:tabs>
            <w:rPr>
              <w:ins w:id="63" w:author="Ken Maclennan-Brown" w:date="2018-09-28T12:57:00Z"/>
              <w:noProof/>
            </w:rPr>
          </w:pPr>
          <w:ins w:id="64" w:author="Ken Maclennan-Brown" w:date="2018-09-28T12:57:00Z">
            <w:r>
              <w:rPr>
                <w:noProof/>
              </w:rPr>
              <w:t>2.4.1</w:t>
            </w:r>
            <w:r>
              <w:rPr>
                <w:noProof/>
              </w:rPr>
              <w:tab/>
              <w:t>Scenario 1: Terrorism Funding 1 (responsible partner: LPV)</w:t>
            </w:r>
            <w:r>
              <w:rPr>
                <w:noProof/>
              </w:rPr>
              <w:tab/>
            </w:r>
            <w:r>
              <w:rPr>
                <w:noProof/>
              </w:rPr>
              <w:fldChar w:fldCharType="begin"/>
            </w:r>
            <w:r>
              <w:rPr>
                <w:noProof/>
              </w:rPr>
              <w:instrText xml:space="preserve"> PAGEREF _Toc525902794 \h </w:instrText>
            </w:r>
          </w:ins>
          <w:r>
            <w:rPr>
              <w:noProof/>
            </w:rPr>
          </w:r>
          <w:r>
            <w:rPr>
              <w:noProof/>
            </w:rPr>
            <w:fldChar w:fldCharType="separate"/>
          </w:r>
          <w:ins w:id="65" w:author="Ken Maclennan-Brown" w:date="2018-09-28T12:57:00Z">
            <w:r>
              <w:rPr>
                <w:noProof/>
              </w:rPr>
              <w:t>29</w:t>
            </w:r>
            <w:r>
              <w:rPr>
                <w:noProof/>
              </w:rPr>
              <w:fldChar w:fldCharType="end"/>
            </w:r>
          </w:ins>
        </w:p>
        <w:p w14:paraId="2B2398CE" w14:textId="77777777" w:rsidR="00584981" w:rsidRDefault="00584981">
          <w:pPr>
            <w:pStyle w:val="TOC3"/>
            <w:tabs>
              <w:tab w:val="left" w:pos="1320"/>
              <w:tab w:val="right" w:leader="dot" w:pos="9628"/>
            </w:tabs>
            <w:rPr>
              <w:ins w:id="66" w:author="Ken Maclennan-Brown" w:date="2018-09-28T12:57:00Z"/>
              <w:noProof/>
            </w:rPr>
          </w:pPr>
          <w:ins w:id="67" w:author="Ken Maclennan-Brown" w:date="2018-09-28T12:57:00Z">
            <w:r>
              <w:rPr>
                <w:noProof/>
              </w:rPr>
              <w:t>2.4.2</w:t>
            </w:r>
            <w:r>
              <w:rPr>
                <w:noProof/>
              </w:rPr>
              <w:tab/>
              <w:t>Scenario 2: Terrorism Funding 2 (responsible partner: LPV)</w:t>
            </w:r>
            <w:r>
              <w:rPr>
                <w:noProof/>
              </w:rPr>
              <w:tab/>
            </w:r>
            <w:r>
              <w:rPr>
                <w:noProof/>
              </w:rPr>
              <w:fldChar w:fldCharType="begin"/>
            </w:r>
            <w:r>
              <w:rPr>
                <w:noProof/>
              </w:rPr>
              <w:instrText xml:space="preserve"> PAGEREF _Toc525902795 \h </w:instrText>
            </w:r>
          </w:ins>
          <w:r>
            <w:rPr>
              <w:noProof/>
            </w:rPr>
          </w:r>
          <w:r>
            <w:rPr>
              <w:noProof/>
            </w:rPr>
            <w:fldChar w:fldCharType="separate"/>
          </w:r>
          <w:ins w:id="68" w:author="Ken Maclennan-Brown" w:date="2018-09-28T12:57:00Z">
            <w:r>
              <w:rPr>
                <w:noProof/>
              </w:rPr>
              <w:t>29</w:t>
            </w:r>
            <w:r>
              <w:rPr>
                <w:noProof/>
              </w:rPr>
              <w:fldChar w:fldCharType="end"/>
            </w:r>
          </w:ins>
        </w:p>
        <w:p w14:paraId="0FA9D913" w14:textId="77777777" w:rsidR="00584981" w:rsidRDefault="00584981">
          <w:pPr>
            <w:pStyle w:val="TOC3"/>
            <w:tabs>
              <w:tab w:val="left" w:pos="1320"/>
              <w:tab w:val="right" w:leader="dot" w:pos="9628"/>
            </w:tabs>
            <w:rPr>
              <w:ins w:id="69" w:author="Ken Maclennan-Brown" w:date="2018-09-28T12:57:00Z"/>
              <w:noProof/>
            </w:rPr>
          </w:pPr>
          <w:ins w:id="70" w:author="Ken Maclennan-Brown" w:date="2018-09-28T12:57:00Z">
            <w:r>
              <w:rPr>
                <w:noProof/>
              </w:rPr>
              <w:t>2.4.3</w:t>
            </w:r>
            <w:r>
              <w:rPr>
                <w:noProof/>
              </w:rPr>
              <w:tab/>
              <w:t>Scenario 3: Terrorism Funding 3 (responsible partner: LPV)</w:t>
            </w:r>
            <w:r>
              <w:rPr>
                <w:noProof/>
              </w:rPr>
              <w:tab/>
            </w:r>
            <w:r>
              <w:rPr>
                <w:noProof/>
              </w:rPr>
              <w:fldChar w:fldCharType="begin"/>
            </w:r>
            <w:r>
              <w:rPr>
                <w:noProof/>
              </w:rPr>
              <w:instrText xml:space="preserve"> PAGEREF _Toc525902796 \h </w:instrText>
            </w:r>
          </w:ins>
          <w:r>
            <w:rPr>
              <w:noProof/>
            </w:rPr>
          </w:r>
          <w:r>
            <w:rPr>
              <w:noProof/>
            </w:rPr>
            <w:fldChar w:fldCharType="separate"/>
          </w:r>
          <w:ins w:id="71" w:author="Ken Maclennan-Brown" w:date="2018-09-28T12:57:00Z">
            <w:r>
              <w:rPr>
                <w:noProof/>
              </w:rPr>
              <w:t>30</w:t>
            </w:r>
            <w:r>
              <w:rPr>
                <w:noProof/>
              </w:rPr>
              <w:fldChar w:fldCharType="end"/>
            </w:r>
          </w:ins>
        </w:p>
        <w:p w14:paraId="01F97743" w14:textId="77777777" w:rsidR="00584981" w:rsidRDefault="00584981">
          <w:pPr>
            <w:pStyle w:val="TOC3"/>
            <w:tabs>
              <w:tab w:val="left" w:pos="1320"/>
              <w:tab w:val="right" w:leader="dot" w:pos="9628"/>
            </w:tabs>
            <w:rPr>
              <w:ins w:id="72" w:author="Ken Maclennan-Brown" w:date="2018-09-28T12:57:00Z"/>
              <w:noProof/>
            </w:rPr>
          </w:pPr>
          <w:ins w:id="73" w:author="Ken Maclennan-Brown" w:date="2018-09-28T12:57:00Z">
            <w:r w:rsidRPr="002E6852">
              <w:rPr>
                <w:strike/>
                <w:noProof/>
                <w:color w:val="FF0000"/>
              </w:rPr>
              <w:t>2.4.4</w:t>
            </w:r>
            <w:r>
              <w:rPr>
                <w:noProof/>
              </w:rPr>
              <w:tab/>
            </w:r>
            <w:r w:rsidRPr="002E6852">
              <w:rPr>
                <w:strike/>
                <w:noProof/>
                <w:color w:val="FF0000"/>
              </w:rPr>
              <w:t>Scenario 4: Terrorism Funding (responsible partner: GDCOC)</w:t>
            </w:r>
            <w:r>
              <w:rPr>
                <w:noProof/>
              </w:rPr>
              <w:tab/>
            </w:r>
            <w:r>
              <w:rPr>
                <w:noProof/>
              </w:rPr>
              <w:fldChar w:fldCharType="begin"/>
            </w:r>
            <w:r>
              <w:rPr>
                <w:noProof/>
              </w:rPr>
              <w:instrText xml:space="preserve"> PAGEREF _Toc525902797 \h </w:instrText>
            </w:r>
          </w:ins>
          <w:r>
            <w:rPr>
              <w:noProof/>
            </w:rPr>
          </w:r>
          <w:r>
            <w:rPr>
              <w:noProof/>
            </w:rPr>
            <w:fldChar w:fldCharType="separate"/>
          </w:r>
          <w:ins w:id="74" w:author="Ken Maclennan-Brown" w:date="2018-09-28T12:57:00Z">
            <w:r>
              <w:rPr>
                <w:noProof/>
              </w:rPr>
              <w:t>31</w:t>
            </w:r>
            <w:r>
              <w:rPr>
                <w:noProof/>
              </w:rPr>
              <w:fldChar w:fldCharType="end"/>
            </w:r>
          </w:ins>
        </w:p>
        <w:p w14:paraId="5A60F225" w14:textId="77777777" w:rsidR="00584981" w:rsidRDefault="00584981">
          <w:pPr>
            <w:pStyle w:val="TOC3"/>
            <w:tabs>
              <w:tab w:val="left" w:pos="1320"/>
              <w:tab w:val="right" w:leader="dot" w:pos="9628"/>
            </w:tabs>
            <w:rPr>
              <w:ins w:id="75" w:author="Ken Maclennan-Brown" w:date="2018-09-28T12:57:00Z"/>
              <w:noProof/>
            </w:rPr>
          </w:pPr>
          <w:ins w:id="76" w:author="Ken Maclennan-Brown" w:date="2018-09-28T12:57:00Z">
            <w:r>
              <w:rPr>
                <w:noProof/>
              </w:rPr>
              <w:t>2.4.5</w:t>
            </w:r>
            <w:r>
              <w:rPr>
                <w:noProof/>
              </w:rPr>
              <w:tab/>
              <w:t>Scenario 4: Terrorism Funding (responsible partner: NPN)</w:t>
            </w:r>
            <w:r>
              <w:rPr>
                <w:noProof/>
              </w:rPr>
              <w:tab/>
            </w:r>
            <w:r>
              <w:rPr>
                <w:noProof/>
              </w:rPr>
              <w:fldChar w:fldCharType="begin"/>
            </w:r>
            <w:r>
              <w:rPr>
                <w:noProof/>
              </w:rPr>
              <w:instrText xml:space="preserve"> PAGEREF _Toc525902798 \h </w:instrText>
            </w:r>
          </w:ins>
          <w:r>
            <w:rPr>
              <w:noProof/>
            </w:rPr>
          </w:r>
          <w:r>
            <w:rPr>
              <w:noProof/>
            </w:rPr>
            <w:fldChar w:fldCharType="separate"/>
          </w:r>
          <w:ins w:id="77" w:author="Ken Maclennan-Brown" w:date="2018-09-28T12:57:00Z">
            <w:r>
              <w:rPr>
                <w:noProof/>
              </w:rPr>
              <w:t>32</w:t>
            </w:r>
            <w:r>
              <w:rPr>
                <w:noProof/>
              </w:rPr>
              <w:fldChar w:fldCharType="end"/>
            </w:r>
          </w:ins>
        </w:p>
        <w:p w14:paraId="5436671C" w14:textId="77777777" w:rsidR="00584981" w:rsidRDefault="00584981">
          <w:pPr>
            <w:pStyle w:val="TOC3"/>
            <w:tabs>
              <w:tab w:val="left" w:pos="1320"/>
              <w:tab w:val="right" w:leader="dot" w:pos="9628"/>
            </w:tabs>
            <w:rPr>
              <w:ins w:id="78" w:author="Ken Maclennan-Brown" w:date="2018-09-28T12:57:00Z"/>
              <w:noProof/>
            </w:rPr>
          </w:pPr>
          <w:ins w:id="79" w:author="Ken Maclennan-Brown" w:date="2018-09-28T12:57:00Z">
            <w:r>
              <w:rPr>
                <w:noProof/>
              </w:rPr>
              <w:t>2.4.6</w:t>
            </w:r>
            <w:r>
              <w:rPr>
                <w:noProof/>
              </w:rPr>
              <w:tab/>
              <w:t>Scenario 5: Terrorism Funding (responsible partner: CAST/DSTL)</w:t>
            </w:r>
            <w:r>
              <w:rPr>
                <w:noProof/>
              </w:rPr>
              <w:tab/>
            </w:r>
            <w:r>
              <w:rPr>
                <w:noProof/>
              </w:rPr>
              <w:fldChar w:fldCharType="begin"/>
            </w:r>
            <w:r>
              <w:rPr>
                <w:noProof/>
              </w:rPr>
              <w:instrText xml:space="preserve"> PAGEREF _Toc525902799 \h </w:instrText>
            </w:r>
          </w:ins>
          <w:r>
            <w:rPr>
              <w:noProof/>
            </w:rPr>
          </w:r>
          <w:r>
            <w:rPr>
              <w:noProof/>
            </w:rPr>
            <w:fldChar w:fldCharType="separate"/>
          </w:r>
          <w:ins w:id="80" w:author="Ken Maclennan-Brown" w:date="2018-09-28T12:57:00Z">
            <w:r>
              <w:rPr>
                <w:noProof/>
              </w:rPr>
              <w:t>33</w:t>
            </w:r>
            <w:r>
              <w:rPr>
                <w:noProof/>
              </w:rPr>
              <w:fldChar w:fldCharType="end"/>
            </w:r>
          </w:ins>
        </w:p>
        <w:p w14:paraId="461E7CB5" w14:textId="77777777" w:rsidR="00584981" w:rsidRDefault="00584981">
          <w:pPr>
            <w:pStyle w:val="TOC3"/>
            <w:tabs>
              <w:tab w:val="left" w:pos="1320"/>
              <w:tab w:val="right" w:leader="dot" w:pos="9628"/>
            </w:tabs>
            <w:rPr>
              <w:ins w:id="81" w:author="Ken Maclennan-Brown" w:date="2018-09-28T12:57:00Z"/>
              <w:noProof/>
            </w:rPr>
          </w:pPr>
          <w:ins w:id="82" w:author="Ken Maclennan-Brown" w:date="2018-09-28T12:57:00Z">
            <w:r>
              <w:rPr>
                <w:noProof/>
              </w:rPr>
              <w:t>2.4.7</w:t>
            </w:r>
            <w:r>
              <w:rPr>
                <w:noProof/>
              </w:rPr>
              <w:tab/>
              <w:t>Scenario 6: Mikser (responsible partner: Aoc)</w:t>
            </w:r>
            <w:r>
              <w:rPr>
                <w:noProof/>
              </w:rPr>
              <w:tab/>
            </w:r>
            <w:r>
              <w:rPr>
                <w:noProof/>
              </w:rPr>
              <w:fldChar w:fldCharType="begin"/>
            </w:r>
            <w:r>
              <w:rPr>
                <w:noProof/>
              </w:rPr>
              <w:instrText xml:space="preserve"> PAGEREF _Toc525902800 \h </w:instrText>
            </w:r>
          </w:ins>
          <w:r>
            <w:rPr>
              <w:noProof/>
            </w:rPr>
          </w:r>
          <w:r>
            <w:rPr>
              <w:noProof/>
            </w:rPr>
            <w:fldChar w:fldCharType="separate"/>
          </w:r>
          <w:ins w:id="83" w:author="Ken Maclennan-Brown" w:date="2018-09-28T12:57:00Z">
            <w:r>
              <w:rPr>
                <w:noProof/>
              </w:rPr>
              <w:t>35</w:t>
            </w:r>
            <w:r>
              <w:rPr>
                <w:noProof/>
              </w:rPr>
              <w:fldChar w:fldCharType="end"/>
            </w:r>
          </w:ins>
        </w:p>
        <w:p w14:paraId="1AA2F5EF" w14:textId="77777777" w:rsidR="00584981" w:rsidRDefault="00584981">
          <w:pPr>
            <w:pStyle w:val="TOC1"/>
            <w:tabs>
              <w:tab w:val="left" w:pos="442"/>
              <w:tab w:val="right" w:leader="dot" w:pos="9628"/>
            </w:tabs>
            <w:rPr>
              <w:ins w:id="84" w:author="Ken Maclennan-Brown" w:date="2018-09-28T12:57:00Z"/>
              <w:noProof/>
            </w:rPr>
          </w:pPr>
          <w:ins w:id="85" w:author="Ken Maclennan-Brown" w:date="2018-09-28T12:57:00Z">
            <w:r>
              <w:rPr>
                <w:noProof/>
                <w:lang w:eastAsia="it-IT"/>
              </w:rPr>
              <w:t>3</w:t>
            </w:r>
            <w:r>
              <w:rPr>
                <w:noProof/>
              </w:rPr>
              <w:tab/>
            </w:r>
            <w:r>
              <w:rPr>
                <w:noProof/>
                <w:lang w:eastAsia="it-IT"/>
              </w:rPr>
              <w:t>User Requirements</w:t>
            </w:r>
            <w:r>
              <w:rPr>
                <w:noProof/>
              </w:rPr>
              <w:tab/>
            </w:r>
            <w:r>
              <w:rPr>
                <w:noProof/>
              </w:rPr>
              <w:fldChar w:fldCharType="begin"/>
            </w:r>
            <w:r>
              <w:rPr>
                <w:noProof/>
              </w:rPr>
              <w:instrText xml:space="preserve"> PAGEREF _Toc525902801 \h </w:instrText>
            </w:r>
          </w:ins>
          <w:r>
            <w:rPr>
              <w:noProof/>
            </w:rPr>
          </w:r>
          <w:r>
            <w:rPr>
              <w:noProof/>
            </w:rPr>
            <w:fldChar w:fldCharType="separate"/>
          </w:r>
          <w:ins w:id="86" w:author="Ken Maclennan-Brown" w:date="2018-09-28T12:57:00Z">
            <w:r>
              <w:rPr>
                <w:noProof/>
              </w:rPr>
              <w:t>37</w:t>
            </w:r>
            <w:r>
              <w:rPr>
                <w:noProof/>
              </w:rPr>
              <w:fldChar w:fldCharType="end"/>
            </w:r>
          </w:ins>
        </w:p>
        <w:p w14:paraId="78C1A4EB" w14:textId="77777777" w:rsidR="00584981" w:rsidRDefault="00584981">
          <w:pPr>
            <w:pStyle w:val="TOC2"/>
            <w:tabs>
              <w:tab w:val="left" w:pos="880"/>
              <w:tab w:val="right" w:leader="dot" w:pos="9628"/>
            </w:tabs>
            <w:rPr>
              <w:ins w:id="87" w:author="Ken Maclennan-Brown" w:date="2018-09-28T12:57:00Z"/>
              <w:noProof/>
            </w:rPr>
          </w:pPr>
          <w:ins w:id="88" w:author="Ken Maclennan-Brown" w:date="2018-09-28T12:57:00Z">
            <w:r>
              <w:rPr>
                <w:noProof/>
              </w:rPr>
              <w:t>3.1</w:t>
            </w:r>
            <w:r>
              <w:rPr>
                <w:noProof/>
              </w:rPr>
              <w:tab/>
              <w:t>User Functional Requirements</w:t>
            </w:r>
            <w:r>
              <w:rPr>
                <w:noProof/>
              </w:rPr>
              <w:tab/>
            </w:r>
            <w:r>
              <w:rPr>
                <w:noProof/>
              </w:rPr>
              <w:fldChar w:fldCharType="begin"/>
            </w:r>
            <w:r>
              <w:rPr>
                <w:noProof/>
              </w:rPr>
              <w:instrText xml:space="preserve"> PAGEREF _Toc525902802 \h </w:instrText>
            </w:r>
          </w:ins>
          <w:r>
            <w:rPr>
              <w:noProof/>
            </w:rPr>
          </w:r>
          <w:r>
            <w:rPr>
              <w:noProof/>
            </w:rPr>
            <w:fldChar w:fldCharType="separate"/>
          </w:r>
          <w:ins w:id="89" w:author="Ken Maclennan-Brown" w:date="2018-09-28T12:57:00Z">
            <w:r>
              <w:rPr>
                <w:noProof/>
              </w:rPr>
              <w:t>37</w:t>
            </w:r>
            <w:r>
              <w:rPr>
                <w:noProof/>
              </w:rPr>
              <w:fldChar w:fldCharType="end"/>
            </w:r>
          </w:ins>
        </w:p>
        <w:p w14:paraId="37E0B612" w14:textId="77777777" w:rsidR="00584981" w:rsidRDefault="00584981">
          <w:pPr>
            <w:pStyle w:val="TOC2"/>
            <w:tabs>
              <w:tab w:val="left" w:pos="880"/>
              <w:tab w:val="right" w:leader="dot" w:pos="9628"/>
            </w:tabs>
            <w:rPr>
              <w:ins w:id="90" w:author="Ken Maclennan-Brown" w:date="2018-09-28T12:57:00Z"/>
              <w:noProof/>
            </w:rPr>
          </w:pPr>
          <w:ins w:id="91" w:author="Ken Maclennan-Brown" w:date="2018-09-28T12:57:00Z">
            <w:r>
              <w:rPr>
                <w:noProof/>
              </w:rPr>
              <w:t>3.2</w:t>
            </w:r>
            <w:r>
              <w:rPr>
                <w:noProof/>
              </w:rPr>
              <w:tab/>
              <w:t>Functional Requirements in Use Cases</w:t>
            </w:r>
            <w:r>
              <w:rPr>
                <w:noProof/>
              </w:rPr>
              <w:tab/>
            </w:r>
            <w:r>
              <w:rPr>
                <w:noProof/>
              </w:rPr>
              <w:fldChar w:fldCharType="begin"/>
            </w:r>
            <w:r>
              <w:rPr>
                <w:noProof/>
              </w:rPr>
              <w:instrText xml:space="preserve"> PAGEREF _Toc525902803 \h </w:instrText>
            </w:r>
          </w:ins>
          <w:r>
            <w:rPr>
              <w:noProof/>
            </w:rPr>
          </w:r>
          <w:r>
            <w:rPr>
              <w:noProof/>
            </w:rPr>
            <w:fldChar w:fldCharType="separate"/>
          </w:r>
          <w:ins w:id="92" w:author="Ken Maclennan-Brown" w:date="2018-09-28T12:57:00Z">
            <w:r>
              <w:rPr>
                <w:noProof/>
              </w:rPr>
              <w:t>41</w:t>
            </w:r>
            <w:r>
              <w:rPr>
                <w:noProof/>
              </w:rPr>
              <w:fldChar w:fldCharType="end"/>
            </w:r>
          </w:ins>
        </w:p>
        <w:p w14:paraId="42B59D31" w14:textId="77777777" w:rsidR="00584981" w:rsidRDefault="00584981">
          <w:pPr>
            <w:pStyle w:val="TOC1"/>
            <w:tabs>
              <w:tab w:val="left" w:pos="442"/>
              <w:tab w:val="right" w:leader="dot" w:pos="9628"/>
            </w:tabs>
            <w:rPr>
              <w:ins w:id="93" w:author="Ken Maclennan-Brown" w:date="2018-09-28T12:57:00Z"/>
              <w:noProof/>
            </w:rPr>
          </w:pPr>
          <w:ins w:id="94" w:author="Ken Maclennan-Brown" w:date="2018-09-28T12:57:00Z">
            <w:r>
              <w:rPr>
                <w:noProof/>
              </w:rPr>
              <w:t>4</w:t>
            </w:r>
            <w:r>
              <w:rPr>
                <w:noProof/>
              </w:rPr>
              <w:tab/>
              <w:t>Available Datasets</w:t>
            </w:r>
            <w:r>
              <w:rPr>
                <w:noProof/>
              </w:rPr>
              <w:tab/>
            </w:r>
            <w:r>
              <w:rPr>
                <w:noProof/>
              </w:rPr>
              <w:fldChar w:fldCharType="begin"/>
            </w:r>
            <w:r>
              <w:rPr>
                <w:noProof/>
              </w:rPr>
              <w:instrText xml:space="preserve"> PAGEREF _Toc525902804 \h </w:instrText>
            </w:r>
          </w:ins>
          <w:r>
            <w:rPr>
              <w:noProof/>
            </w:rPr>
          </w:r>
          <w:r>
            <w:rPr>
              <w:noProof/>
            </w:rPr>
            <w:fldChar w:fldCharType="separate"/>
          </w:r>
          <w:ins w:id="95" w:author="Ken Maclennan-Brown" w:date="2018-09-28T12:57:00Z">
            <w:r>
              <w:rPr>
                <w:noProof/>
              </w:rPr>
              <w:t>47</w:t>
            </w:r>
            <w:r>
              <w:rPr>
                <w:noProof/>
              </w:rPr>
              <w:fldChar w:fldCharType="end"/>
            </w:r>
          </w:ins>
        </w:p>
        <w:p w14:paraId="4C5C33AC" w14:textId="77777777" w:rsidR="00584981" w:rsidRDefault="00584981">
          <w:pPr>
            <w:pStyle w:val="TOC2"/>
            <w:tabs>
              <w:tab w:val="left" w:pos="880"/>
              <w:tab w:val="right" w:leader="dot" w:pos="9628"/>
            </w:tabs>
            <w:rPr>
              <w:ins w:id="96" w:author="Ken Maclennan-Brown" w:date="2018-09-28T12:57:00Z"/>
              <w:noProof/>
            </w:rPr>
          </w:pPr>
          <w:ins w:id="97" w:author="Ken Maclennan-Brown" w:date="2018-09-28T12:57:00Z">
            <w:r>
              <w:rPr>
                <w:noProof/>
                <w:lang w:eastAsia="el-GR"/>
              </w:rPr>
              <w:t>4.1</w:t>
            </w:r>
            <w:r>
              <w:rPr>
                <w:noProof/>
              </w:rPr>
              <w:tab/>
            </w:r>
            <w:r>
              <w:rPr>
                <w:noProof/>
                <w:lang w:eastAsia="el-GR"/>
              </w:rPr>
              <w:t>Introduction</w:t>
            </w:r>
            <w:r>
              <w:rPr>
                <w:noProof/>
              </w:rPr>
              <w:tab/>
            </w:r>
            <w:r>
              <w:rPr>
                <w:noProof/>
              </w:rPr>
              <w:fldChar w:fldCharType="begin"/>
            </w:r>
            <w:r>
              <w:rPr>
                <w:noProof/>
              </w:rPr>
              <w:instrText xml:space="preserve"> PAGEREF _Toc525902805 \h </w:instrText>
            </w:r>
          </w:ins>
          <w:r>
            <w:rPr>
              <w:noProof/>
            </w:rPr>
          </w:r>
          <w:r>
            <w:rPr>
              <w:noProof/>
            </w:rPr>
            <w:fldChar w:fldCharType="separate"/>
          </w:r>
          <w:ins w:id="98" w:author="Ken Maclennan-Brown" w:date="2018-09-28T12:57:00Z">
            <w:r>
              <w:rPr>
                <w:noProof/>
              </w:rPr>
              <w:t>47</w:t>
            </w:r>
            <w:r>
              <w:rPr>
                <w:noProof/>
              </w:rPr>
              <w:fldChar w:fldCharType="end"/>
            </w:r>
          </w:ins>
        </w:p>
        <w:p w14:paraId="08372348" w14:textId="77777777" w:rsidR="00584981" w:rsidRDefault="00584981">
          <w:pPr>
            <w:pStyle w:val="TOC2"/>
            <w:tabs>
              <w:tab w:val="left" w:pos="880"/>
              <w:tab w:val="right" w:leader="dot" w:pos="9628"/>
            </w:tabs>
            <w:rPr>
              <w:ins w:id="99" w:author="Ken Maclennan-Brown" w:date="2018-09-28T12:57:00Z"/>
              <w:noProof/>
            </w:rPr>
          </w:pPr>
          <w:ins w:id="100" w:author="Ken Maclennan-Brown" w:date="2018-09-28T12:57:00Z">
            <w:r>
              <w:rPr>
                <w:noProof/>
              </w:rPr>
              <w:t>4.2</w:t>
            </w:r>
            <w:r>
              <w:rPr>
                <w:noProof/>
              </w:rPr>
              <w:tab/>
              <w:t>Use case 1 data collection</w:t>
            </w:r>
            <w:r>
              <w:rPr>
                <w:noProof/>
              </w:rPr>
              <w:tab/>
            </w:r>
            <w:r>
              <w:rPr>
                <w:noProof/>
              </w:rPr>
              <w:fldChar w:fldCharType="begin"/>
            </w:r>
            <w:r>
              <w:rPr>
                <w:noProof/>
              </w:rPr>
              <w:instrText xml:space="preserve"> PAGEREF _Toc525902806 \h </w:instrText>
            </w:r>
          </w:ins>
          <w:r>
            <w:rPr>
              <w:noProof/>
            </w:rPr>
          </w:r>
          <w:r>
            <w:rPr>
              <w:noProof/>
            </w:rPr>
            <w:fldChar w:fldCharType="separate"/>
          </w:r>
          <w:ins w:id="101" w:author="Ken Maclennan-Brown" w:date="2018-09-28T12:57:00Z">
            <w:r>
              <w:rPr>
                <w:noProof/>
              </w:rPr>
              <w:t>47</w:t>
            </w:r>
            <w:r>
              <w:rPr>
                <w:noProof/>
              </w:rPr>
              <w:fldChar w:fldCharType="end"/>
            </w:r>
          </w:ins>
        </w:p>
        <w:p w14:paraId="465133CF" w14:textId="77777777" w:rsidR="00584981" w:rsidRDefault="00584981">
          <w:pPr>
            <w:pStyle w:val="TOC3"/>
            <w:tabs>
              <w:tab w:val="left" w:pos="1320"/>
              <w:tab w:val="right" w:leader="dot" w:pos="9628"/>
            </w:tabs>
            <w:rPr>
              <w:ins w:id="102" w:author="Ken Maclennan-Brown" w:date="2018-09-28T12:57:00Z"/>
              <w:noProof/>
            </w:rPr>
          </w:pPr>
          <w:ins w:id="103" w:author="Ken Maclennan-Brown" w:date="2018-09-28T12:57:00Z">
            <w:r>
              <w:rPr>
                <w:noProof/>
              </w:rPr>
              <w:t>4.2.1</w:t>
            </w:r>
            <w:r>
              <w:rPr>
                <w:noProof/>
              </w:rPr>
              <w:tab/>
              <w:t>Data requirements in Use Cases</w:t>
            </w:r>
            <w:r>
              <w:rPr>
                <w:noProof/>
              </w:rPr>
              <w:tab/>
            </w:r>
            <w:r>
              <w:rPr>
                <w:noProof/>
              </w:rPr>
              <w:fldChar w:fldCharType="begin"/>
            </w:r>
            <w:r>
              <w:rPr>
                <w:noProof/>
              </w:rPr>
              <w:instrText xml:space="preserve"> PAGEREF _Toc525902807 \h </w:instrText>
            </w:r>
          </w:ins>
          <w:r>
            <w:rPr>
              <w:noProof/>
            </w:rPr>
          </w:r>
          <w:r>
            <w:rPr>
              <w:noProof/>
            </w:rPr>
            <w:fldChar w:fldCharType="separate"/>
          </w:r>
          <w:ins w:id="104" w:author="Ken Maclennan-Brown" w:date="2018-09-28T12:57:00Z">
            <w:r>
              <w:rPr>
                <w:noProof/>
              </w:rPr>
              <w:t>48</w:t>
            </w:r>
            <w:r>
              <w:rPr>
                <w:noProof/>
              </w:rPr>
              <w:fldChar w:fldCharType="end"/>
            </w:r>
          </w:ins>
        </w:p>
        <w:p w14:paraId="343D5DF2" w14:textId="77777777" w:rsidR="00584981" w:rsidRDefault="00584981">
          <w:pPr>
            <w:pStyle w:val="TOC3"/>
            <w:tabs>
              <w:tab w:val="left" w:pos="1320"/>
              <w:tab w:val="right" w:leader="dot" w:pos="9628"/>
            </w:tabs>
            <w:rPr>
              <w:ins w:id="105" w:author="Ken Maclennan-Brown" w:date="2018-09-28T12:57:00Z"/>
              <w:noProof/>
            </w:rPr>
          </w:pPr>
          <w:ins w:id="106" w:author="Ken Maclennan-Brown" w:date="2018-09-28T12:57:00Z">
            <w:r>
              <w:rPr>
                <w:noProof/>
              </w:rPr>
              <w:t>4.2.2</w:t>
            </w:r>
            <w:r>
              <w:rPr>
                <w:noProof/>
              </w:rPr>
              <w:tab/>
              <w:t>Procedural aspects of data gathering</w:t>
            </w:r>
            <w:r>
              <w:rPr>
                <w:noProof/>
              </w:rPr>
              <w:tab/>
            </w:r>
            <w:r>
              <w:rPr>
                <w:noProof/>
              </w:rPr>
              <w:fldChar w:fldCharType="begin"/>
            </w:r>
            <w:r>
              <w:rPr>
                <w:noProof/>
              </w:rPr>
              <w:instrText xml:space="preserve"> PAGEREF _Toc525902808 \h </w:instrText>
            </w:r>
          </w:ins>
          <w:r>
            <w:rPr>
              <w:noProof/>
            </w:rPr>
          </w:r>
          <w:r>
            <w:rPr>
              <w:noProof/>
            </w:rPr>
            <w:fldChar w:fldCharType="separate"/>
          </w:r>
          <w:ins w:id="107" w:author="Ken Maclennan-Brown" w:date="2018-09-28T12:57:00Z">
            <w:r>
              <w:rPr>
                <w:noProof/>
              </w:rPr>
              <w:t>49</w:t>
            </w:r>
            <w:r>
              <w:rPr>
                <w:noProof/>
              </w:rPr>
              <w:fldChar w:fldCharType="end"/>
            </w:r>
          </w:ins>
        </w:p>
        <w:p w14:paraId="3149ED46" w14:textId="77777777" w:rsidR="00584981" w:rsidRDefault="00584981">
          <w:pPr>
            <w:pStyle w:val="TOC3"/>
            <w:tabs>
              <w:tab w:val="left" w:pos="1320"/>
              <w:tab w:val="right" w:leader="dot" w:pos="9628"/>
            </w:tabs>
            <w:rPr>
              <w:ins w:id="108" w:author="Ken Maclennan-Brown" w:date="2018-09-28T12:57:00Z"/>
              <w:noProof/>
            </w:rPr>
          </w:pPr>
          <w:ins w:id="109" w:author="Ken Maclennan-Brown" w:date="2018-09-28T12:57:00Z">
            <w:r>
              <w:rPr>
                <w:noProof/>
              </w:rPr>
              <w:t>4.2.3</w:t>
            </w:r>
            <w:r>
              <w:rPr>
                <w:noProof/>
              </w:rPr>
              <w:tab/>
              <w:t>Analysis of available data in end-users repositories</w:t>
            </w:r>
            <w:r>
              <w:rPr>
                <w:noProof/>
              </w:rPr>
              <w:tab/>
            </w:r>
            <w:r>
              <w:rPr>
                <w:noProof/>
              </w:rPr>
              <w:fldChar w:fldCharType="begin"/>
            </w:r>
            <w:r>
              <w:rPr>
                <w:noProof/>
              </w:rPr>
              <w:instrText xml:space="preserve"> PAGEREF _Toc525902809 \h </w:instrText>
            </w:r>
          </w:ins>
          <w:r>
            <w:rPr>
              <w:noProof/>
            </w:rPr>
          </w:r>
          <w:r>
            <w:rPr>
              <w:noProof/>
            </w:rPr>
            <w:fldChar w:fldCharType="separate"/>
          </w:r>
          <w:ins w:id="110" w:author="Ken Maclennan-Brown" w:date="2018-09-28T12:57:00Z">
            <w:r>
              <w:rPr>
                <w:noProof/>
              </w:rPr>
              <w:t>49</w:t>
            </w:r>
            <w:r>
              <w:rPr>
                <w:noProof/>
              </w:rPr>
              <w:fldChar w:fldCharType="end"/>
            </w:r>
          </w:ins>
        </w:p>
        <w:p w14:paraId="7C206088" w14:textId="77777777" w:rsidR="00584981" w:rsidRDefault="00584981">
          <w:pPr>
            <w:pStyle w:val="TOC3"/>
            <w:tabs>
              <w:tab w:val="left" w:pos="1320"/>
              <w:tab w:val="right" w:leader="dot" w:pos="9628"/>
            </w:tabs>
            <w:rPr>
              <w:ins w:id="111" w:author="Ken Maclennan-Brown" w:date="2018-09-28T12:57:00Z"/>
              <w:noProof/>
            </w:rPr>
          </w:pPr>
          <w:ins w:id="112" w:author="Ken Maclennan-Brown" w:date="2018-09-28T12:57:00Z">
            <w:r>
              <w:rPr>
                <w:noProof/>
              </w:rPr>
              <w:t>4.2.4</w:t>
            </w:r>
            <w:r>
              <w:rPr>
                <w:noProof/>
              </w:rPr>
              <w:tab/>
              <w:t>Legal and ethical aspects</w:t>
            </w:r>
            <w:r>
              <w:rPr>
                <w:noProof/>
              </w:rPr>
              <w:tab/>
            </w:r>
            <w:r>
              <w:rPr>
                <w:noProof/>
              </w:rPr>
              <w:fldChar w:fldCharType="begin"/>
            </w:r>
            <w:r>
              <w:rPr>
                <w:noProof/>
              </w:rPr>
              <w:instrText xml:space="preserve"> PAGEREF _Toc525902810 \h </w:instrText>
            </w:r>
          </w:ins>
          <w:r>
            <w:rPr>
              <w:noProof/>
            </w:rPr>
          </w:r>
          <w:r>
            <w:rPr>
              <w:noProof/>
            </w:rPr>
            <w:fldChar w:fldCharType="separate"/>
          </w:r>
          <w:ins w:id="113" w:author="Ken Maclennan-Brown" w:date="2018-09-28T12:57:00Z">
            <w:r>
              <w:rPr>
                <w:noProof/>
              </w:rPr>
              <w:t>49</w:t>
            </w:r>
            <w:r>
              <w:rPr>
                <w:noProof/>
              </w:rPr>
              <w:fldChar w:fldCharType="end"/>
            </w:r>
          </w:ins>
        </w:p>
        <w:p w14:paraId="012433E7" w14:textId="77777777" w:rsidR="00584981" w:rsidRDefault="00584981">
          <w:pPr>
            <w:pStyle w:val="TOC2"/>
            <w:tabs>
              <w:tab w:val="left" w:pos="880"/>
              <w:tab w:val="right" w:leader="dot" w:pos="9628"/>
            </w:tabs>
            <w:rPr>
              <w:ins w:id="114" w:author="Ken Maclennan-Brown" w:date="2018-09-28T12:57:00Z"/>
              <w:noProof/>
            </w:rPr>
          </w:pPr>
          <w:ins w:id="115" w:author="Ken Maclennan-Brown" w:date="2018-09-28T12:57:00Z">
            <w:r>
              <w:rPr>
                <w:noProof/>
              </w:rPr>
              <w:t>4.3</w:t>
            </w:r>
            <w:r>
              <w:rPr>
                <w:noProof/>
              </w:rPr>
              <w:tab/>
              <w:t>Use case 2 data collection</w:t>
            </w:r>
            <w:r>
              <w:rPr>
                <w:noProof/>
              </w:rPr>
              <w:tab/>
            </w:r>
            <w:r>
              <w:rPr>
                <w:noProof/>
              </w:rPr>
              <w:fldChar w:fldCharType="begin"/>
            </w:r>
            <w:r>
              <w:rPr>
                <w:noProof/>
              </w:rPr>
              <w:instrText xml:space="preserve"> PAGEREF _Toc525902811 \h </w:instrText>
            </w:r>
          </w:ins>
          <w:r>
            <w:rPr>
              <w:noProof/>
            </w:rPr>
          </w:r>
          <w:r>
            <w:rPr>
              <w:noProof/>
            </w:rPr>
            <w:fldChar w:fldCharType="separate"/>
          </w:r>
          <w:ins w:id="116" w:author="Ken Maclennan-Brown" w:date="2018-09-28T12:57:00Z">
            <w:r>
              <w:rPr>
                <w:noProof/>
              </w:rPr>
              <w:t>50</w:t>
            </w:r>
            <w:r>
              <w:rPr>
                <w:noProof/>
              </w:rPr>
              <w:fldChar w:fldCharType="end"/>
            </w:r>
          </w:ins>
        </w:p>
        <w:p w14:paraId="64E7C702" w14:textId="77777777" w:rsidR="00584981" w:rsidRDefault="00584981">
          <w:pPr>
            <w:pStyle w:val="TOC3"/>
            <w:tabs>
              <w:tab w:val="left" w:pos="1320"/>
              <w:tab w:val="right" w:leader="dot" w:pos="9628"/>
            </w:tabs>
            <w:rPr>
              <w:ins w:id="117" w:author="Ken Maclennan-Brown" w:date="2018-09-28T12:57:00Z"/>
              <w:noProof/>
            </w:rPr>
          </w:pPr>
          <w:ins w:id="118" w:author="Ken Maclennan-Brown" w:date="2018-09-28T12:57:00Z">
            <w:r>
              <w:rPr>
                <w:noProof/>
              </w:rPr>
              <w:lastRenderedPageBreak/>
              <w:t>4.3.1</w:t>
            </w:r>
            <w:r>
              <w:rPr>
                <w:noProof/>
              </w:rPr>
              <w:tab/>
              <w:t>Data requirements in Use Case 2</w:t>
            </w:r>
            <w:r>
              <w:rPr>
                <w:noProof/>
              </w:rPr>
              <w:tab/>
            </w:r>
            <w:r>
              <w:rPr>
                <w:noProof/>
              </w:rPr>
              <w:fldChar w:fldCharType="begin"/>
            </w:r>
            <w:r>
              <w:rPr>
                <w:noProof/>
              </w:rPr>
              <w:instrText xml:space="preserve"> PAGEREF _Toc525902812 \h </w:instrText>
            </w:r>
          </w:ins>
          <w:r>
            <w:rPr>
              <w:noProof/>
            </w:rPr>
          </w:r>
          <w:r>
            <w:rPr>
              <w:noProof/>
            </w:rPr>
            <w:fldChar w:fldCharType="separate"/>
          </w:r>
          <w:ins w:id="119" w:author="Ken Maclennan-Brown" w:date="2018-09-28T12:57:00Z">
            <w:r>
              <w:rPr>
                <w:noProof/>
              </w:rPr>
              <w:t>51</w:t>
            </w:r>
            <w:r>
              <w:rPr>
                <w:noProof/>
              </w:rPr>
              <w:fldChar w:fldCharType="end"/>
            </w:r>
          </w:ins>
        </w:p>
        <w:p w14:paraId="2ACA8A5F" w14:textId="77777777" w:rsidR="00584981" w:rsidRDefault="00584981">
          <w:pPr>
            <w:pStyle w:val="TOC3"/>
            <w:tabs>
              <w:tab w:val="left" w:pos="1320"/>
              <w:tab w:val="right" w:leader="dot" w:pos="9628"/>
            </w:tabs>
            <w:rPr>
              <w:ins w:id="120" w:author="Ken Maclennan-Brown" w:date="2018-09-28T12:57:00Z"/>
              <w:noProof/>
            </w:rPr>
          </w:pPr>
          <w:ins w:id="121" w:author="Ken Maclennan-Brown" w:date="2018-09-28T12:57:00Z">
            <w:r>
              <w:rPr>
                <w:noProof/>
              </w:rPr>
              <w:t>4.3.2</w:t>
            </w:r>
            <w:r>
              <w:rPr>
                <w:noProof/>
              </w:rPr>
              <w:tab/>
              <w:t>Procedural aspects of data gathering</w:t>
            </w:r>
            <w:r>
              <w:rPr>
                <w:noProof/>
              </w:rPr>
              <w:tab/>
            </w:r>
            <w:r>
              <w:rPr>
                <w:noProof/>
              </w:rPr>
              <w:fldChar w:fldCharType="begin"/>
            </w:r>
            <w:r>
              <w:rPr>
                <w:noProof/>
              </w:rPr>
              <w:instrText xml:space="preserve"> PAGEREF _Toc525902813 \h </w:instrText>
            </w:r>
          </w:ins>
          <w:r>
            <w:rPr>
              <w:noProof/>
            </w:rPr>
          </w:r>
          <w:r>
            <w:rPr>
              <w:noProof/>
            </w:rPr>
            <w:fldChar w:fldCharType="separate"/>
          </w:r>
          <w:ins w:id="122" w:author="Ken Maclennan-Brown" w:date="2018-09-28T12:57:00Z">
            <w:r>
              <w:rPr>
                <w:noProof/>
              </w:rPr>
              <w:t>51</w:t>
            </w:r>
            <w:r>
              <w:rPr>
                <w:noProof/>
              </w:rPr>
              <w:fldChar w:fldCharType="end"/>
            </w:r>
          </w:ins>
        </w:p>
        <w:p w14:paraId="372B1A01" w14:textId="77777777" w:rsidR="00584981" w:rsidRDefault="00584981">
          <w:pPr>
            <w:pStyle w:val="TOC3"/>
            <w:tabs>
              <w:tab w:val="left" w:pos="1320"/>
              <w:tab w:val="right" w:leader="dot" w:pos="9628"/>
            </w:tabs>
            <w:rPr>
              <w:ins w:id="123" w:author="Ken Maclennan-Brown" w:date="2018-09-28T12:57:00Z"/>
              <w:noProof/>
            </w:rPr>
          </w:pPr>
          <w:ins w:id="124" w:author="Ken Maclennan-Brown" w:date="2018-09-28T12:57:00Z">
            <w:r>
              <w:rPr>
                <w:noProof/>
              </w:rPr>
              <w:t>4.3.3</w:t>
            </w:r>
            <w:r>
              <w:rPr>
                <w:noProof/>
              </w:rPr>
              <w:tab/>
              <w:t>Analysis of available data in end-users repositories</w:t>
            </w:r>
            <w:r>
              <w:rPr>
                <w:noProof/>
              </w:rPr>
              <w:tab/>
            </w:r>
            <w:r>
              <w:rPr>
                <w:noProof/>
              </w:rPr>
              <w:fldChar w:fldCharType="begin"/>
            </w:r>
            <w:r>
              <w:rPr>
                <w:noProof/>
              </w:rPr>
              <w:instrText xml:space="preserve"> PAGEREF _Toc525902814 \h </w:instrText>
            </w:r>
          </w:ins>
          <w:r>
            <w:rPr>
              <w:noProof/>
            </w:rPr>
          </w:r>
          <w:r>
            <w:rPr>
              <w:noProof/>
            </w:rPr>
            <w:fldChar w:fldCharType="separate"/>
          </w:r>
          <w:ins w:id="125" w:author="Ken Maclennan-Brown" w:date="2018-09-28T12:57:00Z">
            <w:r>
              <w:rPr>
                <w:noProof/>
              </w:rPr>
              <w:t>51</w:t>
            </w:r>
            <w:r>
              <w:rPr>
                <w:noProof/>
              </w:rPr>
              <w:fldChar w:fldCharType="end"/>
            </w:r>
          </w:ins>
        </w:p>
        <w:p w14:paraId="0B917ABF" w14:textId="77777777" w:rsidR="00584981" w:rsidRDefault="00584981">
          <w:pPr>
            <w:pStyle w:val="TOC3"/>
            <w:tabs>
              <w:tab w:val="left" w:pos="1320"/>
              <w:tab w:val="right" w:leader="dot" w:pos="9628"/>
            </w:tabs>
            <w:rPr>
              <w:ins w:id="126" w:author="Ken Maclennan-Brown" w:date="2018-09-28T12:57:00Z"/>
              <w:noProof/>
            </w:rPr>
          </w:pPr>
          <w:ins w:id="127" w:author="Ken Maclennan-Brown" w:date="2018-09-28T12:57:00Z">
            <w:r>
              <w:rPr>
                <w:noProof/>
              </w:rPr>
              <w:t>4.3.4</w:t>
            </w:r>
            <w:r>
              <w:rPr>
                <w:noProof/>
              </w:rPr>
              <w:tab/>
              <w:t>Legal and ethical aspects</w:t>
            </w:r>
            <w:r>
              <w:rPr>
                <w:noProof/>
              </w:rPr>
              <w:tab/>
            </w:r>
            <w:r>
              <w:rPr>
                <w:noProof/>
              </w:rPr>
              <w:fldChar w:fldCharType="begin"/>
            </w:r>
            <w:r>
              <w:rPr>
                <w:noProof/>
              </w:rPr>
              <w:instrText xml:space="preserve"> PAGEREF _Toc525902815 \h </w:instrText>
            </w:r>
          </w:ins>
          <w:r>
            <w:rPr>
              <w:noProof/>
            </w:rPr>
          </w:r>
          <w:r>
            <w:rPr>
              <w:noProof/>
            </w:rPr>
            <w:fldChar w:fldCharType="separate"/>
          </w:r>
          <w:ins w:id="128" w:author="Ken Maclennan-Brown" w:date="2018-09-28T12:57:00Z">
            <w:r>
              <w:rPr>
                <w:noProof/>
              </w:rPr>
              <w:t>51</w:t>
            </w:r>
            <w:r>
              <w:rPr>
                <w:noProof/>
              </w:rPr>
              <w:fldChar w:fldCharType="end"/>
            </w:r>
          </w:ins>
        </w:p>
        <w:p w14:paraId="671EB7D1" w14:textId="77777777" w:rsidR="00584981" w:rsidRDefault="00584981">
          <w:pPr>
            <w:pStyle w:val="TOC2"/>
            <w:tabs>
              <w:tab w:val="left" w:pos="880"/>
              <w:tab w:val="right" w:leader="dot" w:pos="9628"/>
            </w:tabs>
            <w:rPr>
              <w:ins w:id="129" w:author="Ken Maclennan-Brown" w:date="2018-09-28T12:57:00Z"/>
              <w:noProof/>
            </w:rPr>
          </w:pPr>
          <w:ins w:id="130" w:author="Ken Maclennan-Brown" w:date="2018-09-28T12:57:00Z">
            <w:r>
              <w:rPr>
                <w:noProof/>
              </w:rPr>
              <w:t>4.4</w:t>
            </w:r>
            <w:r>
              <w:rPr>
                <w:noProof/>
              </w:rPr>
              <w:tab/>
              <w:t>Use case 3 data collection</w:t>
            </w:r>
            <w:r>
              <w:rPr>
                <w:noProof/>
              </w:rPr>
              <w:tab/>
            </w:r>
            <w:r>
              <w:rPr>
                <w:noProof/>
              </w:rPr>
              <w:fldChar w:fldCharType="begin"/>
            </w:r>
            <w:r>
              <w:rPr>
                <w:noProof/>
              </w:rPr>
              <w:instrText xml:space="preserve"> PAGEREF _Toc525902816 \h </w:instrText>
            </w:r>
          </w:ins>
          <w:r>
            <w:rPr>
              <w:noProof/>
            </w:rPr>
          </w:r>
          <w:r>
            <w:rPr>
              <w:noProof/>
            </w:rPr>
            <w:fldChar w:fldCharType="separate"/>
          </w:r>
          <w:ins w:id="131" w:author="Ken Maclennan-Brown" w:date="2018-09-28T12:57:00Z">
            <w:r>
              <w:rPr>
                <w:noProof/>
              </w:rPr>
              <w:t>52</w:t>
            </w:r>
            <w:r>
              <w:rPr>
                <w:noProof/>
              </w:rPr>
              <w:fldChar w:fldCharType="end"/>
            </w:r>
          </w:ins>
        </w:p>
        <w:p w14:paraId="207EC33D" w14:textId="77777777" w:rsidR="00584981" w:rsidRDefault="00584981">
          <w:pPr>
            <w:pStyle w:val="TOC3"/>
            <w:tabs>
              <w:tab w:val="left" w:pos="1320"/>
              <w:tab w:val="right" w:leader="dot" w:pos="9628"/>
            </w:tabs>
            <w:rPr>
              <w:ins w:id="132" w:author="Ken Maclennan-Brown" w:date="2018-09-28T12:57:00Z"/>
              <w:noProof/>
            </w:rPr>
          </w:pPr>
          <w:ins w:id="133" w:author="Ken Maclennan-Brown" w:date="2018-09-28T12:57:00Z">
            <w:r>
              <w:rPr>
                <w:noProof/>
              </w:rPr>
              <w:t>4.4.1</w:t>
            </w:r>
            <w:r>
              <w:rPr>
                <w:noProof/>
              </w:rPr>
              <w:tab/>
              <w:t>Data requirements in Use Case 3</w:t>
            </w:r>
            <w:r>
              <w:rPr>
                <w:noProof/>
              </w:rPr>
              <w:tab/>
            </w:r>
            <w:r>
              <w:rPr>
                <w:noProof/>
              </w:rPr>
              <w:fldChar w:fldCharType="begin"/>
            </w:r>
            <w:r>
              <w:rPr>
                <w:noProof/>
              </w:rPr>
              <w:instrText xml:space="preserve"> PAGEREF _Toc525902817 \h </w:instrText>
            </w:r>
          </w:ins>
          <w:r>
            <w:rPr>
              <w:noProof/>
            </w:rPr>
          </w:r>
          <w:r>
            <w:rPr>
              <w:noProof/>
            </w:rPr>
            <w:fldChar w:fldCharType="separate"/>
          </w:r>
          <w:ins w:id="134" w:author="Ken Maclennan-Brown" w:date="2018-09-28T12:57:00Z">
            <w:r>
              <w:rPr>
                <w:noProof/>
              </w:rPr>
              <w:t>52</w:t>
            </w:r>
            <w:r>
              <w:rPr>
                <w:noProof/>
              </w:rPr>
              <w:fldChar w:fldCharType="end"/>
            </w:r>
          </w:ins>
        </w:p>
        <w:p w14:paraId="3A14CDBB" w14:textId="77777777" w:rsidR="00584981" w:rsidRDefault="00584981">
          <w:pPr>
            <w:pStyle w:val="TOC3"/>
            <w:tabs>
              <w:tab w:val="left" w:pos="1320"/>
              <w:tab w:val="right" w:leader="dot" w:pos="9628"/>
            </w:tabs>
            <w:rPr>
              <w:ins w:id="135" w:author="Ken Maclennan-Brown" w:date="2018-09-28T12:57:00Z"/>
              <w:noProof/>
            </w:rPr>
          </w:pPr>
          <w:ins w:id="136" w:author="Ken Maclennan-Brown" w:date="2018-09-28T12:57:00Z">
            <w:r>
              <w:rPr>
                <w:noProof/>
              </w:rPr>
              <w:t>4.4.2</w:t>
            </w:r>
            <w:r>
              <w:rPr>
                <w:noProof/>
              </w:rPr>
              <w:tab/>
              <w:t>Procedural aspects of data gathering</w:t>
            </w:r>
            <w:r>
              <w:rPr>
                <w:noProof/>
              </w:rPr>
              <w:tab/>
            </w:r>
            <w:r>
              <w:rPr>
                <w:noProof/>
              </w:rPr>
              <w:fldChar w:fldCharType="begin"/>
            </w:r>
            <w:r>
              <w:rPr>
                <w:noProof/>
              </w:rPr>
              <w:instrText xml:space="preserve"> PAGEREF _Toc525902818 \h </w:instrText>
            </w:r>
          </w:ins>
          <w:r>
            <w:rPr>
              <w:noProof/>
            </w:rPr>
          </w:r>
          <w:r>
            <w:rPr>
              <w:noProof/>
            </w:rPr>
            <w:fldChar w:fldCharType="separate"/>
          </w:r>
          <w:ins w:id="137" w:author="Ken Maclennan-Brown" w:date="2018-09-28T12:57:00Z">
            <w:r>
              <w:rPr>
                <w:noProof/>
              </w:rPr>
              <w:t>53</w:t>
            </w:r>
            <w:r>
              <w:rPr>
                <w:noProof/>
              </w:rPr>
              <w:fldChar w:fldCharType="end"/>
            </w:r>
          </w:ins>
        </w:p>
        <w:p w14:paraId="4B255F37" w14:textId="77777777" w:rsidR="00584981" w:rsidRDefault="00584981">
          <w:pPr>
            <w:pStyle w:val="TOC3"/>
            <w:tabs>
              <w:tab w:val="left" w:pos="1320"/>
              <w:tab w:val="right" w:leader="dot" w:pos="9628"/>
            </w:tabs>
            <w:rPr>
              <w:ins w:id="138" w:author="Ken Maclennan-Brown" w:date="2018-09-28T12:57:00Z"/>
              <w:noProof/>
            </w:rPr>
          </w:pPr>
          <w:ins w:id="139" w:author="Ken Maclennan-Brown" w:date="2018-09-28T12:57:00Z">
            <w:r>
              <w:rPr>
                <w:noProof/>
              </w:rPr>
              <w:t>4.4.3</w:t>
            </w:r>
            <w:r>
              <w:rPr>
                <w:noProof/>
              </w:rPr>
              <w:tab/>
              <w:t>Analysis of available data in end-users repositories</w:t>
            </w:r>
            <w:r>
              <w:rPr>
                <w:noProof/>
              </w:rPr>
              <w:tab/>
            </w:r>
            <w:r>
              <w:rPr>
                <w:noProof/>
              </w:rPr>
              <w:fldChar w:fldCharType="begin"/>
            </w:r>
            <w:r>
              <w:rPr>
                <w:noProof/>
              </w:rPr>
              <w:instrText xml:space="preserve"> PAGEREF _Toc525902819 \h </w:instrText>
            </w:r>
          </w:ins>
          <w:r>
            <w:rPr>
              <w:noProof/>
            </w:rPr>
          </w:r>
          <w:r>
            <w:rPr>
              <w:noProof/>
            </w:rPr>
            <w:fldChar w:fldCharType="separate"/>
          </w:r>
          <w:ins w:id="140" w:author="Ken Maclennan-Brown" w:date="2018-09-28T12:57:00Z">
            <w:r>
              <w:rPr>
                <w:noProof/>
              </w:rPr>
              <w:t>53</w:t>
            </w:r>
            <w:r>
              <w:rPr>
                <w:noProof/>
              </w:rPr>
              <w:fldChar w:fldCharType="end"/>
            </w:r>
          </w:ins>
        </w:p>
        <w:p w14:paraId="73C2AA7A" w14:textId="77777777" w:rsidR="00584981" w:rsidRDefault="00584981">
          <w:pPr>
            <w:pStyle w:val="TOC3"/>
            <w:tabs>
              <w:tab w:val="left" w:pos="1320"/>
              <w:tab w:val="right" w:leader="dot" w:pos="9628"/>
            </w:tabs>
            <w:rPr>
              <w:ins w:id="141" w:author="Ken Maclennan-Brown" w:date="2018-09-28T12:57:00Z"/>
              <w:noProof/>
            </w:rPr>
          </w:pPr>
          <w:ins w:id="142" w:author="Ken Maclennan-Brown" w:date="2018-09-28T12:57:00Z">
            <w:r>
              <w:rPr>
                <w:noProof/>
              </w:rPr>
              <w:t>4.4.4</w:t>
            </w:r>
            <w:r>
              <w:rPr>
                <w:noProof/>
              </w:rPr>
              <w:tab/>
              <w:t>Legal and ethical aspects</w:t>
            </w:r>
            <w:r>
              <w:rPr>
                <w:noProof/>
              </w:rPr>
              <w:tab/>
            </w:r>
            <w:r>
              <w:rPr>
                <w:noProof/>
              </w:rPr>
              <w:fldChar w:fldCharType="begin"/>
            </w:r>
            <w:r>
              <w:rPr>
                <w:noProof/>
              </w:rPr>
              <w:instrText xml:space="preserve"> PAGEREF _Toc525902820 \h </w:instrText>
            </w:r>
          </w:ins>
          <w:r>
            <w:rPr>
              <w:noProof/>
            </w:rPr>
          </w:r>
          <w:r>
            <w:rPr>
              <w:noProof/>
            </w:rPr>
            <w:fldChar w:fldCharType="separate"/>
          </w:r>
          <w:ins w:id="143" w:author="Ken Maclennan-Brown" w:date="2018-09-28T12:57:00Z">
            <w:r>
              <w:rPr>
                <w:noProof/>
              </w:rPr>
              <w:t>53</w:t>
            </w:r>
            <w:r>
              <w:rPr>
                <w:noProof/>
              </w:rPr>
              <w:fldChar w:fldCharType="end"/>
            </w:r>
          </w:ins>
        </w:p>
        <w:p w14:paraId="0E1300EF" w14:textId="77777777" w:rsidR="00584981" w:rsidRDefault="00584981">
          <w:pPr>
            <w:pStyle w:val="TOC2"/>
            <w:tabs>
              <w:tab w:val="left" w:pos="880"/>
              <w:tab w:val="right" w:leader="dot" w:pos="9628"/>
            </w:tabs>
            <w:rPr>
              <w:ins w:id="144" w:author="Ken Maclennan-Brown" w:date="2018-09-28T12:57:00Z"/>
              <w:noProof/>
            </w:rPr>
          </w:pPr>
          <w:ins w:id="145" w:author="Ken Maclennan-Brown" w:date="2018-09-28T12:57:00Z">
            <w:r>
              <w:rPr>
                <w:noProof/>
                <w:lang w:eastAsia="it-IT"/>
              </w:rPr>
              <w:t>4.5</w:t>
            </w:r>
            <w:r>
              <w:rPr>
                <w:noProof/>
              </w:rPr>
              <w:tab/>
            </w:r>
            <w:r>
              <w:rPr>
                <w:noProof/>
                <w:lang w:eastAsia="it-IT"/>
              </w:rPr>
              <w:t>Data collected from on-line sources</w:t>
            </w:r>
            <w:r>
              <w:rPr>
                <w:noProof/>
              </w:rPr>
              <w:tab/>
            </w:r>
            <w:r>
              <w:rPr>
                <w:noProof/>
              </w:rPr>
              <w:fldChar w:fldCharType="begin"/>
            </w:r>
            <w:r>
              <w:rPr>
                <w:noProof/>
              </w:rPr>
              <w:instrText xml:space="preserve"> PAGEREF _Toc525902821 \h </w:instrText>
            </w:r>
          </w:ins>
          <w:r>
            <w:rPr>
              <w:noProof/>
            </w:rPr>
          </w:r>
          <w:r>
            <w:rPr>
              <w:noProof/>
            </w:rPr>
            <w:fldChar w:fldCharType="separate"/>
          </w:r>
          <w:ins w:id="146" w:author="Ken Maclennan-Brown" w:date="2018-09-28T12:57:00Z">
            <w:r>
              <w:rPr>
                <w:noProof/>
              </w:rPr>
              <w:t>54</w:t>
            </w:r>
            <w:r>
              <w:rPr>
                <w:noProof/>
              </w:rPr>
              <w:fldChar w:fldCharType="end"/>
            </w:r>
          </w:ins>
        </w:p>
        <w:p w14:paraId="0A1798FC" w14:textId="77777777" w:rsidR="00584981" w:rsidRDefault="00584981">
          <w:pPr>
            <w:pStyle w:val="TOC2"/>
            <w:tabs>
              <w:tab w:val="left" w:pos="880"/>
              <w:tab w:val="right" w:leader="dot" w:pos="9628"/>
            </w:tabs>
            <w:rPr>
              <w:ins w:id="147" w:author="Ken Maclennan-Brown" w:date="2018-09-28T12:57:00Z"/>
              <w:noProof/>
            </w:rPr>
          </w:pPr>
          <w:ins w:id="148" w:author="Ken Maclennan-Brown" w:date="2018-09-28T12:57:00Z">
            <w:r>
              <w:rPr>
                <w:noProof/>
                <w:lang w:eastAsia="it-IT"/>
              </w:rPr>
              <w:t>4.6</w:t>
            </w:r>
            <w:r>
              <w:rPr>
                <w:noProof/>
              </w:rPr>
              <w:tab/>
            </w:r>
            <w:r>
              <w:rPr>
                <w:noProof/>
                <w:lang w:eastAsia="it-IT"/>
              </w:rPr>
              <w:t>Publicly available data</w:t>
            </w:r>
            <w:r>
              <w:rPr>
                <w:noProof/>
              </w:rPr>
              <w:tab/>
            </w:r>
            <w:r>
              <w:rPr>
                <w:noProof/>
              </w:rPr>
              <w:fldChar w:fldCharType="begin"/>
            </w:r>
            <w:r>
              <w:rPr>
                <w:noProof/>
              </w:rPr>
              <w:instrText xml:space="preserve"> PAGEREF _Toc525902822 \h </w:instrText>
            </w:r>
          </w:ins>
          <w:r>
            <w:rPr>
              <w:noProof/>
            </w:rPr>
          </w:r>
          <w:r>
            <w:rPr>
              <w:noProof/>
            </w:rPr>
            <w:fldChar w:fldCharType="separate"/>
          </w:r>
          <w:ins w:id="149" w:author="Ken Maclennan-Brown" w:date="2018-09-28T12:57:00Z">
            <w:r>
              <w:rPr>
                <w:noProof/>
              </w:rPr>
              <w:t>54</w:t>
            </w:r>
            <w:r>
              <w:rPr>
                <w:noProof/>
              </w:rPr>
              <w:fldChar w:fldCharType="end"/>
            </w:r>
          </w:ins>
        </w:p>
        <w:p w14:paraId="4654ABF3" w14:textId="77777777" w:rsidR="00584981" w:rsidRDefault="00584981">
          <w:pPr>
            <w:pStyle w:val="TOC1"/>
            <w:tabs>
              <w:tab w:val="left" w:pos="442"/>
              <w:tab w:val="right" w:leader="dot" w:pos="9628"/>
            </w:tabs>
            <w:rPr>
              <w:ins w:id="150" w:author="Ken Maclennan-Brown" w:date="2018-09-28T12:57:00Z"/>
              <w:noProof/>
            </w:rPr>
          </w:pPr>
          <w:ins w:id="151" w:author="Ken Maclennan-Brown" w:date="2018-09-28T12:57:00Z">
            <w:r>
              <w:rPr>
                <w:noProof/>
                <w:lang w:eastAsia="it-IT"/>
              </w:rPr>
              <w:t>5</w:t>
            </w:r>
            <w:r>
              <w:rPr>
                <w:noProof/>
              </w:rPr>
              <w:tab/>
            </w:r>
            <w:r>
              <w:rPr>
                <w:noProof/>
                <w:lang w:eastAsia="it-IT"/>
              </w:rPr>
              <w:t>Conclusion</w:t>
            </w:r>
            <w:r>
              <w:rPr>
                <w:noProof/>
              </w:rPr>
              <w:tab/>
            </w:r>
            <w:r>
              <w:rPr>
                <w:noProof/>
              </w:rPr>
              <w:fldChar w:fldCharType="begin"/>
            </w:r>
            <w:r>
              <w:rPr>
                <w:noProof/>
              </w:rPr>
              <w:instrText xml:space="preserve"> PAGEREF _Toc525902823 \h </w:instrText>
            </w:r>
          </w:ins>
          <w:r>
            <w:rPr>
              <w:noProof/>
            </w:rPr>
          </w:r>
          <w:r>
            <w:rPr>
              <w:noProof/>
            </w:rPr>
            <w:fldChar w:fldCharType="separate"/>
          </w:r>
          <w:ins w:id="152" w:author="Ken Maclennan-Brown" w:date="2018-09-28T12:57:00Z">
            <w:r>
              <w:rPr>
                <w:noProof/>
              </w:rPr>
              <w:t>56</w:t>
            </w:r>
            <w:r>
              <w:rPr>
                <w:noProof/>
              </w:rPr>
              <w:fldChar w:fldCharType="end"/>
            </w:r>
          </w:ins>
        </w:p>
        <w:p w14:paraId="39557028" w14:textId="77777777" w:rsidR="00584981" w:rsidRDefault="00584981">
          <w:pPr>
            <w:pStyle w:val="TOC1"/>
            <w:tabs>
              <w:tab w:val="left" w:pos="442"/>
              <w:tab w:val="right" w:leader="dot" w:pos="9628"/>
            </w:tabs>
            <w:rPr>
              <w:ins w:id="153" w:author="Ken Maclennan-Brown" w:date="2018-09-28T12:57:00Z"/>
              <w:noProof/>
            </w:rPr>
          </w:pPr>
          <w:ins w:id="154" w:author="Ken Maclennan-Brown" w:date="2018-09-28T12:57:00Z">
            <w:r>
              <w:rPr>
                <w:noProof/>
                <w:lang w:eastAsia="el-GR"/>
              </w:rPr>
              <w:t>6</w:t>
            </w:r>
            <w:r>
              <w:rPr>
                <w:noProof/>
              </w:rPr>
              <w:tab/>
            </w:r>
            <w:r>
              <w:rPr>
                <w:noProof/>
                <w:lang w:eastAsia="el-GR"/>
              </w:rPr>
              <w:t>References</w:t>
            </w:r>
            <w:r>
              <w:rPr>
                <w:noProof/>
              </w:rPr>
              <w:tab/>
            </w:r>
            <w:r>
              <w:rPr>
                <w:noProof/>
              </w:rPr>
              <w:fldChar w:fldCharType="begin"/>
            </w:r>
            <w:r>
              <w:rPr>
                <w:noProof/>
              </w:rPr>
              <w:instrText xml:space="preserve"> PAGEREF _Toc525902824 \h </w:instrText>
            </w:r>
          </w:ins>
          <w:r>
            <w:rPr>
              <w:noProof/>
            </w:rPr>
          </w:r>
          <w:r>
            <w:rPr>
              <w:noProof/>
            </w:rPr>
            <w:fldChar w:fldCharType="separate"/>
          </w:r>
          <w:ins w:id="155" w:author="Ken Maclennan-Brown" w:date="2018-09-28T12:57:00Z">
            <w:r>
              <w:rPr>
                <w:noProof/>
              </w:rPr>
              <w:t>57</w:t>
            </w:r>
            <w:r>
              <w:rPr>
                <w:noProof/>
              </w:rPr>
              <w:fldChar w:fldCharType="end"/>
            </w:r>
          </w:ins>
        </w:p>
        <w:p w14:paraId="1DBC7112" w14:textId="77777777" w:rsidR="00584981" w:rsidRDefault="00584981">
          <w:pPr>
            <w:pStyle w:val="TOC1"/>
            <w:tabs>
              <w:tab w:val="left" w:pos="442"/>
              <w:tab w:val="right" w:leader="dot" w:pos="9628"/>
            </w:tabs>
            <w:rPr>
              <w:ins w:id="156" w:author="Ken Maclennan-Brown" w:date="2018-09-28T12:57:00Z"/>
              <w:noProof/>
            </w:rPr>
          </w:pPr>
          <w:ins w:id="157" w:author="Ken Maclennan-Brown" w:date="2018-09-28T12:57:00Z">
            <w:r>
              <w:rPr>
                <w:noProof/>
              </w:rPr>
              <w:t>7</w:t>
            </w:r>
            <w:r>
              <w:rPr>
                <w:noProof/>
              </w:rPr>
              <w:tab/>
              <w:t>Annex</w:t>
            </w:r>
            <w:r>
              <w:rPr>
                <w:noProof/>
              </w:rPr>
              <w:tab/>
            </w:r>
            <w:r>
              <w:rPr>
                <w:noProof/>
              </w:rPr>
              <w:fldChar w:fldCharType="begin"/>
            </w:r>
            <w:r>
              <w:rPr>
                <w:noProof/>
              </w:rPr>
              <w:instrText xml:space="preserve"> PAGEREF _Toc525902825 \h </w:instrText>
            </w:r>
          </w:ins>
          <w:r>
            <w:rPr>
              <w:noProof/>
            </w:rPr>
          </w:r>
          <w:r>
            <w:rPr>
              <w:noProof/>
            </w:rPr>
            <w:fldChar w:fldCharType="separate"/>
          </w:r>
          <w:ins w:id="158" w:author="Ken Maclennan-Brown" w:date="2018-09-28T12:57:00Z">
            <w:r>
              <w:rPr>
                <w:noProof/>
              </w:rPr>
              <w:t>58</w:t>
            </w:r>
            <w:r>
              <w:rPr>
                <w:noProof/>
              </w:rPr>
              <w:fldChar w:fldCharType="end"/>
            </w:r>
          </w:ins>
        </w:p>
        <w:p w14:paraId="614A7E67" w14:textId="77777777" w:rsidR="00584981" w:rsidRDefault="00584981">
          <w:pPr>
            <w:pStyle w:val="TOC2"/>
            <w:tabs>
              <w:tab w:val="left" w:pos="880"/>
              <w:tab w:val="right" w:leader="dot" w:pos="9628"/>
            </w:tabs>
            <w:rPr>
              <w:ins w:id="159" w:author="Ken Maclennan-Brown" w:date="2018-09-28T12:57:00Z"/>
              <w:noProof/>
            </w:rPr>
          </w:pPr>
          <w:ins w:id="160" w:author="Ken Maclennan-Brown" w:date="2018-09-28T12:57:00Z">
            <w:r>
              <w:rPr>
                <w:noProof/>
              </w:rPr>
              <w:t>7.1</w:t>
            </w:r>
            <w:r>
              <w:rPr>
                <w:noProof/>
              </w:rPr>
              <w:tab/>
              <w:t>Use case 1 Pharmaceuticals</w:t>
            </w:r>
            <w:r>
              <w:rPr>
                <w:noProof/>
              </w:rPr>
              <w:tab/>
            </w:r>
            <w:r>
              <w:rPr>
                <w:noProof/>
              </w:rPr>
              <w:fldChar w:fldCharType="begin"/>
            </w:r>
            <w:r>
              <w:rPr>
                <w:noProof/>
              </w:rPr>
              <w:instrText xml:space="preserve"> PAGEREF _Toc525902826 \h </w:instrText>
            </w:r>
          </w:ins>
          <w:r>
            <w:rPr>
              <w:noProof/>
            </w:rPr>
          </w:r>
          <w:r>
            <w:rPr>
              <w:noProof/>
            </w:rPr>
            <w:fldChar w:fldCharType="separate"/>
          </w:r>
          <w:ins w:id="161" w:author="Ken Maclennan-Brown" w:date="2018-09-28T12:57:00Z">
            <w:r>
              <w:rPr>
                <w:noProof/>
              </w:rPr>
              <w:t>58</w:t>
            </w:r>
            <w:r>
              <w:rPr>
                <w:noProof/>
              </w:rPr>
              <w:fldChar w:fldCharType="end"/>
            </w:r>
          </w:ins>
        </w:p>
        <w:p w14:paraId="01E01E79" w14:textId="77777777" w:rsidR="00584981" w:rsidRDefault="00584981">
          <w:pPr>
            <w:pStyle w:val="TOC3"/>
            <w:tabs>
              <w:tab w:val="left" w:pos="1320"/>
              <w:tab w:val="right" w:leader="dot" w:pos="9628"/>
            </w:tabs>
            <w:rPr>
              <w:ins w:id="162" w:author="Ken Maclennan-Brown" w:date="2018-09-28T12:57:00Z"/>
              <w:noProof/>
            </w:rPr>
          </w:pPr>
          <w:ins w:id="163" w:author="Ken Maclennan-Brown" w:date="2018-09-28T12:57:00Z">
            <w:r>
              <w:rPr>
                <w:noProof/>
              </w:rPr>
              <w:t>7.1.1</w:t>
            </w:r>
            <w:r>
              <w:rPr>
                <w:noProof/>
              </w:rPr>
              <w:tab/>
              <w:t>Keywords</w:t>
            </w:r>
            <w:r>
              <w:rPr>
                <w:noProof/>
              </w:rPr>
              <w:tab/>
            </w:r>
            <w:r>
              <w:rPr>
                <w:noProof/>
              </w:rPr>
              <w:fldChar w:fldCharType="begin"/>
            </w:r>
            <w:r>
              <w:rPr>
                <w:noProof/>
              </w:rPr>
              <w:instrText xml:space="preserve"> PAGEREF _Toc525902827 \h </w:instrText>
            </w:r>
          </w:ins>
          <w:r>
            <w:rPr>
              <w:noProof/>
            </w:rPr>
          </w:r>
          <w:r>
            <w:rPr>
              <w:noProof/>
            </w:rPr>
            <w:fldChar w:fldCharType="separate"/>
          </w:r>
          <w:ins w:id="164" w:author="Ken Maclennan-Brown" w:date="2018-09-28T12:57:00Z">
            <w:r>
              <w:rPr>
                <w:noProof/>
              </w:rPr>
              <w:t>58</w:t>
            </w:r>
            <w:r>
              <w:rPr>
                <w:noProof/>
              </w:rPr>
              <w:fldChar w:fldCharType="end"/>
            </w:r>
          </w:ins>
        </w:p>
        <w:p w14:paraId="0DFDAE66" w14:textId="77777777" w:rsidR="00584981" w:rsidRDefault="00584981">
          <w:pPr>
            <w:pStyle w:val="TOC3"/>
            <w:tabs>
              <w:tab w:val="left" w:pos="1320"/>
              <w:tab w:val="right" w:leader="dot" w:pos="9628"/>
            </w:tabs>
            <w:rPr>
              <w:ins w:id="165" w:author="Ken Maclennan-Brown" w:date="2018-09-28T12:57:00Z"/>
              <w:noProof/>
            </w:rPr>
          </w:pPr>
          <w:ins w:id="166" w:author="Ken Maclennan-Brown" w:date="2018-09-28T12:57:00Z">
            <w:r>
              <w:rPr>
                <w:noProof/>
              </w:rPr>
              <w:t>7.1.2</w:t>
            </w:r>
            <w:r>
              <w:rPr>
                <w:noProof/>
              </w:rPr>
              <w:tab/>
              <w:t>data to generate connected to a persona</w:t>
            </w:r>
            <w:r>
              <w:rPr>
                <w:noProof/>
              </w:rPr>
              <w:tab/>
            </w:r>
            <w:r>
              <w:rPr>
                <w:noProof/>
              </w:rPr>
              <w:fldChar w:fldCharType="begin"/>
            </w:r>
            <w:r>
              <w:rPr>
                <w:noProof/>
              </w:rPr>
              <w:instrText xml:space="preserve"> PAGEREF _Toc525902828 \h </w:instrText>
            </w:r>
          </w:ins>
          <w:r>
            <w:rPr>
              <w:noProof/>
            </w:rPr>
          </w:r>
          <w:r>
            <w:rPr>
              <w:noProof/>
            </w:rPr>
            <w:fldChar w:fldCharType="separate"/>
          </w:r>
          <w:ins w:id="167" w:author="Ken Maclennan-Brown" w:date="2018-09-28T12:57:00Z">
            <w:r>
              <w:rPr>
                <w:noProof/>
              </w:rPr>
              <w:t>58</w:t>
            </w:r>
            <w:r>
              <w:rPr>
                <w:noProof/>
              </w:rPr>
              <w:fldChar w:fldCharType="end"/>
            </w:r>
          </w:ins>
        </w:p>
        <w:p w14:paraId="58183980" w14:textId="77777777" w:rsidR="00584981" w:rsidRDefault="00584981">
          <w:pPr>
            <w:pStyle w:val="TOC3"/>
            <w:tabs>
              <w:tab w:val="left" w:pos="1320"/>
              <w:tab w:val="right" w:leader="dot" w:pos="9628"/>
            </w:tabs>
            <w:rPr>
              <w:ins w:id="168" w:author="Ken Maclennan-Brown" w:date="2018-09-28T12:57:00Z"/>
              <w:noProof/>
            </w:rPr>
          </w:pPr>
          <w:ins w:id="169" w:author="Ken Maclennan-Brown" w:date="2018-09-28T12:57:00Z">
            <w:r>
              <w:rPr>
                <w:noProof/>
              </w:rPr>
              <w:t>7.1.3</w:t>
            </w:r>
            <w:r>
              <w:rPr>
                <w:noProof/>
              </w:rPr>
              <w:tab/>
              <w:t>Further sources</w:t>
            </w:r>
            <w:r>
              <w:rPr>
                <w:noProof/>
              </w:rPr>
              <w:tab/>
            </w:r>
            <w:r>
              <w:rPr>
                <w:noProof/>
              </w:rPr>
              <w:fldChar w:fldCharType="begin"/>
            </w:r>
            <w:r>
              <w:rPr>
                <w:noProof/>
              </w:rPr>
              <w:instrText xml:space="preserve"> PAGEREF _Toc525902829 \h </w:instrText>
            </w:r>
          </w:ins>
          <w:r>
            <w:rPr>
              <w:noProof/>
            </w:rPr>
          </w:r>
          <w:r>
            <w:rPr>
              <w:noProof/>
            </w:rPr>
            <w:fldChar w:fldCharType="separate"/>
          </w:r>
          <w:ins w:id="170" w:author="Ken Maclennan-Brown" w:date="2018-09-28T12:57:00Z">
            <w:r>
              <w:rPr>
                <w:noProof/>
              </w:rPr>
              <w:t>58</w:t>
            </w:r>
            <w:r>
              <w:rPr>
                <w:noProof/>
              </w:rPr>
              <w:fldChar w:fldCharType="end"/>
            </w:r>
          </w:ins>
        </w:p>
        <w:p w14:paraId="3462C80E" w14:textId="77777777" w:rsidR="00584981" w:rsidRDefault="00584981">
          <w:pPr>
            <w:pStyle w:val="TOC2"/>
            <w:tabs>
              <w:tab w:val="left" w:pos="880"/>
              <w:tab w:val="right" w:leader="dot" w:pos="9628"/>
            </w:tabs>
            <w:rPr>
              <w:ins w:id="171" w:author="Ken Maclennan-Brown" w:date="2018-09-28T12:57:00Z"/>
              <w:noProof/>
            </w:rPr>
          </w:pPr>
          <w:ins w:id="172" w:author="Ken Maclennan-Brown" w:date="2018-09-28T12:57:00Z">
            <w:r>
              <w:rPr>
                <w:noProof/>
              </w:rPr>
              <w:t>7.2</w:t>
            </w:r>
            <w:r>
              <w:rPr>
                <w:noProof/>
              </w:rPr>
              <w:tab/>
              <w:t>Use case 2 Weapons Trafficking</w:t>
            </w:r>
            <w:r>
              <w:rPr>
                <w:noProof/>
              </w:rPr>
              <w:tab/>
            </w:r>
            <w:r>
              <w:rPr>
                <w:noProof/>
              </w:rPr>
              <w:fldChar w:fldCharType="begin"/>
            </w:r>
            <w:r>
              <w:rPr>
                <w:noProof/>
              </w:rPr>
              <w:instrText xml:space="preserve"> PAGEREF _Toc525902830 \h </w:instrText>
            </w:r>
          </w:ins>
          <w:r>
            <w:rPr>
              <w:noProof/>
            </w:rPr>
          </w:r>
          <w:r>
            <w:rPr>
              <w:noProof/>
            </w:rPr>
            <w:fldChar w:fldCharType="separate"/>
          </w:r>
          <w:ins w:id="173" w:author="Ken Maclennan-Brown" w:date="2018-09-28T12:57:00Z">
            <w:r>
              <w:rPr>
                <w:noProof/>
              </w:rPr>
              <w:t>59</w:t>
            </w:r>
            <w:r>
              <w:rPr>
                <w:noProof/>
              </w:rPr>
              <w:fldChar w:fldCharType="end"/>
            </w:r>
          </w:ins>
        </w:p>
        <w:p w14:paraId="4CA191C9" w14:textId="77777777" w:rsidR="00584981" w:rsidRDefault="00584981">
          <w:pPr>
            <w:pStyle w:val="TOC3"/>
            <w:tabs>
              <w:tab w:val="left" w:pos="1320"/>
              <w:tab w:val="right" w:leader="dot" w:pos="9628"/>
            </w:tabs>
            <w:rPr>
              <w:ins w:id="174" w:author="Ken Maclennan-Brown" w:date="2018-09-28T12:57:00Z"/>
              <w:noProof/>
            </w:rPr>
          </w:pPr>
          <w:ins w:id="175" w:author="Ken Maclennan-Brown" w:date="2018-09-28T12:57:00Z">
            <w:r>
              <w:rPr>
                <w:noProof/>
              </w:rPr>
              <w:t>7.2.1</w:t>
            </w:r>
            <w:r>
              <w:rPr>
                <w:noProof/>
              </w:rPr>
              <w:tab/>
              <w:t>Keywords</w:t>
            </w:r>
            <w:r>
              <w:rPr>
                <w:noProof/>
              </w:rPr>
              <w:tab/>
            </w:r>
            <w:r>
              <w:rPr>
                <w:noProof/>
              </w:rPr>
              <w:fldChar w:fldCharType="begin"/>
            </w:r>
            <w:r>
              <w:rPr>
                <w:noProof/>
              </w:rPr>
              <w:instrText xml:space="preserve"> PAGEREF _Toc525902831 \h </w:instrText>
            </w:r>
          </w:ins>
          <w:r>
            <w:rPr>
              <w:noProof/>
            </w:rPr>
          </w:r>
          <w:r>
            <w:rPr>
              <w:noProof/>
            </w:rPr>
            <w:fldChar w:fldCharType="separate"/>
          </w:r>
          <w:ins w:id="176" w:author="Ken Maclennan-Brown" w:date="2018-09-28T12:57:00Z">
            <w:r>
              <w:rPr>
                <w:noProof/>
              </w:rPr>
              <w:t>59</w:t>
            </w:r>
            <w:r>
              <w:rPr>
                <w:noProof/>
              </w:rPr>
              <w:fldChar w:fldCharType="end"/>
            </w:r>
          </w:ins>
        </w:p>
        <w:p w14:paraId="6D62978B" w14:textId="77777777" w:rsidR="00584981" w:rsidRDefault="00584981">
          <w:pPr>
            <w:pStyle w:val="TOC3"/>
            <w:tabs>
              <w:tab w:val="left" w:pos="1320"/>
              <w:tab w:val="right" w:leader="dot" w:pos="9628"/>
            </w:tabs>
            <w:rPr>
              <w:ins w:id="177" w:author="Ken Maclennan-Brown" w:date="2018-09-28T12:57:00Z"/>
              <w:noProof/>
            </w:rPr>
          </w:pPr>
          <w:ins w:id="178" w:author="Ken Maclennan-Brown" w:date="2018-09-28T12:57:00Z">
            <w:r>
              <w:rPr>
                <w:noProof/>
              </w:rPr>
              <w:t>7.2.2</w:t>
            </w:r>
            <w:r>
              <w:rPr>
                <w:noProof/>
              </w:rPr>
              <w:tab/>
              <w:t>data to generate connected to a persona</w:t>
            </w:r>
            <w:r>
              <w:rPr>
                <w:noProof/>
              </w:rPr>
              <w:tab/>
            </w:r>
            <w:r>
              <w:rPr>
                <w:noProof/>
              </w:rPr>
              <w:fldChar w:fldCharType="begin"/>
            </w:r>
            <w:r>
              <w:rPr>
                <w:noProof/>
              </w:rPr>
              <w:instrText xml:space="preserve"> PAGEREF _Toc525902832 \h </w:instrText>
            </w:r>
          </w:ins>
          <w:r>
            <w:rPr>
              <w:noProof/>
            </w:rPr>
          </w:r>
          <w:r>
            <w:rPr>
              <w:noProof/>
            </w:rPr>
            <w:fldChar w:fldCharType="separate"/>
          </w:r>
          <w:ins w:id="179" w:author="Ken Maclennan-Brown" w:date="2018-09-28T12:57:00Z">
            <w:r>
              <w:rPr>
                <w:noProof/>
              </w:rPr>
              <w:t>59</w:t>
            </w:r>
            <w:r>
              <w:rPr>
                <w:noProof/>
              </w:rPr>
              <w:fldChar w:fldCharType="end"/>
            </w:r>
          </w:ins>
        </w:p>
        <w:p w14:paraId="7A5CB34B" w14:textId="77777777" w:rsidR="00584981" w:rsidRDefault="00584981">
          <w:pPr>
            <w:pStyle w:val="TOC3"/>
            <w:tabs>
              <w:tab w:val="left" w:pos="1320"/>
              <w:tab w:val="right" w:leader="dot" w:pos="9628"/>
            </w:tabs>
            <w:rPr>
              <w:ins w:id="180" w:author="Ken Maclennan-Brown" w:date="2018-09-28T12:57:00Z"/>
              <w:noProof/>
            </w:rPr>
          </w:pPr>
          <w:ins w:id="181" w:author="Ken Maclennan-Brown" w:date="2018-09-28T12:57:00Z">
            <w:r>
              <w:rPr>
                <w:noProof/>
              </w:rPr>
              <w:t>7.2.3</w:t>
            </w:r>
            <w:r>
              <w:rPr>
                <w:noProof/>
              </w:rPr>
              <w:tab/>
              <w:t>Further sources</w:t>
            </w:r>
            <w:r>
              <w:rPr>
                <w:noProof/>
              </w:rPr>
              <w:tab/>
            </w:r>
            <w:r>
              <w:rPr>
                <w:noProof/>
              </w:rPr>
              <w:fldChar w:fldCharType="begin"/>
            </w:r>
            <w:r>
              <w:rPr>
                <w:noProof/>
              </w:rPr>
              <w:instrText xml:space="preserve"> PAGEREF _Toc525902833 \h </w:instrText>
            </w:r>
          </w:ins>
          <w:r>
            <w:rPr>
              <w:noProof/>
            </w:rPr>
          </w:r>
          <w:r>
            <w:rPr>
              <w:noProof/>
            </w:rPr>
            <w:fldChar w:fldCharType="separate"/>
          </w:r>
          <w:ins w:id="182" w:author="Ken Maclennan-Brown" w:date="2018-09-28T12:57:00Z">
            <w:r>
              <w:rPr>
                <w:noProof/>
              </w:rPr>
              <w:t>59</w:t>
            </w:r>
            <w:r>
              <w:rPr>
                <w:noProof/>
              </w:rPr>
              <w:fldChar w:fldCharType="end"/>
            </w:r>
          </w:ins>
        </w:p>
        <w:p w14:paraId="51573191" w14:textId="77777777" w:rsidR="00584981" w:rsidRDefault="00584981">
          <w:pPr>
            <w:pStyle w:val="TOC2"/>
            <w:tabs>
              <w:tab w:val="left" w:pos="880"/>
              <w:tab w:val="right" w:leader="dot" w:pos="9628"/>
            </w:tabs>
            <w:rPr>
              <w:ins w:id="183" w:author="Ken Maclennan-Brown" w:date="2018-09-28T12:57:00Z"/>
              <w:noProof/>
            </w:rPr>
          </w:pPr>
          <w:ins w:id="184" w:author="Ken Maclennan-Brown" w:date="2018-09-28T12:57:00Z">
            <w:r>
              <w:rPr>
                <w:noProof/>
              </w:rPr>
              <w:t>7.3</w:t>
            </w:r>
            <w:r>
              <w:rPr>
                <w:noProof/>
              </w:rPr>
              <w:tab/>
              <w:t>Use case 3 Terrorism Funding</w:t>
            </w:r>
            <w:r>
              <w:rPr>
                <w:noProof/>
              </w:rPr>
              <w:tab/>
            </w:r>
            <w:r>
              <w:rPr>
                <w:noProof/>
              </w:rPr>
              <w:fldChar w:fldCharType="begin"/>
            </w:r>
            <w:r>
              <w:rPr>
                <w:noProof/>
              </w:rPr>
              <w:instrText xml:space="preserve"> PAGEREF _Toc525902834 \h </w:instrText>
            </w:r>
          </w:ins>
          <w:r>
            <w:rPr>
              <w:noProof/>
            </w:rPr>
          </w:r>
          <w:r>
            <w:rPr>
              <w:noProof/>
            </w:rPr>
            <w:fldChar w:fldCharType="separate"/>
          </w:r>
          <w:ins w:id="185" w:author="Ken Maclennan-Brown" w:date="2018-09-28T12:57:00Z">
            <w:r>
              <w:rPr>
                <w:noProof/>
              </w:rPr>
              <w:t>59</w:t>
            </w:r>
            <w:r>
              <w:rPr>
                <w:noProof/>
              </w:rPr>
              <w:fldChar w:fldCharType="end"/>
            </w:r>
          </w:ins>
        </w:p>
        <w:p w14:paraId="1915621E" w14:textId="77777777" w:rsidR="00584981" w:rsidRDefault="00584981">
          <w:pPr>
            <w:pStyle w:val="TOC3"/>
            <w:tabs>
              <w:tab w:val="left" w:pos="1320"/>
              <w:tab w:val="right" w:leader="dot" w:pos="9628"/>
            </w:tabs>
            <w:rPr>
              <w:ins w:id="186" w:author="Ken Maclennan-Brown" w:date="2018-09-28T12:57:00Z"/>
              <w:noProof/>
            </w:rPr>
          </w:pPr>
          <w:ins w:id="187" w:author="Ken Maclennan-Brown" w:date="2018-09-28T12:57:00Z">
            <w:r>
              <w:rPr>
                <w:noProof/>
              </w:rPr>
              <w:t>7.3.1</w:t>
            </w:r>
            <w:r>
              <w:rPr>
                <w:noProof/>
              </w:rPr>
              <w:tab/>
              <w:t>Keywords</w:t>
            </w:r>
            <w:r>
              <w:rPr>
                <w:noProof/>
              </w:rPr>
              <w:tab/>
            </w:r>
            <w:r>
              <w:rPr>
                <w:noProof/>
              </w:rPr>
              <w:fldChar w:fldCharType="begin"/>
            </w:r>
            <w:r>
              <w:rPr>
                <w:noProof/>
              </w:rPr>
              <w:instrText xml:space="preserve"> PAGEREF _Toc525902835 \h </w:instrText>
            </w:r>
          </w:ins>
          <w:r>
            <w:rPr>
              <w:noProof/>
            </w:rPr>
          </w:r>
          <w:r>
            <w:rPr>
              <w:noProof/>
            </w:rPr>
            <w:fldChar w:fldCharType="separate"/>
          </w:r>
          <w:ins w:id="188" w:author="Ken Maclennan-Brown" w:date="2018-09-28T12:57:00Z">
            <w:r>
              <w:rPr>
                <w:noProof/>
              </w:rPr>
              <w:t>59</w:t>
            </w:r>
            <w:r>
              <w:rPr>
                <w:noProof/>
              </w:rPr>
              <w:fldChar w:fldCharType="end"/>
            </w:r>
          </w:ins>
        </w:p>
        <w:p w14:paraId="6461D597" w14:textId="77777777" w:rsidR="00584981" w:rsidRDefault="00584981">
          <w:pPr>
            <w:pStyle w:val="TOC3"/>
            <w:tabs>
              <w:tab w:val="left" w:pos="1320"/>
              <w:tab w:val="right" w:leader="dot" w:pos="9628"/>
            </w:tabs>
            <w:rPr>
              <w:ins w:id="189" w:author="Ken Maclennan-Brown" w:date="2018-09-28T12:57:00Z"/>
              <w:noProof/>
            </w:rPr>
          </w:pPr>
          <w:ins w:id="190" w:author="Ken Maclennan-Brown" w:date="2018-09-28T12:57:00Z">
            <w:r>
              <w:rPr>
                <w:noProof/>
              </w:rPr>
              <w:t>7.3.2</w:t>
            </w:r>
            <w:r>
              <w:rPr>
                <w:noProof/>
              </w:rPr>
              <w:tab/>
              <w:t>data to generate connected to a persona</w:t>
            </w:r>
            <w:r>
              <w:rPr>
                <w:noProof/>
              </w:rPr>
              <w:tab/>
            </w:r>
            <w:r>
              <w:rPr>
                <w:noProof/>
              </w:rPr>
              <w:fldChar w:fldCharType="begin"/>
            </w:r>
            <w:r>
              <w:rPr>
                <w:noProof/>
              </w:rPr>
              <w:instrText xml:space="preserve"> PAGEREF _Toc525902836 \h </w:instrText>
            </w:r>
          </w:ins>
          <w:r>
            <w:rPr>
              <w:noProof/>
            </w:rPr>
          </w:r>
          <w:r>
            <w:rPr>
              <w:noProof/>
            </w:rPr>
            <w:fldChar w:fldCharType="separate"/>
          </w:r>
          <w:ins w:id="191" w:author="Ken Maclennan-Brown" w:date="2018-09-28T12:57:00Z">
            <w:r>
              <w:rPr>
                <w:noProof/>
              </w:rPr>
              <w:t>59</w:t>
            </w:r>
            <w:r>
              <w:rPr>
                <w:noProof/>
              </w:rPr>
              <w:fldChar w:fldCharType="end"/>
            </w:r>
          </w:ins>
        </w:p>
        <w:p w14:paraId="184BE0A4" w14:textId="77777777" w:rsidR="00584981" w:rsidRDefault="00584981">
          <w:pPr>
            <w:pStyle w:val="TOC3"/>
            <w:tabs>
              <w:tab w:val="left" w:pos="1320"/>
              <w:tab w:val="right" w:leader="dot" w:pos="9628"/>
            </w:tabs>
            <w:rPr>
              <w:ins w:id="192" w:author="Ken Maclennan-Brown" w:date="2018-09-28T12:57:00Z"/>
              <w:noProof/>
            </w:rPr>
          </w:pPr>
          <w:ins w:id="193" w:author="Ken Maclennan-Brown" w:date="2018-09-28T12:57:00Z">
            <w:r>
              <w:rPr>
                <w:noProof/>
              </w:rPr>
              <w:t>7.3.3</w:t>
            </w:r>
            <w:r>
              <w:rPr>
                <w:noProof/>
              </w:rPr>
              <w:tab/>
              <w:t>Further sources</w:t>
            </w:r>
            <w:r>
              <w:rPr>
                <w:noProof/>
              </w:rPr>
              <w:tab/>
            </w:r>
            <w:r>
              <w:rPr>
                <w:noProof/>
              </w:rPr>
              <w:fldChar w:fldCharType="begin"/>
            </w:r>
            <w:r>
              <w:rPr>
                <w:noProof/>
              </w:rPr>
              <w:instrText xml:space="preserve"> PAGEREF _Toc525902837 \h </w:instrText>
            </w:r>
          </w:ins>
          <w:r>
            <w:rPr>
              <w:noProof/>
            </w:rPr>
          </w:r>
          <w:r>
            <w:rPr>
              <w:noProof/>
            </w:rPr>
            <w:fldChar w:fldCharType="separate"/>
          </w:r>
          <w:ins w:id="194" w:author="Ken Maclennan-Brown" w:date="2018-09-28T12:57:00Z">
            <w:r>
              <w:rPr>
                <w:noProof/>
              </w:rPr>
              <w:t>59</w:t>
            </w:r>
            <w:r>
              <w:rPr>
                <w:noProof/>
              </w:rPr>
              <w:fldChar w:fldCharType="end"/>
            </w:r>
          </w:ins>
        </w:p>
        <w:p w14:paraId="31F5C4CD" w14:textId="77777777" w:rsidR="00A26C0D" w:rsidDel="00584981" w:rsidRDefault="00E260B6">
          <w:pPr>
            <w:pStyle w:val="TOC1"/>
            <w:tabs>
              <w:tab w:val="right" w:leader="dot" w:pos="9628"/>
            </w:tabs>
            <w:rPr>
              <w:del w:id="195" w:author="Ken Maclennan-Brown" w:date="2018-09-28T12:57:00Z"/>
              <w:noProof/>
            </w:rPr>
          </w:pPr>
          <w:del w:id="196" w:author="Ken Maclennan-Brown" w:date="2018-09-28T12:57:00Z">
            <w:r w:rsidDel="00584981">
              <w:rPr>
                <w:noProof/>
              </w:rPr>
              <w:delText>Executive Summary</w:delText>
            </w:r>
            <w:r w:rsidDel="00584981">
              <w:rPr>
                <w:noProof/>
              </w:rPr>
              <w:tab/>
              <w:delText>9</w:delText>
            </w:r>
          </w:del>
        </w:p>
        <w:p w14:paraId="3C8BC26A" w14:textId="77777777" w:rsidR="00A26C0D" w:rsidDel="00584981" w:rsidRDefault="00E260B6">
          <w:pPr>
            <w:pStyle w:val="TOC1"/>
            <w:tabs>
              <w:tab w:val="left" w:pos="442"/>
              <w:tab w:val="right" w:leader="dot" w:pos="9628"/>
            </w:tabs>
            <w:rPr>
              <w:del w:id="197" w:author="Ken Maclennan-Brown" w:date="2018-09-28T12:57:00Z"/>
              <w:noProof/>
            </w:rPr>
          </w:pPr>
          <w:del w:id="198" w:author="Ken Maclennan-Brown" w:date="2018-09-28T12:57:00Z">
            <w:r w:rsidDel="00584981">
              <w:rPr>
                <w:noProof/>
                <w:lang w:eastAsia="el-GR"/>
              </w:rPr>
              <w:delText>1</w:delText>
            </w:r>
            <w:r w:rsidDel="00584981">
              <w:rPr>
                <w:noProof/>
              </w:rPr>
              <w:tab/>
            </w:r>
            <w:r w:rsidDel="00584981">
              <w:rPr>
                <w:noProof/>
                <w:lang w:eastAsia="el-GR"/>
              </w:rPr>
              <w:delText>Introduction</w:delText>
            </w:r>
            <w:r w:rsidDel="00584981">
              <w:rPr>
                <w:noProof/>
              </w:rPr>
              <w:tab/>
              <w:delText>10</w:delText>
            </w:r>
          </w:del>
        </w:p>
        <w:p w14:paraId="58AE4375" w14:textId="77777777" w:rsidR="00A26C0D" w:rsidDel="00584981" w:rsidRDefault="00E260B6">
          <w:pPr>
            <w:pStyle w:val="TOC2"/>
            <w:tabs>
              <w:tab w:val="left" w:pos="880"/>
              <w:tab w:val="right" w:leader="dot" w:pos="9628"/>
            </w:tabs>
            <w:rPr>
              <w:del w:id="199" w:author="Ken Maclennan-Brown" w:date="2018-09-28T12:57:00Z"/>
              <w:noProof/>
            </w:rPr>
          </w:pPr>
          <w:del w:id="200" w:author="Ken Maclennan-Brown" w:date="2018-09-28T12:57:00Z">
            <w:r w:rsidDel="00584981">
              <w:rPr>
                <w:noProof/>
              </w:rPr>
              <w:delText>1.1</w:delText>
            </w:r>
            <w:r w:rsidDel="00584981">
              <w:rPr>
                <w:noProof/>
              </w:rPr>
              <w:tab/>
              <w:delText>User-centred design approach</w:delText>
            </w:r>
            <w:r w:rsidDel="00584981">
              <w:rPr>
                <w:noProof/>
              </w:rPr>
              <w:tab/>
              <w:delText>10</w:delText>
            </w:r>
          </w:del>
        </w:p>
        <w:p w14:paraId="305ECF60" w14:textId="77777777" w:rsidR="00A26C0D" w:rsidDel="00584981" w:rsidRDefault="00E260B6">
          <w:pPr>
            <w:pStyle w:val="TOC1"/>
            <w:tabs>
              <w:tab w:val="left" w:pos="442"/>
              <w:tab w:val="right" w:leader="dot" w:pos="9628"/>
            </w:tabs>
            <w:rPr>
              <w:del w:id="201" w:author="Ken Maclennan-Brown" w:date="2018-09-28T12:57:00Z"/>
              <w:noProof/>
            </w:rPr>
          </w:pPr>
          <w:del w:id="202" w:author="Ken Maclennan-Brown" w:date="2018-09-28T12:57:00Z">
            <w:r w:rsidDel="00584981">
              <w:rPr>
                <w:noProof/>
              </w:rPr>
              <w:delText>2</w:delText>
            </w:r>
            <w:r w:rsidDel="00584981">
              <w:rPr>
                <w:noProof/>
              </w:rPr>
              <w:tab/>
              <w:delText>ANITA Use Cases</w:delText>
            </w:r>
            <w:r w:rsidDel="00584981">
              <w:rPr>
                <w:noProof/>
              </w:rPr>
              <w:tab/>
              <w:delText>14</w:delText>
            </w:r>
          </w:del>
        </w:p>
        <w:p w14:paraId="4046509E" w14:textId="77777777" w:rsidR="00A26C0D" w:rsidDel="00584981" w:rsidRDefault="00E260B6">
          <w:pPr>
            <w:pStyle w:val="TOC2"/>
            <w:tabs>
              <w:tab w:val="left" w:pos="880"/>
              <w:tab w:val="right" w:leader="dot" w:pos="9628"/>
            </w:tabs>
            <w:rPr>
              <w:del w:id="203" w:author="Ken Maclennan-Brown" w:date="2018-09-28T12:57:00Z"/>
              <w:noProof/>
            </w:rPr>
          </w:pPr>
          <w:del w:id="204" w:author="Ken Maclennan-Brown" w:date="2018-09-28T12:57:00Z">
            <w:r w:rsidDel="00584981">
              <w:rPr>
                <w:noProof/>
              </w:rPr>
              <w:delText>2.1</w:delText>
            </w:r>
            <w:r w:rsidDel="00584981">
              <w:rPr>
                <w:noProof/>
              </w:rPr>
              <w:tab/>
              <w:delText>Overview</w:delText>
            </w:r>
            <w:r w:rsidDel="00584981">
              <w:rPr>
                <w:noProof/>
              </w:rPr>
              <w:tab/>
              <w:delText>14</w:delText>
            </w:r>
          </w:del>
        </w:p>
        <w:p w14:paraId="648FA6D2" w14:textId="77777777" w:rsidR="00A26C0D" w:rsidDel="00584981" w:rsidRDefault="00E260B6">
          <w:pPr>
            <w:pStyle w:val="TOC2"/>
            <w:tabs>
              <w:tab w:val="left" w:pos="880"/>
              <w:tab w:val="right" w:leader="dot" w:pos="9628"/>
            </w:tabs>
            <w:rPr>
              <w:del w:id="205" w:author="Ken Maclennan-Brown" w:date="2018-09-28T12:57:00Z"/>
              <w:noProof/>
            </w:rPr>
          </w:pPr>
          <w:del w:id="206" w:author="Ken Maclennan-Brown" w:date="2018-09-28T12:57:00Z">
            <w:r w:rsidDel="00584981">
              <w:rPr>
                <w:noProof/>
              </w:rPr>
              <w:delText>2.2</w:delText>
            </w:r>
            <w:r w:rsidDel="00584981">
              <w:rPr>
                <w:noProof/>
              </w:rPr>
              <w:tab/>
              <w:delText>Use Case 1 – Counterfeit/falsified medicine, drugs and NPS</w:delText>
            </w:r>
            <w:r w:rsidDel="00584981">
              <w:rPr>
                <w:noProof/>
              </w:rPr>
              <w:tab/>
              <w:delText>14</w:delText>
            </w:r>
          </w:del>
        </w:p>
        <w:p w14:paraId="75FFB5EE" w14:textId="77777777" w:rsidR="00A26C0D" w:rsidDel="00584981" w:rsidRDefault="00E260B6">
          <w:pPr>
            <w:pStyle w:val="TOC3"/>
            <w:tabs>
              <w:tab w:val="left" w:pos="1320"/>
              <w:tab w:val="right" w:leader="dot" w:pos="9628"/>
            </w:tabs>
            <w:rPr>
              <w:del w:id="207" w:author="Ken Maclennan-Brown" w:date="2018-09-28T12:57:00Z"/>
              <w:noProof/>
            </w:rPr>
          </w:pPr>
          <w:del w:id="208" w:author="Ken Maclennan-Brown" w:date="2018-09-28T12:57:00Z">
            <w:r w:rsidDel="00584981">
              <w:rPr>
                <w:noProof/>
              </w:rPr>
              <w:delText>2.2.1</w:delText>
            </w:r>
            <w:r w:rsidDel="00584981">
              <w:rPr>
                <w:noProof/>
              </w:rPr>
              <w:tab/>
              <w:delText>Scenario 1: Cyberspace Drug Trafficking (responsible partner: AoC)</w:delText>
            </w:r>
            <w:r w:rsidDel="00584981">
              <w:rPr>
                <w:noProof/>
              </w:rPr>
              <w:tab/>
              <w:delText>15</w:delText>
            </w:r>
          </w:del>
        </w:p>
        <w:p w14:paraId="6DF35E06" w14:textId="77777777" w:rsidR="00A26C0D" w:rsidDel="00584981" w:rsidRDefault="00E260B6">
          <w:pPr>
            <w:pStyle w:val="TOC3"/>
            <w:tabs>
              <w:tab w:val="left" w:pos="1320"/>
              <w:tab w:val="right" w:leader="dot" w:pos="9628"/>
            </w:tabs>
            <w:rPr>
              <w:del w:id="209" w:author="Ken Maclennan-Brown" w:date="2018-09-28T12:57:00Z"/>
              <w:noProof/>
            </w:rPr>
          </w:pPr>
          <w:del w:id="210" w:author="Ken Maclennan-Brown" w:date="2018-09-28T12:57:00Z">
            <w:r w:rsidDel="00584981">
              <w:rPr>
                <w:noProof/>
              </w:rPr>
              <w:delText>2.2.2</w:delText>
            </w:r>
            <w:r w:rsidDel="00584981">
              <w:rPr>
                <w:noProof/>
              </w:rPr>
              <w:tab/>
              <w:delText>Scenario 2: Drug Dealer (responsible partner: LPV)</w:delText>
            </w:r>
            <w:r w:rsidDel="00584981">
              <w:rPr>
                <w:noProof/>
              </w:rPr>
              <w:tab/>
              <w:delText>15</w:delText>
            </w:r>
          </w:del>
        </w:p>
        <w:p w14:paraId="2C6B020B" w14:textId="77777777" w:rsidR="00A26C0D" w:rsidDel="00584981" w:rsidRDefault="00E260B6">
          <w:pPr>
            <w:pStyle w:val="TOC3"/>
            <w:tabs>
              <w:tab w:val="left" w:pos="1320"/>
              <w:tab w:val="right" w:leader="dot" w:pos="9628"/>
            </w:tabs>
            <w:rPr>
              <w:del w:id="211" w:author="Ken Maclennan-Brown" w:date="2018-09-28T12:57:00Z"/>
              <w:noProof/>
            </w:rPr>
          </w:pPr>
          <w:del w:id="212" w:author="Ken Maclennan-Brown" w:date="2018-09-28T12:57:00Z">
            <w:r w:rsidDel="00584981">
              <w:rPr>
                <w:noProof/>
              </w:rPr>
              <w:delText>2.2.3</w:delText>
            </w:r>
            <w:r w:rsidDel="00584981">
              <w:rPr>
                <w:noProof/>
              </w:rPr>
              <w:tab/>
              <w:delText>Scenario 3: Delivery of Drugs at an Address (responsible partner: LPV)</w:delText>
            </w:r>
            <w:r w:rsidDel="00584981">
              <w:rPr>
                <w:noProof/>
              </w:rPr>
              <w:tab/>
              <w:delText>16</w:delText>
            </w:r>
          </w:del>
        </w:p>
        <w:p w14:paraId="203A2F33" w14:textId="77777777" w:rsidR="00A26C0D" w:rsidDel="00584981" w:rsidRDefault="00E260B6">
          <w:pPr>
            <w:pStyle w:val="TOC3"/>
            <w:tabs>
              <w:tab w:val="left" w:pos="1320"/>
              <w:tab w:val="right" w:leader="dot" w:pos="9628"/>
            </w:tabs>
            <w:rPr>
              <w:del w:id="213" w:author="Ken Maclennan-Brown" w:date="2018-09-28T12:57:00Z"/>
              <w:noProof/>
            </w:rPr>
          </w:pPr>
          <w:del w:id="214" w:author="Ken Maclennan-Brown" w:date="2018-09-28T12:57:00Z">
            <w:r w:rsidDel="00584981">
              <w:rPr>
                <w:noProof/>
              </w:rPr>
              <w:delText>2.2.4</w:delText>
            </w:r>
            <w:r w:rsidDel="00584981">
              <w:rPr>
                <w:noProof/>
              </w:rPr>
              <w:tab/>
              <w:delText>Scenario 4: Counterfeit/falsified medicine, drugs and NPS (responsible partner: GDCOC)</w:delText>
            </w:r>
            <w:r w:rsidDel="00584981">
              <w:rPr>
                <w:noProof/>
              </w:rPr>
              <w:tab/>
              <w:delText>17</w:delText>
            </w:r>
          </w:del>
        </w:p>
        <w:p w14:paraId="73316AC7" w14:textId="77777777" w:rsidR="00A26C0D" w:rsidDel="00584981" w:rsidRDefault="00E260B6">
          <w:pPr>
            <w:pStyle w:val="TOC3"/>
            <w:tabs>
              <w:tab w:val="left" w:pos="1320"/>
              <w:tab w:val="right" w:leader="dot" w:pos="9628"/>
            </w:tabs>
            <w:rPr>
              <w:del w:id="215" w:author="Ken Maclennan-Brown" w:date="2018-09-28T12:57:00Z"/>
              <w:noProof/>
            </w:rPr>
          </w:pPr>
          <w:del w:id="216" w:author="Ken Maclennan-Brown" w:date="2018-09-28T12:57:00Z">
            <w:r w:rsidDel="00584981">
              <w:rPr>
                <w:noProof/>
              </w:rPr>
              <w:delText>2.2.5</w:delText>
            </w:r>
            <w:r w:rsidDel="00584981">
              <w:rPr>
                <w:noProof/>
              </w:rPr>
              <w:tab/>
              <w:delText>Scenario 5: Counterfeit/falsified medicine, drugs and NPS (responsible partner: NPN)</w:delText>
            </w:r>
            <w:r w:rsidDel="00584981">
              <w:rPr>
                <w:noProof/>
              </w:rPr>
              <w:tab/>
              <w:delText>18</w:delText>
            </w:r>
          </w:del>
        </w:p>
        <w:p w14:paraId="49DA376C" w14:textId="77777777" w:rsidR="00A26C0D" w:rsidDel="00584981" w:rsidRDefault="00E260B6">
          <w:pPr>
            <w:pStyle w:val="TOC2"/>
            <w:tabs>
              <w:tab w:val="left" w:pos="880"/>
              <w:tab w:val="right" w:leader="dot" w:pos="9628"/>
            </w:tabs>
            <w:rPr>
              <w:del w:id="217" w:author="Ken Maclennan-Brown" w:date="2018-09-28T12:57:00Z"/>
              <w:noProof/>
            </w:rPr>
          </w:pPr>
          <w:del w:id="218" w:author="Ken Maclennan-Brown" w:date="2018-09-28T12:57:00Z">
            <w:r w:rsidDel="00584981">
              <w:rPr>
                <w:noProof/>
                <w:lang w:eastAsia="it-IT"/>
              </w:rPr>
              <w:delText>2.3</w:delText>
            </w:r>
            <w:r w:rsidDel="00584981">
              <w:rPr>
                <w:noProof/>
              </w:rPr>
              <w:tab/>
            </w:r>
            <w:r w:rsidDel="00584981">
              <w:rPr>
                <w:noProof/>
                <w:lang w:eastAsia="it-IT"/>
              </w:rPr>
              <w:delText>Use Case 2 – Weapons trafficking</w:delText>
            </w:r>
            <w:r w:rsidDel="00584981">
              <w:rPr>
                <w:noProof/>
              </w:rPr>
              <w:tab/>
              <w:delText>18</w:delText>
            </w:r>
          </w:del>
        </w:p>
        <w:p w14:paraId="538D1010" w14:textId="77777777" w:rsidR="00A26C0D" w:rsidDel="00584981" w:rsidRDefault="00E260B6">
          <w:pPr>
            <w:pStyle w:val="TOC3"/>
            <w:tabs>
              <w:tab w:val="left" w:pos="1320"/>
              <w:tab w:val="right" w:leader="dot" w:pos="9628"/>
            </w:tabs>
            <w:rPr>
              <w:del w:id="219" w:author="Ken Maclennan-Brown" w:date="2018-09-28T12:57:00Z"/>
              <w:noProof/>
            </w:rPr>
          </w:pPr>
          <w:del w:id="220" w:author="Ken Maclennan-Brown" w:date="2018-09-28T12:57:00Z">
            <w:r w:rsidDel="00584981">
              <w:rPr>
                <w:noProof/>
              </w:rPr>
              <w:delText>2.3.1</w:delText>
            </w:r>
            <w:r w:rsidDel="00584981">
              <w:rPr>
                <w:noProof/>
              </w:rPr>
              <w:tab/>
              <w:delText>Scenario 1: Cyberspace Weapons Trafficking (responsible partner: AoC)</w:delText>
            </w:r>
            <w:r w:rsidDel="00584981">
              <w:rPr>
                <w:noProof/>
              </w:rPr>
              <w:tab/>
              <w:delText>19</w:delText>
            </w:r>
          </w:del>
        </w:p>
        <w:p w14:paraId="65AE09E1" w14:textId="77777777" w:rsidR="00A26C0D" w:rsidDel="00584981" w:rsidRDefault="00E260B6">
          <w:pPr>
            <w:pStyle w:val="TOC3"/>
            <w:tabs>
              <w:tab w:val="left" w:pos="1320"/>
              <w:tab w:val="right" w:leader="dot" w:pos="9628"/>
            </w:tabs>
            <w:rPr>
              <w:del w:id="221" w:author="Ken Maclennan-Brown" w:date="2018-09-28T12:57:00Z"/>
              <w:noProof/>
            </w:rPr>
          </w:pPr>
          <w:del w:id="222" w:author="Ken Maclennan-Brown" w:date="2018-09-28T12:57:00Z">
            <w:r w:rsidDel="00584981">
              <w:rPr>
                <w:noProof/>
              </w:rPr>
              <w:delText>2.3.2</w:delText>
            </w:r>
            <w:r w:rsidDel="00584981">
              <w:rPr>
                <w:noProof/>
              </w:rPr>
              <w:tab/>
              <w:delText>Scenario 2: Weapon 1 (responsible partner: KWPG)</w:delText>
            </w:r>
            <w:r w:rsidDel="00584981">
              <w:rPr>
                <w:noProof/>
              </w:rPr>
              <w:tab/>
              <w:delText>19</w:delText>
            </w:r>
          </w:del>
        </w:p>
        <w:p w14:paraId="60BDF54C" w14:textId="77777777" w:rsidR="00A26C0D" w:rsidDel="00584981" w:rsidRDefault="00E260B6">
          <w:pPr>
            <w:pStyle w:val="TOC3"/>
            <w:tabs>
              <w:tab w:val="left" w:pos="1320"/>
              <w:tab w:val="right" w:leader="dot" w:pos="9628"/>
            </w:tabs>
            <w:rPr>
              <w:del w:id="223" w:author="Ken Maclennan-Brown" w:date="2018-09-28T12:57:00Z"/>
              <w:noProof/>
            </w:rPr>
          </w:pPr>
          <w:del w:id="224" w:author="Ken Maclennan-Brown" w:date="2018-09-28T12:57:00Z">
            <w:r w:rsidDel="00584981">
              <w:rPr>
                <w:noProof/>
              </w:rPr>
              <w:delText>2.3.3</w:delText>
            </w:r>
            <w:r w:rsidDel="00584981">
              <w:rPr>
                <w:noProof/>
              </w:rPr>
              <w:tab/>
              <w:delText>Scenario 3: Weapon 2 (responsible partner: KWPG)</w:delText>
            </w:r>
            <w:r w:rsidDel="00584981">
              <w:rPr>
                <w:noProof/>
              </w:rPr>
              <w:tab/>
              <w:delText>20</w:delText>
            </w:r>
          </w:del>
        </w:p>
        <w:p w14:paraId="72784869" w14:textId="77777777" w:rsidR="00A26C0D" w:rsidDel="00584981" w:rsidRDefault="00E260B6">
          <w:pPr>
            <w:pStyle w:val="TOC3"/>
            <w:tabs>
              <w:tab w:val="left" w:pos="1320"/>
              <w:tab w:val="right" w:leader="dot" w:pos="9628"/>
            </w:tabs>
            <w:rPr>
              <w:del w:id="225" w:author="Ken Maclennan-Brown" w:date="2018-09-28T12:57:00Z"/>
              <w:noProof/>
            </w:rPr>
          </w:pPr>
          <w:del w:id="226" w:author="Ken Maclennan-Brown" w:date="2018-09-28T12:57:00Z">
            <w:r w:rsidDel="00584981">
              <w:rPr>
                <w:noProof/>
              </w:rPr>
              <w:delText>2.3.4</w:delText>
            </w:r>
            <w:r w:rsidDel="00584981">
              <w:rPr>
                <w:noProof/>
              </w:rPr>
              <w:tab/>
              <w:delText>Scenario 4: Weapon 3 (responsible partner: KWPG)</w:delText>
            </w:r>
            <w:r w:rsidDel="00584981">
              <w:rPr>
                <w:noProof/>
              </w:rPr>
              <w:tab/>
              <w:delText>21</w:delText>
            </w:r>
          </w:del>
        </w:p>
        <w:p w14:paraId="0B7EE241" w14:textId="77777777" w:rsidR="00A26C0D" w:rsidDel="00584981" w:rsidRDefault="00E260B6">
          <w:pPr>
            <w:pStyle w:val="TOC3"/>
            <w:tabs>
              <w:tab w:val="left" w:pos="1320"/>
              <w:tab w:val="right" w:leader="dot" w:pos="9628"/>
            </w:tabs>
            <w:rPr>
              <w:del w:id="227" w:author="Ken Maclennan-Brown" w:date="2018-09-28T12:57:00Z"/>
              <w:noProof/>
            </w:rPr>
          </w:pPr>
          <w:del w:id="228" w:author="Ken Maclennan-Brown" w:date="2018-09-28T12:57:00Z">
            <w:r w:rsidDel="00584981">
              <w:rPr>
                <w:noProof/>
              </w:rPr>
              <w:delText>2.3.5</w:delText>
            </w:r>
            <w:r w:rsidDel="00584981">
              <w:rPr>
                <w:noProof/>
              </w:rPr>
              <w:tab/>
              <w:delText>Scenario 5: Weapon 4 (responsible partner: KWPG)</w:delText>
            </w:r>
            <w:r w:rsidDel="00584981">
              <w:rPr>
                <w:noProof/>
              </w:rPr>
              <w:tab/>
              <w:delText>22</w:delText>
            </w:r>
          </w:del>
        </w:p>
        <w:p w14:paraId="1DBA7FB4" w14:textId="77777777" w:rsidR="00A26C0D" w:rsidDel="00584981" w:rsidRDefault="00E260B6">
          <w:pPr>
            <w:pStyle w:val="TOC2"/>
            <w:tabs>
              <w:tab w:val="left" w:pos="880"/>
              <w:tab w:val="right" w:leader="dot" w:pos="9628"/>
            </w:tabs>
            <w:rPr>
              <w:del w:id="229" w:author="Ken Maclennan-Brown" w:date="2018-09-28T12:57:00Z"/>
              <w:noProof/>
            </w:rPr>
          </w:pPr>
          <w:del w:id="230" w:author="Ken Maclennan-Brown" w:date="2018-09-28T12:57:00Z">
            <w:r w:rsidDel="00584981">
              <w:rPr>
                <w:noProof/>
                <w:lang w:eastAsia="it-IT"/>
              </w:rPr>
              <w:delText>2.4</w:delText>
            </w:r>
            <w:r w:rsidDel="00584981">
              <w:rPr>
                <w:noProof/>
              </w:rPr>
              <w:tab/>
            </w:r>
            <w:r w:rsidDel="00584981">
              <w:rPr>
                <w:noProof/>
                <w:lang w:eastAsia="it-IT"/>
              </w:rPr>
              <w:delText>Use Case 3 – Trafficking related to terrorism funding</w:delText>
            </w:r>
            <w:r w:rsidDel="00584981">
              <w:rPr>
                <w:noProof/>
              </w:rPr>
              <w:tab/>
              <w:delText>22</w:delText>
            </w:r>
          </w:del>
        </w:p>
        <w:p w14:paraId="16C1D6B0" w14:textId="77777777" w:rsidR="00A26C0D" w:rsidDel="00584981" w:rsidRDefault="00E260B6">
          <w:pPr>
            <w:pStyle w:val="TOC3"/>
            <w:tabs>
              <w:tab w:val="left" w:pos="1320"/>
              <w:tab w:val="right" w:leader="dot" w:pos="9628"/>
            </w:tabs>
            <w:rPr>
              <w:del w:id="231" w:author="Ken Maclennan-Brown" w:date="2018-09-28T12:57:00Z"/>
              <w:noProof/>
            </w:rPr>
          </w:pPr>
          <w:del w:id="232" w:author="Ken Maclennan-Brown" w:date="2018-09-28T12:57:00Z">
            <w:r w:rsidDel="00584981">
              <w:rPr>
                <w:noProof/>
              </w:rPr>
              <w:delText>2.4.1</w:delText>
            </w:r>
            <w:r w:rsidDel="00584981">
              <w:rPr>
                <w:noProof/>
              </w:rPr>
              <w:tab/>
              <w:delText>Scenario 1: Terrorism Funding (responsible partner: AoC)</w:delText>
            </w:r>
            <w:r w:rsidDel="00584981">
              <w:rPr>
                <w:noProof/>
              </w:rPr>
              <w:tab/>
              <w:delText>23</w:delText>
            </w:r>
          </w:del>
        </w:p>
        <w:p w14:paraId="2555DD8E" w14:textId="77777777" w:rsidR="00A26C0D" w:rsidDel="00584981" w:rsidRDefault="00E260B6">
          <w:pPr>
            <w:pStyle w:val="TOC3"/>
            <w:tabs>
              <w:tab w:val="left" w:pos="1320"/>
              <w:tab w:val="right" w:leader="dot" w:pos="9628"/>
            </w:tabs>
            <w:rPr>
              <w:del w:id="233" w:author="Ken Maclennan-Brown" w:date="2018-09-28T12:57:00Z"/>
              <w:noProof/>
            </w:rPr>
          </w:pPr>
          <w:del w:id="234" w:author="Ken Maclennan-Brown" w:date="2018-09-28T12:57:00Z">
            <w:r w:rsidDel="00584981">
              <w:rPr>
                <w:noProof/>
              </w:rPr>
              <w:delText>2.4.2</w:delText>
            </w:r>
            <w:r w:rsidDel="00584981">
              <w:rPr>
                <w:noProof/>
              </w:rPr>
              <w:tab/>
              <w:delText>Scenario 2: Terrorism Funding 1 (responsible partner: LPV)</w:delText>
            </w:r>
            <w:r w:rsidDel="00584981">
              <w:rPr>
                <w:noProof/>
              </w:rPr>
              <w:tab/>
              <w:delText>24</w:delText>
            </w:r>
          </w:del>
        </w:p>
        <w:p w14:paraId="6A214C3A" w14:textId="77777777" w:rsidR="00A26C0D" w:rsidDel="00584981" w:rsidRDefault="00E260B6">
          <w:pPr>
            <w:pStyle w:val="TOC3"/>
            <w:tabs>
              <w:tab w:val="left" w:pos="1320"/>
              <w:tab w:val="right" w:leader="dot" w:pos="9628"/>
            </w:tabs>
            <w:rPr>
              <w:del w:id="235" w:author="Ken Maclennan-Brown" w:date="2018-09-28T12:57:00Z"/>
              <w:noProof/>
            </w:rPr>
          </w:pPr>
          <w:del w:id="236" w:author="Ken Maclennan-Brown" w:date="2018-09-28T12:57:00Z">
            <w:r w:rsidDel="00584981">
              <w:rPr>
                <w:noProof/>
              </w:rPr>
              <w:delText>2.4.3</w:delText>
            </w:r>
            <w:r w:rsidDel="00584981">
              <w:rPr>
                <w:noProof/>
              </w:rPr>
              <w:tab/>
              <w:delText>Scenario 3: Terrorism Funding 2 (responsible partner: LPV)</w:delText>
            </w:r>
            <w:r w:rsidDel="00584981">
              <w:rPr>
                <w:noProof/>
              </w:rPr>
              <w:tab/>
              <w:delText>24</w:delText>
            </w:r>
          </w:del>
        </w:p>
        <w:p w14:paraId="1A763D64" w14:textId="77777777" w:rsidR="00A26C0D" w:rsidDel="00584981" w:rsidRDefault="00E260B6">
          <w:pPr>
            <w:pStyle w:val="TOC3"/>
            <w:tabs>
              <w:tab w:val="left" w:pos="1320"/>
              <w:tab w:val="right" w:leader="dot" w:pos="9628"/>
            </w:tabs>
            <w:rPr>
              <w:del w:id="237" w:author="Ken Maclennan-Brown" w:date="2018-09-28T12:57:00Z"/>
              <w:noProof/>
            </w:rPr>
          </w:pPr>
          <w:del w:id="238" w:author="Ken Maclennan-Brown" w:date="2018-09-28T12:57:00Z">
            <w:r w:rsidDel="00584981">
              <w:rPr>
                <w:noProof/>
              </w:rPr>
              <w:delText>2.4.4</w:delText>
            </w:r>
            <w:r w:rsidDel="00584981">
              <w:rPr>
                <w:noProof/>
              </w:rPr>
              <w:tab/>
              <w:delText>Scenario 4: Terrorism Funding 3 (responsible partner: LPV)</w:delText>
            </w:r>
            <w:r w:rsidDel="00584981">
              <w:rPr>
                <w:noProof/>
              </w:rPr>
              <w:tab/>
              <w:delText>25</w:delText>
            </w:r>
          </w:del>
        </w:p>
        <w:p w14:paraId="451DE385" w14:textId="77777777" w:rsidR="00A26C0D" w:rsidDel="00584981" w:rsidRDefault="00E260B6">
          <w:pPr>
            <w:pStyle w:val="TOC3"/>
            <w:tabs>
              <w:tab w:val="left" w:pos="1320"/>
              <w:tab w:val="right" w:leader="dot" w:pos="9628"/>
            </w:tabs>
            <w:rPr>
              <w:del w:id="239" w:author="Ken Maclennan-Brown" w:date="2018-09-28T12:57:00Z"/>
              <w:noProof/>
            </w:rPr>
          </w:pPr>
          <w:del w:id="240" w:author="Ken Maclennan-Brown" w:date="2018-09-28T12:57:00Z">
            <w:r w:rsidDel="00584981">
              <w:rPr>
                <w:noProof/>
              </w:rPr>
              <w:delText>2.4.5</w:delText>
            </w:r>
            <w:r w:rsidDel="00584981">
              <w:rPr>
                <w:noProof/>
              </w:rPr>
              <w:tab/>
              <w:delText>Scenario 5: Terrorism Funding (responsible partner: GDCOC)</w:delText>
            </w:r>
            <w:r w:rsidDel="00584981">
              <w:rPr>
                <w:noProof/>
              </w:rPr>
              <w:tab/>
              <w:delText>26</w:delText>
            </w:r>
          </w:del>
        </w:p>
        <w:p w14:paraId="26AE3604" w14:textId="77777777" w:rsidR="00A26C0D" w:rsidDel="00584981" w:rsidRDefault="00E260B6">
          <w:pPr>
            <w:pStyle w:val="TOC3"/>
            <w:tabs>
              <w:tab w:val="left" w:pos="1320"/>
              <w:tab w:val="right" w:leader="dot" w:pos="9628"/>
            </w:tabs>
            <w:rPr>
              <w:del w:id="241" w:author="Ken Maclennan-Brown" w:date="2018-09-28T12:57:00Z"/>
              <w:noProof/>
            </w:rPr>
          </w:pPr>
          <w:del w:id="242" w:author="Ken Maclennan-Brown" w:date="2018-09-28T12:57:00Z">
            <w:r w:rsidDel="00584981">
              <w:rPr>
                <w:noProof/>
              </w:rPr>
              <w:delText>2.4.6</w:delText>
            </w:r>
            <w:r w:rsidDel="00584981">
              <w:rPr>
                <w:noProof/>
              </w:rPr>
              <w:tab/>
              <w:delText>Scenario 6: Terrorism Funding (responsible partner: NPN)</w:delText>
            </w:r>
            <w:r w:rsidDel="00584981">
              <w:rPr>
                <w:noProof/>
              </w:rPr>
              <w:tab/>
              <w:delText>26</w:delText>
            </w:r>
          </w:del>
        </w:p>
        <w:p w14:paraId="045B02FC" w14:textId="77777777" w:rsidR="00A26C0D" w:rsidDel="00584981" w:rsidRDefault="00E260B6">
          <w:pPr>
            <w:pStyle w:val="TOC3"/>
            <w:tabs>
              <w:tab w:val="left" w:pos="1320"/>
              <w:tab w:val="right" w:leader="dot" w:pos="9628"/>
            </w:tabs>
            <w:rPr>
              <w:del w:id="243" w:author="Ken Maclennan-Brown" w:date="2018-09-28T12:57:00Z"/>
              <w:noProof/>
            </w:rPr>
          </w:pPr>
          <w:del w:id="244" w:author="Ken Maclennan-Brown" w:date="2018-09-28T12:57:00Z">
            <w:r w:rsidDel="00584981">
              <w:rPr>
                <w:noProof/>
              </w:rPr>
              <w:delText>2.4.7</w:delText>
            </w:r>
            <w:r w:rsidDel="00584981">
              <w:rPr>
                <w:noProof/>
              </w:rPr>
              <w:tab/>
              <w:delText>Scenario 7: Terrorism Funding (responsible partner: CAST/DSTL)</w:delText>
            </w:r>
            <w:r w:rsidDel="00584981">
              <w:rPr>
                <w:noProof/>
              </w:rPr>
              <w:tab/>
              <w:delText>28</w:delText>
            </w:r>
          </w:del>
        </w:p>
        <w:p w14:paraId="328E349F" w14:textId="77777777" w:rsidR="00A26C0D" w:rsidDel="00584981" w:rsidRDefault="00E260B6">
          <w:pPr>
            <w:pStyle w:val="TOC1"/>
            <w:tabs>
              <w:tab w:val="left" w:pos="442"/>
              <w:tab w:val="right" w:leader="dot" w:pos="9628"/>
            </w:tabs>
            <w:rPr>
              <w:del w:id="245" w:author="Ken Maclennan-Brown" w:date="2018-09-28T12:57:00Z"/>
              <w:noProof/>
            </w:rPr>
          </w:pPr>
          <w:del w:id="246" w:author="Ken Maclennan-Brown" w:date="2018-09-28T12:57:00Z">
            <w:r w:rsidDel="00584981">
              <w:rPr>
                <w:noProof/>
                <w:lang w:eastAsia="it-IT"/>
              </w:rPr>
              <w:delText>3</w:delText>
            </w:r>
            <w:r w:rsidDel="00584981">
              <w:rPr>
                <w:noProof/>
              </w:rPr>
              <w:tab/>
            </w:r>
            <w:r w:rsidDel="00584981">
              <w:rPr>
                <w:noProof/>
                <w:lang w:eastAsia="it-IT"/>
              </w:rPr>
              <w:delText>User Requirements</w:delText>
            </w:r>
            <w:r w:rsidDel="00584981">
              <w:rPr>
                <w:noProof/>
              </w:rPr>
              <w:tab/>
              <w:delText>30</w:delText>
            </w:r>
          </w:del>
        </w:p>
        <w:p w14:paraId="14857EA6" w14:textId="77777777" w:rsidR="00A26C0D" w:rsidDel="00584981" w:rsidRDefault="00E260B6">
          <w:pPr>
            <w:pStyle w:val="TOC2"/>
            <w:tabs>
              <w:tab w:val="left" w:pos="880"/>
              <w:tab w:val="right" w:leader="dot" w:pos="9628"/>
            </w:tabs>
            <w:rPr>
              <w:del w:id="247" w:author="Ken Maclennan-Brown" w:date="2018-09-28T12:57:00Z"/>
              <w:noProof/>
            </w:rPr>
          </w:pPr>
          <w:del w:id="248" w:author="Ken Maclennan-Brown" w:date="2018-09-28T12:57:00Z">
            <w:r w:rsidDel="00584981">
              <w:rPr>
                <w:noProof/>
              </w:rPr>
              <w:delText>3.1</w:delText>
            </w:r>
            <w:r w:rsidDel="00584981">
              <w:rPr>
                <w:noProof/>
              </w:rPr>
              <w:tab/>
              <w:delText>User Functional Requirements</w:delText>
            </w:r>
            <w:r w:rsidDel="00584981">
              <w:rPr>
                <w:noProof/>
              </w:rPr>
              <w:tab/>
              <w:delText>30</w:delText>
            </w:r>
          </w:del>
        </w:p>
        <w:p w14:paraId="60585356" w14:textId="77777777" w:rsidR="00A26C0D" w:rsidDel="00584981" w:rsidRDefault="00E260B6">
          <w:pPr>
            <w:pStyle w:val="TOC2"/>
            <w:tabs>
              <w:tab w:val="left" w:pos="880"/>
              <w:tab w:val="right" w:leader="dot" w:pos="9628"/>
            </w:tabs>
            <w:rPr>
              <w:del w:id="249" w:author="Ken Maclennan-Brown" w:date="2018-09-28T12:57:00Z"/>
              <w:noProof/>
            </w:rPr>
          </w:pPr>
          <w:del w:id="250" w:author="Ken Maclennan-Brown" w:date="2018-09-28T12:57:00Z">
            <w:r w:rsidDel="00584981">
              <w:rPr>
                <w:noProof/>
              </w:rPr>
              <w:delText>3.2</w:delText>
            </w:r>
            <w:r w:rsidDel="00584981">
              <w:rPr>
                <w:noProof/>
              </w:rPr>
              <w:tab/>
              <w:delText>Functional Requirements in Use Cases</w:delText>
            </w:r>
            <w:r w:rsidDel="00584981">
              <w:rPr>
                <w:noProof/>
              </w:rPr>
              <w:tab/>
              <w:delText>34</w:delText>
            </w:r>
          </w:del>
        </w:p>
        <w:p w14:paraId="3781EA73" w14:textId="77777777" w:rsidR="00A26C0D" w:rsidDel="00584981" w:rsidRDefault="00E260B6">
          <w:pPr>
            <w:pStyle w:val="TOC1"/>
            <w:tabs>
              <w:tab w:val="left" w:pos="442"/>
              <w:tab w:val="right" w:leader="dot" w:pos="9628"/>
            </w:tabs>
            <w:rPr>
              <w:del w:id="251" w:author="Ken Maclennan-Brown" w:date="2018-09-28T12:57:00Z"/>
              <w:noProof/>
            </w:rPr>
          </w:pPr>
          <w:del w:id="252" w:author="Ken Maclennan-Brown" w:date="2018-09-28T12:57:00Z">
            <w:r w:rsidDel="00584981">
              <w:rPr>
                <w:noProof/>
              </w:rPr>
              <w:delText>4</w:delText>
            </w:r>
            <w:r w:rsidDel="00584981">
              <w:rPr>
                <w:noProof/>
              </w:rPr>
              <w:tab/>
              <w:delText>Available Datasets</w:delText>
            </w:r>
            <w:r w:rsidDel="00584981">
              <w:rPr>
                <w:noProof/>
              </w:rPr>
              <w:tab/>
              <w:delText>39</w:delText>
            </w:r>
          </w:del>
        </w:p>
        <w:p w14:paraId="0E0C2050" w14:textId="77777777" w:rsidR="00A26C0D" w:rsidDel="00584981" w:rsidRDefault="00E260B6">
          <w:pPr>
            <w:pStyle w:val="TOC2"/>
            <w:tabs>
              <w:tab w:val="left" w:pos="880"/>
              <w:tab w:val="right" w:leader="dot" w:pos="9628"/>
            </w:tabs>
            <w:rPr>
              <w:del w:id="253" w:author="Ken Maclennan-Brown" w:date="2018-09-28T12:57:00Z"/>
              <w:noProof/>
            </w:rPr>
          </w:pPr>
          <w:del w:id="254" w:author="Ken Maclennan-Brown" w:date="2018-09-28T12:57:00Z">
            <w:r w:rsidDel="00584981">
              <w:rPr>
                <w:noProof/>
                <w:lang w:eastAsia="el-GR"/>
              </w:rPr>
              <w:delText>4.1</w:delText>
            </w:r>
            <w:r w:rsidDel="00584981">
              <w:rPr>
                <w:noProof/>
              </w:rPr>
              <w:tab/>
            </w:r>
            <w:r w:rsidDel="00584981">
              <w:rPr>
                <w:noProof/>
                <w:lang w:eastAsia="el-GR"/>
              </w:rPr>
              <w:delText>Introduction</w:delText>
            </w:r>
            <w:r w:rsidDel="00584981">
              <w:rPr>
                <w:noProof/>
              </w:rPr>
              <w:tab/>
              <w:delText>39</w:delText>
            </w:r>
          </w:del>
        </w:p>
        <w:p w14:paraId="02404B13" w14:textId="77777777" w:rsidR="00A26C0D" w:rsidDel="00584981" w:rsidRDefault="00E260B6">
          <w:pPr>
            <w:pStyle w:val="TOC2"/>
            <w:tabs>
              <w:tab w:val="left" w:pos="880"/>
              <w:tab w:val="right" w:leader="dot" w:pos="9628"/>
            </w:tabs>
            <w:rPr>
              <w:del w:id="255" w:author="Ken Maclennan-Brown" w:date="2018-09-28T12:57:00Z"/>
              <w:noProof/>
            </w:rPr>
          </w:pPr>
          <w:del w:id="256" w:author="Ken Maclennan-Brown" w:date="2018-09-28T12:57:00Z">
            <w:r w:rsidDel="00584981">
              <w:rPr>
                <w:noProof/>
              </w:rPr>
              <w:delText>4.2</w:delText>
            </w:r>
            <w:r w:rsidDel="00584981">
              <w:rPr>
                <w:noProof/>
              </w:rPr>
              <w:tab/>
              <w:delText>Use case 1 data collection</w:delText>
            </w:r>
            <w:r w:rsidDel="00584981">
              <w:rPr>
                <w:noProof/>
              </w:rPr>
              <w:tab/>
              <w:delText>39</w:delText>
            </w:r>
          </w:del>
        </w:p>
        <w:p w14:paraId="778CB93E" w14:textId="77777777" w:rsidR="00A26C0D" w:rsidDel="00584981" w:rsidRDefault="00E260B6">
          <w:pPr>
            <w:pStyle w:val="TOC3"/>
            <w:tabs>
              <w:tab w:val="left" w:pos="1320"/>
              <w:tab w:val="right" w:leader="dot" w:pos="9628"/>
            </w:tabs>
            <w:rPr>
              <w:del w:id="257" w:author="Ken Maclennan-Brown" w:date="2018-09-28T12:57:00Z"/>
              <w:noProof/>
            </w:rPr>
          </w:pPr>
          <w:del w:id="258" w:author="Ken Maclennan-Brown" w:date="2018-09-28T12:57:00Z">
            <w:r w:rsidDel="00584981">
              <w:rPr>
                <w:noProof/>
              </w:rPr>
              <w:delText>4.2.1</w:delText>
            </w:r>
            <w:r w:rsidDel="00584981">
              <w:rPr>
                <w:noProof/>
              </w:rPr>
              <w:tab/>
              <w:delText>Data requirements in Use Cases</w:delText>
            </w:r>
            <w:r w:rsidDel="00584981">
              <w:rPr>
                <w:noProof/>
              </w:rPr>
              <w:tab/>
              <w:delText>40</w:delText>
            </w:r>
          </w:del>
        </w:p>
        <w:p w14:paraId="6CAB7935" w14:textId="77777777" w:rsidR="00A26C0D" w:rsidDel="00584981" w:rsidRDefault="00E260B6">
          <w:pPr>
            <w:pStyle w:val="TOC3"/>
            <w:tabs>
              <w:tab w:val="left" w:pos="1320"/>
              <w:tab w:val="right" w:leader="dot" w:pos="9628"/>
            </w:tabs>
            <w:rPr>
              <w:del w:id="259" w:author="Ken Maclennan-Brown" w:date="2018-09-28T12:57:00Z"/>
              <w:noProof/>
            </w:rPr>
          </w:pPr>
          <w:del w:id="260" w:author="Ken Maclennan-Brown" w:date="2018-09-28T12:57:00Z">
            <w:r w:rsidDel="00584981">
              <w:rPr>
                <w:noProof/>
              </w:rPr>
              <w:delText>4.2.2</w:delText>
            </w:r>
            <w:r w:rsidDel="00584981">
              <w:rPr>
                <w:noProof/>
              </w:rPr>
              <w:tab/>
              <w:delText>Procedural aspects of data gathering</w:delText>
            </w:r>
            <w:r w:rsidDel="00584981">
              <w:rPr>
                <w:noProof/>
              </w:rPr>
              <w:tab/>
              <w:delText>41</w:delText>
            </w:r>
          </w:del>
        </w:p>
        <w:p w14:paraId="0955D693" w14:textId="77777777" w:rsidR="00A26C0D" w:rsidDel="00584981" w:rsidRDefault="00E260B6">
          <w:pPr>
            <w:pStyle w:val="TOC3"/>
            <w:tabs>
              <w:tab w:val="left" w:pos="1320"/>
              <w:tab w:val="right" w:leader="dot" w:pos="9628"/>
            </w:tabs>
            <w:rPr>
              <w:del w:id="261" w:author="Ken Maclennan-Brown" w:date="2018-09-28T12:57:00Z"/>
              <w:noProof/>
            </w:rPr>
          </w:pPr>
          <w:del w:id="262" w:author="Ken Maclennan-Brown" w:date="2018-09-28T12:57:00Z">
            <w:r w:rsidDel="00584981">
              <w:rPr>
                <w:noProof/>
              </w:rPr>
              <w:delText>4.2.3</w:delText>
            </w:r>
            <w:r w:rsidDel="00584981">
              <w:rPr>
                <w:noProof/>
              </w:rPr>
              <w:tab/>
              <w:delText>Analysis of available data in end-users repositories</w:delText>
            </w:r>
            <w:r w:rsidDel="00584981">
              <w:rPr>
                <w:noProof/>
              </w:rPr>
              <w:tab/>
              <w:delText>41</w:delText>
            </w:r>
          </w:del>
        </w:p>
        <w:p w14:paraId="3D1583AB" w14:textId="77777777" w:rsidR="00A26C0D" w:rsidDel="00584981" w:rsidRDefault="00E260B6">
          <w:pPr>
            <w:pStyle w:val="TOC3"/>
            <w:tabs>
              <w:tab w:val="left" w:pos="1320"/>
              <w:tab w:val="right" w:leader="dot" w:pos="9628"/>
            </w:tabs>
            <w:rPr>
              <w:del w:id="263" w:author="Ken Maclennan-Brown" w:date="2018-09-28T12:57:00Z"/>
              <w:noProof/>
            </w:rPr>
          </w:pPr>
          <w:del w:id="264" w:author="Ken Maclennan-Brown" w:date="2018-09-28T12:57:00Z">
            <w:r w:rsidDel="00584981">
              <w:rPr>
                <w:noProof/>
              </w:rPr>
              <w:delText>4.2.4</w:delText>
            </w:r>
            <w:r w:rsidDel="00584981">
              <w:rPr>
                <w:noProof/>
              </w:rPr>
              <w:tab/>
              <w:delText>Legal and ethical aspects</w:delText>
            </w:r>
            <w:r w:rsidDel="00584981">
              <w:rPr>
                <w:noProof/>
              </w:rPr>
              <w:tab/>
              <w:delText>41</w:delText>
            </w:r>
          </w:del>
        </w:p>
        <w:p w14:paraId="7D690EC9" w14:textId="77777777" w:rsidR="00A26C0D" w:rsidDel="00584981" w:rsidRDefault="00E260B6">
          <w:pPr>
            <w:pStyle w:val="TOC2"/>
            <w:tabs>
              <w:tab w:val="left" w:pos="880"/>
              <w:tab w:val="right" w:leader="dot" w:pos="9628"/>
            </w:tabs>
            <w:rPr>
              <w:del w:id="265" w:author="Ken Maclennan-Brown" w:date="2018-09-28T12:57:00Z"/>
              <w:noProof/>
            </w:rPr>
          </w:pPr>
          <w:del w:id="266" w:author="Ken Maclennan-Brown" w:date="2018-09-28T12:57:00Z">
            <w:r w:rsidDel="00584981">
              <w:rPr>
                <w:noProof/>
              </w:rPr>
              <w:delText>4.3</w:delText>
            </w:r>
            <w:r w:rsidDel="00584981">
              <w:rPr>
                <w:noProof/>
              </w:rPr>
              <w:tab/>
              <w:delText>Use case 2 data collection</w:delText>
            </w:r>
            <w:r w:rsidDel="00584981">
              <w:rPr>
                <w:noProof/>
              </w:rPr>
              <w:tab/>
              <w:delText>42</w:delText>
            </w:r>
          </w:del>
        </w:p>
        <w:p w14:paraId="426922CA" w14:textId="77777777" w:rsidR="00A26C0D" w:rsidDel="00584981" w:rsidRDefault="00E260B6">
          <w:pPr>
            <w:pStyle w:val="TOC3"/>
            <w:tabs>
              <w:tab w:val="left" w:pos="1320"/>
              <w:tab w:val="right" w:leader="dot" w:pos="9628"/>
            </w:tabs>
            <w:rPr>
              <w:del w:id="267" w:author="Ken Maclennan-Brown" w:date="2018-09-28T12:57:00Z"/>
              <w:noProof/>
            </w:rPr>
          </w:pPr>
          <w:del w:id="268" w:author="Ken Maclennan-Brown" w:date="2018-09-28T12:57:00Z">
            <w:r w:rsidDel="00584981">
              <w:rPr>
                <w:noProof/>
              </w:rPr>
              <w:delText>4.3.1</w:delText>
            </w:r>
            <w:r w:rsidDel="00584981">
              <w:rPr>
                <w:noProof/>
              </w:rPr>
              <w:tab/>
              <w:delText>Data requirements in Use Case 2</w:delText>
            </w:r>
            <w:r w:rsidDel="00584981">
              <w:rPr>
                <w:noProof/>
              </w:rPr>
              <w:tab/>
              <w:delText>42</w:delText>
            </w:r>
          </w:del>
        </w:p>
        <w:p w14:paraId="56687D44" w14:textId="77777777" w:rsidR="00A26C0D" w:rsidDel="00584981" w:rsidRDefault="00E260B6">
          <w:pPr>
            <w:pStyle w:val="TOC3"/>
            <w:tabs>
              <w:tab w:val="left" w:pos="1320"/>
              <w:tab w:val="right" w:leader="dot" w:pos="9628"/>
            </w:tabs>
            <w:rPr>
              <w:del w:id="269" w:author="Ken Maclennan-Brown" w:date="2018-09-28T12:57:00Z"/>
              <w:noProof/>
            </w:rPr>
          </w:pPr>
          <w:del w:id="270" w:author="Ken Maclennan-Brown" w:date="2018-09-28T12:57:00Z">
            <w:r w:rsidDel="00584981">
              <w:rPr>
                <w:noProof/>
              </w:rPr>
              <w:delText>4.3.2</w:delText>
            </w:r>
            <w:r w:rsidDel="00584981">
              <w:rPr>
                <w:noProof/>
              </w:rPr>
              <w:tab/>
              <w:delText>Procedural aspects of data gathering</w:delText>
            </w:r>
            <w:r w:rsidDel="00584981">
              <w:rPr>
                <w:noProof/>
              </w:rPr>
              <w:tab/>
              <w:delText>43</w:delText>
            </w:r>
          </w:del>
        </w:p>
        <w:p w14:paraId="019A8A66" w14:textId="77777777" w:rsidR="00A26C0D" w:rsidDel="00584981" w:rsidRDefault="00E260B6">
          <w:pPr>
            <w:pStyle w:val="TOC3"/>
            <w:tabs>
              <w:tab w:val="left" w:pos="1320"/>
              <w:tab w:val="right" w:leader="dot" w:pos="9628"/>
            </w:tabs>
            <w:rPr>
              <w:del w:id="271" w:author="Ken Maclennan-Brown" w:date="2018-09-28T12:57:00Z"/>
              <w:noProof/>
            </w:rPr>
          </w:pPr>
          <w:del w:id="272" w:author="Ken Maclennan-Brown" w:date="2018-09-28T12:57:00Z">
            <w:r w:rsidDel="00584981">
              <w:rPr>
                <w:noProof/>
              </w:rPr>
              <w:delText>4.3.3</w:delText>
            </w:r>
            <w:r w:rsidDel="00584981">
              <w:rPr>
                <w:noProof/>
              </w:rPr>
              <w:tab/>
              <w:delText>Analysis of available data in end-users repositories</w:delText>
            </w:r>
            <w:r w:rsidDel="00584981">
              <w:rPr>
                <w:noProof/>
              </w:rPr>
              <w:tab/>
              <w:delText>43</w:delText>
            </w:r>
          </w:del>
        </w:p>
        <w:p w14:paraId="20BC25BA" w14:textId="77777777" w:rsidR="00A26C0D" w:rsidDel="00584981" w:rsidRDefault="00E260B6">
          <w:pPr>
            <w:pStyle w:val="TOC3"/>
            <w:tabs>
              <w:tab w:val="left" w:pos="1320"/>
              <w:tab w:val="right" w:leader="dot" w:pos="9628"/>
            </w:tabs>
            <w:rPr>
              <w:del w:id="273" w:author="Ken Maclennan-Brown" w:date="2018-09-28T12:57:00Z"/>
              <w:noProof/>
            </w:rPr>
          </w:pPr>
          <w:del w:id="274" w:author="Ken Maclennan-Brown" w:date="2018-09-28T12:57:00Z">
            <w:r w:rsidDel="00584981">
              <w:rPr>
                <w:noProof/>
              </w:rPr>
              <w:delText>4.3.4</w:delText>
            </w:r>
            <w:r w:rsidDel="00584981">
              <w:rPr>
                <w:noProof/>
              </w:rPr>
              <w:tab/>
              <w:delText>Legal and ethical aspects</w:delText>
            </w:r>
            <w:r w:rsidDel="00584981">
              <w:rPr>
                <w:noProof/>
              </w:rPr>
              <w:tab/>
              <w:delText>43</w:delText>
            </w:r>
          </w:del>
        </w:p>
        <w:p w14:paraId="6D000CA9" w14:textId="77777777" w:rsidR="00A26C0D" w:rsidDel="00584981" w:rsidRDefault="00E260B6">
          <w:pPr>
            <w:pStyle w:val="TOC2"/>
            <w:tabs>
              <w:tab w:val="left" w:pos="880"/>
              <w:tab w:val="right" w:leader="dot" w:pos="9628"/>
            </w:tabs>
            <w:rPr>
              <w:del w:id="275" w:author="Ken Maclennan-Brown" w:date="2018-09-28T12:57:00Z"/>
              <w:noProof/>
            </w:rPr>
          </w:pPr>
          <w:del w:id="276" w:author="Ken Maclennan-Brown" w:date="2018-09-28T12:57:00Z">
            <w:r w:rsidDel="00584981">
              <w:rPr>
                <w:noProof/>
              </w:rPr>
              <w:delText>4.4</w:delText>
            </w:r>
            <w:r w:rsidDel="00584981">
              <w:rPr>
                <w:noProof/>
              </w:rPr>
              <w:tab/>
              <w:delText>Use case 3 data collection</w:delText>
            </w:r>
            <w:r w:rsidDel="00584981">
              <w:rPr>
                <w:noProof/>
              </w:rPr>
              <w:tab/>
              <w:delText>44</w:delText>
            </w:r>
          </w:del>
        </w:p>
        <w:p w14:paraId="35F2AEA9" w14:textId="77777777" w:rsidR="00A26C0D" w:rsidDel="00584981" w:rsidRDefault="00E260B6">
          <w:pPr>
            <w:pStyle w:val="TOC3"/>
            <w:tabs>
              <w:tab w:val="left" w:pos="1320"/>
              <w:tab w:val="right" w:leader="dot" w:pos="9628"/>
            </w:tabs>
            <w:rPr>
              <w:del w:id="277" w:author="Ken Maclennan-Brown" w:date="2018-09-28T12:57:00Z"/>
              <w:noProof/>
            </w:rPr>
          </w:pPr>
          <w:del w:id="278" w:author="Ken Maclennan-Brown" w:date="2018-09-28T12:57:00Z">
            <w:r w:rsidDel="00584981">
              <w:rPr>
                <w:noProof/>
              </w:rPr>
              <w:delText>4.4.1</w:delText>
            </w:r>
            <w:r w:rsidDel="00584981">
              <w:rPr>
                <w:noProof/>
              </w:rPr>
              <w:tab/>
              <w:delText>Data requirements in Use Case 3</w:delText>
            </w:r>
            <w:r w:rsidDel="00584981">
              <w:rPr>
                <w:noProof/>
              </w:rPr>
              <w:tab/>
              <w:delText>44</w:delText>
            </w:r>
          </w:del>
        </w:p>
        <w:p w14:paraId="3A2363FC" w14:textId="77777777" w:rsidR="00A26C0D" w:rsidDel="00584981" w:rsidRDefault="00E260B6">
          <w:pPr>
            <w:pStyle w:val="TOC3"/>
            <w:tabs>
              <w:tab w:val="left" w:pos="1320"/>
              <w:tab w:val="right" w:leader="dot" w:pos="9628"/>
            </w:tabs>
            <w:rPr>
              <w:del w:id="279" w:author="Ken Maclennan-Brown" w:date="2018-09-28T12:57:00Z"/>
              <w:noProof/>
            </w:rPr>
          </w:pPr>
          <w:del w:id="280" w:author="Ken Maclennan-Brown" w:date="2018-09-28T12:57:00Z">
            <w:r w:rsidDel="00584981">
              <w:rPr>
                <w:noProof/>
              </w:rPr>
              <w:delText>4.4.2</w:delText>
            </w:r>
            <w:r w:rsidDel="00584981">
              <w:rPr>
                <w:noProof/>
              </w:rPr>
              <w:tab/>
              <w:delText>Procedural aspects of data gathering</w:delText>
            </w:r>
            <w:r w:rsidDel="00584981">
              <w:rPr>
                <w:noProof/>
              </w:rPr>
              <w:tab/>
              <w:delText>44</w:delText>
            </w:r>
          </w:del>
        </w:p>
        <w:p w14:paraId="7ABF852C" w14:textId="77777777" w:rsidR="00A26C0D" w:rsidDel="00584981" w:rsidRDefault="00E260B6">
          <w:pPr>
            <w:pStyle w:val="TOC3"/>
            <w:tabs>
              <w:tab w:val="left" w:pos="1320"/>
              <w:tab w:val="right" w:leader="dot" w:pos="9628"/>
            </w:tabs>
            <w:rPr>
              <w:del w:id="281" w:author="Ken Maclennan-Brown" w:date="2018-09-28T12:57:00Z"/>
              <w:noProof/>
            </w:rPr>
          </w:pPr>
          <w:del w:id="282" w:author="Ken Maclennan-Brown" w:date="2018-09-28T12:57:00Z">
            <w:r w:rsidDel="00584981">
              <w:rPr>
                <w:noProof/>
              </w:rPr>
              <w:delText>4.4.3</w:delText>
            </w:r>
            <w:r w:rsidDel="00584981">
              <w:rPr>
                <w:noProof/>
              </w:rPr>
              <w:tab/>
              <w:delText>Analysis of available data in end-users repositories</w:delText>
            </w:r>
            <w:r w:rsidDel="00584981">
              <w:rPr>
                <w:noProof/>
              </w:rPr>
              <w:tab/>
              <w:delText>44</w:delText>
            </w:r>
          </w:del>
        </w:p>
        <w:p w14:paraId="2064E5E4" w14:textId="77777777" w:rsidR="00A26C0D" w:rsidDel="00584981" w:rsidRDefault="00E260B6">
          <w:pPr>
            <w:pStyle w:val="TOC3"/>
            <w:tabs>
              <w:tab w:val="left" w:pos="1320"/>
              <w:tab w:val="right" w:leader="dot" w:pos="9628"/>
            </w:tabs>
            <w:rPr>
              <w:del w:id="283" w:author="Ken Maclennan-Brown" w:date="2018-09-28T12:57:00Z"/>
              <w:noProof/>
            </w:rPr>
          </w:pPr>
          <w:del w:id="284" w:author="Ken Maclennan-Brown" w:date="2018-09-28T12:57:00Z">
            <w:r w:rsidDel="00584981">
              <w:rPr>
                <w:noProof/>
              </w:rPr>
              <w:delText>4.4.4</w:delText>
            </w:r>
            <w:r w:rsidDel="00584981">
              <w:rPr>
                <w:noProof/>
              </w:rPr>
              <w:tab/>
              <w:delText>Legal and ethical aspects</w:delText>
            </w:r>
            <w:r w:rsidDel="00584981">
              <w:rPr>
                <w:noProof/>
              </w:rPr>
              <w:tab/>
              <w:delText>45</w:delText>
            </w:r>
          </w:del>
        </w:p>
        <w:p w14:paraId="59D42DE0" w14:textId="77777777" w:rsidR="00A26C0D" w:rsidDel="00584981" w:rsidRDefault="00E260B6">
          <w:pPr>
            <w:pStyle w:val="TOC2"/>
            <w:tabs>
              <w:tab w:val="left" w:pos="880"/>
              <w:tab w:val="right" w:leader="dot" w:pos="9628"/>
            </w:tabs>
            <w:rPr>
              <w:del w:id="285" w:author="Ken Maclennan-Brown" w:date="2018-09-28T12:57:00Z"/>
              <w:noProof/>
            </w:rPr>
          </w:pPr>
          <w:del w:id="286" w:author="Ken Maclennan-Brown" w:date="2018-09-28T12:57:00Z">
            <w:r w:rsidDel="00584981">
              <w:rPr>
                <w:noProof/>
                <w:lang w:eastAsia="it-IT"/>
              </w:rPr>
              <w:delText>4.5</w:delText>
            </w:r>
            <w:r w:rsidDel="00584981">
              <w:rPr>
                <w:noProof/>
              </w:rPr>
              <w:tab/>
            </w:r>
            <w:r w:rsidDel="00584981">
              <w:rPr>
                <w:noProof/>
                <w:lang w:eastAsia="it-IT"/>
              </w:rPr>
              <w:delText>Data collected from on-line sources</w:delText>
            </w:r>
            <w:r w:rsidDel="00584981">
              <w:rPr>
                <w:noProof/>
              </w:rPr>
              <w:tab/>
              <w:delText>45</w:delText>
            </w:r>
          </w:del>
        </w:p>
        <w:p w14:paraId="3BF0C03E" w14:textId="77777777" w:rsidR="00A26C0D" w:rsidDel="00584981" w:rsidRDefault="00E260B6">
          <w:pPr>
            <w:pStyle w:val="TOC2"/>
            <w:tabs>
              <w:tab w:val="left" w:pos="880"/>
              <w:tab w:val="right" w:leader="dot" w:pos="9628"/>
            </w:tabs>
            <w:rPr>
              <w:del w:id="287" w:author="Ken Maclennan-Brown" w:date="2018-09-28T12:57:00Z"/>
              <w:noProof/>
            </w:rPr>
          </w:pPr>
          <w:del w:id="288" w:author="Ken Maclennan-Brown" w:date="2018-09-28T12:57:00Z">
            <w:r w:rsidDel="00584981">
              <w:rPr>
                <w:noProof/>
                <w:lang w:eastAsia="it-IT"/>
              </w:rPr>
              <w:delText>4.6</w:delText>
            </w:r>
            <w:r w:rsidDel="00584981">
              <w:rPr>
                <w:noProof/>
              </w:rPr>
              <w:tab/>
            </w:r>
            <w:r w:rsidDel="00584981">
              <w:rPr>
                <w:noProof/>
                <w:lang w:eastAsia="it-IT"/>
              </w:rPr>
              <w:delText>Publicly available data</w:delText>
            </w:r>
            <w:r w:rsidDel="00584981">
              <w:rPr>
                <w:noProof/>
              </w:rPr>
              <w:tab/>
              <w:delText>46</w:delText>
            </w:r>
          </w:del>
        </w:p>
        <w:p w14:paraId="1E0BEA82" w14:textId="77777777" w:rsidR="00A26C0D" w:rsidDel="00584981" w:rsidRDefault="00E260B6">
          <w:pPr>
            <w:pStyle w:val="TOC1"/>
            <w:tabs>
              <w:tab w:val="left" w:pos="442"/>
              <w:tab w:val="right" w:leader="dot" w:pos="9628"/>
            </w:tabs>
            <w:rPr>
              <w:del w:id="289" w:author="Ken Maclennan-Brown" w:date="2018-09-28T12:57:00Z"/>
              <w:noProof/>
            </w:rPr>
          </w:pPr>
          <w:del w:id="290" w:author="Ken Maclennan-Brown" w:date="2018-09-28T12:57:00Z">
            <w:r w:rsidDel="00584981">
              <w:rPr>
                <w:noProof/>
                <w:lang w:eastAsia="it-IT"/>
              </w:rPr>
              <w:delText>5</w:delText>
            </w:r>
            <w:r w:rsidDel="00584981">
              <w:rPr>
                <w:noProof/>
              </w:rPr>
              <w:tab/>
            </w:r>
            <w:r w:rsidDel="00584981">
              <w:rPr>
                <w:noProof/>
                <w:lang w:eastAsia="it-IT"/>
              </w:rPr>
              <w:delText>Conclusion</w:delText>
            </w:r>
            <w:r w:rsidDel="00584981">
              <w:rPr>
                <w:noProof/>
              </w:rPr>
              <w:tab/>
              <w:delText>47</w:delText>
            </w:r>
          </w:del>
        </w:p>
        <w:p w14:paraId="4A304ADA" w14:textId="77777777" w:rsidR="00A26C0D" w:rsidDel="00584981" w:rsidRDefault="00E260B6">
          <w:pPr>
            <w:pStyle w:val="TOC1"/>
            <w:tabs>
              <w:tab w:val="left" w:pos="442"/>
              <w:tab w:val="right" w:leader="dot" w:pos="9628"/>
            </w:tabs>
            <w:rPr>
              <w:del w:id="291" w:author="Ken Maclennan-Brown" w:date="2018-09-28T12:57:00Z"/>
              <w:noProof/>
            </w:rPr>
          </w:pPr>
          <w:del w:id="292" w:author="Ken Maclennan-Brown" w:date="2018-09-28T12:57:00Z">
            <w:r w:rsidDel="00584981">
              <w:rPr>
                <w:noProof/>
                <w:lang w:eastAsia="el-GR"/>
              </w:rPr>
              <w:delText>6</w:delText>
            </w:r>
            <w:r w:rsidDel="00584981">
              <w:rPr>
                <w:noProof/>
              </w:rPr>
              <w:tab/>
            </w:r>
            <w:r w:rsidDel="00584981">
              <w:rPr>
                <w:noProof/>
                <w:lang w:eastAsia="el-GR"/>
              </w:rPr>
              <w:delText>References</w:delText>
            </w:r>
            <w:r w:rsidDel="00584981">
              <w:rPr>
                <w:noProof/>
              </w:rPr>
              <w:tab/>
              <w:delText>48</w:delText>
            </w:r>
          </w:del>
        </w:p>
        <w:p w14:paraId="39B46DEE" w14:textId="77777777" w:rsidR="00A26C0D" w:rsidRDefault="00E260B6">
          <w:r>
            <w:fldChar w:fldCharType="end"/>
          </w:r>
        </w:p>
      </w:sdtContent>
    </w:sdt>
    <w:p w14:paraId="59EA0A0B" w14:textId="77777777" w:rsidR="00A26C0D" w:rsidRDefault="00A26C0D"/>
    <w:p w14:paraId="029025E3" w14:textId="77777777" w:rsidR="00A26C0D" w:rsidRDefault="00A26C0D"/>
    <w:p w14:paraId="6F0A196E" w14:textId="77777777" w:rsidR="00A26C0D" w:rsidRDefault="00E260B6">
      <w:pPr>
        <w:pStyle w:val="TOCHeading1"/>
      </w:pPr>
      <w:r>
        <w:lastRenderedPageBreak/>
        <w:t>List of Figures</w:t>
      </w:r>
    </w:p>
    <w:p w14:paraId="717E71FE" w14:textId="77777777" w:rsidR="00A26C0D" w:rsidRDefault="00E260B6">
      <w:pPr>
        <w:pStyle w:val="TableofFigures"/>
        <w:tabs>
          <w:tab w:val="right" w:leader="dot" w:pos="9628"/>
        </w:tabs>
      </w:pPr>
      <w:r>
        <w:fldChar w:fldCharType="begin"/>
      </w:r>
      <w:r>
        <w:instrText xml:space="preserve"> TOC \c "Figure" </w:instrText>
      </w:r>
      <w:r>
        <w:fldChar w:fldCharType="separate"/>
      </w:r>
      <w:r>
        <w:t>Figure 1: User-centred design life cycle</w:t>
      </w:r>
      <w:r>
        <w:tab/>
      </w:r>
      <w:r>
        <w:fldChar w:fldCharType="begin"/>
      </w:r>
      <w:r>
        <w:instrText xml:space="preserve"> PAGEREF _Toc522623936 \h </w:instrText>
      </w:r>
      <w:r>
        <w:fldChar w:fldCharType="separate"/>
      </w:r>
      <w:r>
        <w:t>10</w:t>
      </w:r>
      <w:r>
        <w:fldChar w:fldCharType="end"/>
      </w:r>
    </w:p>
    <w:p w14:paraId="1AE816BC" w14:textId="77777777" w:rsidR="00A26C0D" w:rsidRDefault="00E260B6">
      <w:pPr>
        <w:pStyle w:val="TableofFigures"/>
        <w:tabs>
          <w:tab w:val="right" w:leader="dot" w:pos="9628"/>
        </w:tabs>
      </w:pPr>
      <w:r>
        <w:t>Figure 2: Human-Machine interaction in the ANITA project</w:t>
      </w:r>
      <w:r>
        <w:tab/>
      </w:r>
      <w:r>
        <w:fldChar w:fldCharType="begin"/>
      </w:r>
      <w:r>
        <w:instrText xml:space="preserve"> PAGEREF _Toc522623937 \h </w:instrText>
      </w:r>
      <w:r>
        <w:fldChar w:fldCharType="separate"/>
      </w:r>
      <w:r>
        <w:t>12</w:t>
      </w:r>
      <w:r>
        <w:fldChar w:fldCharType="end"/>
      </w:r>
    </w:p>
    <w:p w14:paraId="54BCEEB5" w14:textId="77777777" w:rsidR="00A26C0D" w:rsidRDefault="00E260B6">
      <w:pPr>
        <w:pStyle w:val="TableofFigures"/>
        <w:tabs>
          <w:tab w:val="right" w:leader="dot" w:pos="9628"/>
        </w:tabs>
      </w:pPr>
      <w:r>
        <w:t>Figure 3: Counterfeit pharmaceuticals</w:t>
      </w:r>
      <w:r>
        <w:tab/>
      </w:r>
      <w:r>
        <w:fldChar w:fldCharType="begin"/>
      </w:r>
      <w:r>
        <w:instrText xml:space="preserve"> PAGEREF _Toc522623938 \h </w:instrText>
      </w:r>
      <w:r>
        <w:fldChar w:fldCharType="separate"/>
      </w:r>
      <w:r>
        <w:t>14</w:t>
      </w:r>
      <w:r>
        <w:fldChar w:fldCharType="end"/>
      </w:r>
    </w:p>
    <w:p w14:paraId="6F1E695F" w14:textId="77777777" w:rsidR="00A26C0D" w:rsidRDefault="00E260B6">
      <w:pPr>
        <w:pStyle w:val="TableofFigures"/>
        <w:tabs>
          <w:tab w:val="right" w:leader="dot" w:pos="9628"/>
        </w:tabs>
      </w:pPr>
      <w:r>
        <w:t>Figure 4: Illegal drugs</w:t>
      </w:r>
      <w:r>
        <w:tab/>
      </w:r>
      <w:r>
        <w:fldChar w:fldCharType="begin"/>
      </w:r>
      <w:r>
        <w:instrText xml:space="preserve"> PAGEREF _Toc522623939 \h </w:instrText>
      </w:r>
      <w:r>
        <w:fldChar w:fldCharType="separate"/>
      </w:r>
      <w:r>
        <w:t>16</w:t>
      </w:r>
      <w:r>
        <w:fldChar w:fldCharType="end"/>
      </w:r>
    </w:p>
    <w:p w14:paraId="7CBD569F" w14:textId="77777777" w:rsidR="00A26C0D" w:rsidRDefault="00E260B6">
      <w:pPr>
        <w:pStyle w:val="TableofFigures"/>
        <w:tabs>
          <w:tab w:val="right" w:leader="dot" w:pos="9628"/>
        </w:tabs>
      </w:pPr>
      <w:r>
        <w:t>Figure 5: Weapons and Firearms</w:t>
      </w:r>
      <w:r>
        <w:tab/>
      </w:r>
      <w:r>
        <w:fldChar w:fldCharType="begin"/>
      </w:r>
      <w:r>
        <w:instrText xml:space="preserve"> PAGEREF _Toc522623940 \h </w:instrText>
      </w:r>
      <w:r>
        <w:fldChar w:fldCharType="separate"/>
      </w:r>
      <w:r>
        <w:t>19</w:t>
      </w:r>
      <w:r>
        <w:fldChar w:fldCharType="end"/>
      </w:r>
    </w:p>
    <w:p w14:paraId="06B10E5F" w14:textId="77777777" w:rsidR="00A26C0D" w:rsidRDefault="00E260B6">
      <w:pPr>
        <w:pStyle w:val="TableofFigures"/>
        <w:tabs>
          <w:tab w:val="right" w:leader="dot" w:pos="9628"/>
        </w:tabs>
      </w:pPr>
      <w:r>
        <w:t>Figure 6: Glock 9, disassembled</w:t>
      </w:r>
      <w:r>
        <w:tab/>
      </w:r>
      <w:r>
        <w:fldChar w:fldCharType="begin"/>
      </w:r>
      <w:r>
        <w:instrText xml:space="preserve"> PAGEREF _Toc522623941 \h </w:instrText>
      </w:r>
      <w:r>
        <w:fldChar w:fldCharType="separate"/>
      </w:r>
      <w:r>
        <w:t>20</w:t>
      </w:r>
      <w:r>
        <w:fldChar w:fldCharType="end"/>
      </w:r>
    </w:p>
    <w:p w14:paraId="518108AF" w14:textId="77777777" w:rsidR="00A26C0D" w:rsidRDefault="00E260B6">
      <w:pPr>
        <w:pStyle w:val="TableofFigures"/>
        <w:tabs>
          <w:tab w:val="right" w:leader="dot" w:pos="9628"/>
        </w:tabs>
      </w:pPr>
      <w:r>
        <w:t>Figure 7: Illegal firearms</w:t>
      </w:r>
      <w:r>
        <w:tab/>
      </w:r>
      <w:r>
        <w:fldChar w:fldCharType="begin"/>
      </w:r>
      <w:r>
        <w:instrText xml:space="preserve"> PAGEREF _Toc522623942 \h </w:instrText>
      </w:r>
      <w:r>
        <w:fldChar w:fldCharType="separate"/>
      </w:r>
      <w:r>
        <w:t>21</w:t>
      </w:r>
      <w:r>
        <w:fldChar w:fldCharType="end"/>
      </w:r>
    </w:p>
    <w:p w14:paraId="5E3707ED" w14:textId="77777777" w:rsidR="00A26C0D" w:rsidRDefault="00E260B6">
      <w:pPr>
        <w:pStyle w:val="TableofFigures"/>
        <w:tabs>
          <w:tab w:val="right" w:leader="dot" w:pos="9628"/>
        </w:tabs>
      </w:pPr>
      <w:r>
        <w:t>Figure 8: Terrorism prospectus</w:t>
      </w:r>
      <w:r>
        <w:tab/>
      </w:r>
      <w:r>
        <w:fldChar w:fldCharType="begin"/>
      </w:r>
      <w:r>
        <w:instrText xml:space="preserve"> PAGEREF _Toc522623943 \h </w:instrText>
      </w:r>
      <w:r>
        <w:fldChar w:fldCharType="separate"/>
      </w:r>
      <w:r>
        <w:t>23</w:t>
      </w:r>
      <w:r>
        <w:fldChar w:fldCharType="end"/>
      </w:r>
    </w:p>
    <w:p w14:paraId="0037ED96" w14:textId="77777777" w:rsidR="00A26C0D" w:rsidRDefault="00E260B6">
      <w:pPr>
        <w:pStyle w:val="TableofFigures"/>
        <w:tabs>
          <w:tab w:val="right" w:leader="dot" w:pos="9628"/>
        </w:tabs>
      </w:pPr>
      <w:r>
        <w:t>Figure 9: Terrorist call for funding</w:t>
      </w:r>
      <w:r>
        <w:tab/>
      </w:r>
      <w:r>
        <w:fldChar w:fldCharType="begin"/>
      </w:r>
      <w:r>
        <w:instrText xml:space="preserve"> PAGEREF _Toc522623944 \h </w:instrText>
      </w:r>
      <w:r>
        <w:fldChar w:fldCharType="separate"/>
      </w:r>
      <w:r>
        <w:t>25</w:t>
      </w:r>
      <w:r>
        <w:fldChar w:fldCharType="end"/>
      </w:r>
    </w:p>
    <w:p w14:paraId="7CA248D6" w14:textId="77777777" w:rsidR="00A26C0D" w:rsidRDefault="00E260B6">
      <w:pPr>
        <w:pStyle w:val="TableofFigures"/>
        <w:tabs>
          <w:tab w:val="right" w:leader="dot" w:pos="9628"/>
        </w:tabs>
      </w:pPr>
      <w:r>
        <w:t>Figure 10: Fundamentalist website</w:t>
      </w:r>
      <w:r>
        <w:tab/>
      </w:r>
      <w:r>
        <w:fldChar w:fldCharType="begin"/>
      </w:r>
      <w:r>
        <w:instrText xml:space="preserve"> PAGEREF _Toc522623945 \h </w:instrText>
      </w:r>
      <w:r>
        <w:fldChar w:fldCharType="separate"/>
      </w:r>
      <w:r>
        <w:t>26</w:t>
      </w:r>
      <w:r>
        <w:fldChar w:fldCharType="end"/>
      </w:r>
    </w:p>
    <w:p w14:paraId="78D14688" w14:textId="77777777" w:rsidR="00A26C0D" w:rsidRDefault="00E260B6">
      <w:pPr>
        <w:pStyle w:val="TableofFigures"/>
        <w:tabs>
          <w:tab w:val="right" w:leader="dot" w:pos="9628"/>
        </w:tabs>
      </w:pPr>
      <w:r>
        <w:t>Figure 11: Propaganda page</w:t>
      </w:r>
      <w:r>
        <w:tab/>
      </w:r>
      <w:r>
        <w:fldChar w:fldCharType="begin"/>
      </w:r>
      <w:r>
        <w:instrText xml:space="preserve"> PAGEREF _Toc522623946 \h </w:instrText>
      </w:r>
      <w:r>
        <w:fldChar w:fldCharType="separate"/>
      </w:r>
      <w:r>
        <w:t>27</w:t>
      </w:r>
      <w:r>
        <w:fldChar w:fldCharType="end"/>
      </w:r>
    </w:p>
    <w:p w14:paraId="0F8BC353" w14:textId="77777777" w:rsidR="00A26C0D" w:rsidRDefault="00E260B6">
      <w:pPr>
        <w:pStyle w:val="TableofFigures"/>
        <w:tabs>
          <w:tab w:val="right" w:leader="dot" w:pos="9628"/>
        </w:tabs>
      </w:pPr>
      <w:r>
        <w:t>Figure 12: ISIS doctrine</w:t>
      </w:r>
      <w:r>
        <w:tab/>
      </w:r>
      <w:r>
        <w:fldChar w:fldCharType="begin"/>
      </w:r>
      <w:r>
        <w:instrText xml:space="preserve"> PAGEREF _Toc522623947 \h </w:instrText>
      </w:r>
      <w:r>
        <w:fldChar w:fldCharType="separate"/>
      </w:r>
      <w:r>
        <w:t>29</w:t>
      </w:r>
      <w:r>
        <w:fldChar w:fldCharType="end"/>
      </w:r>
    </w:p>
    <w:p w14:paraId="7FD0FAA0" w14:textId="77777777" w:rsidR="00A26C0D" w:rsidRDefault="00E260B6">
      <w:pPr>
        <w:pStyle w:val="TableofFigures"/>
        <w:tabs>
          <w:tab w:val="right" w:leader="dot" w:pos="9628"/>
        </w:tabs>
      </w:pPr>
      <w:r>
        <w:t>Figure 13: Considerations for ANITA datasets</w:t>
      </w:r>
      <w:r>
        <w:tab/>
      </w:r>
      <w:r>
        <w:fldChar w:fldCharType="begin"/>
      </w:r>
      <w:r>
        <w:instrText xml:space="preserve"> PAGEREF _Toc522623948 \h </w:instrText>
      </w:r>
      <w:r>
        <w:fldChar w:fldCharType="separate"/>
      </w:r>
      <w:r>
        <w:t>40</w:t>
      </w:r>
      <w:r>
        <w:fldChar w:fldCharType="end"/>
      </w:r>
    </w:p>
    <w:p w14:paraId="0F2BC42A" w14:textId="77777777" w:rsidR="00A26C0D" w:rsidRDefault="00E260B6">
      <w:r>
        <w:fldChar w:fldCharType="end"/>
      </w:r>
    </w:p>
    <w:p w14:paraId="1D113270" w14:textId="77777777" w:rsidR="00A26C0D" w:rsidRDefault="00A26C0D"/>
    <w:p w14:paraId="37C8A87D" w14:textId="77777777" w:rsidR="00A26C0D" w:rsidRDefault="00E260B6">
      <w:pPr>
        <w:pStyle w:val="TOCHeading1"/>
      </w:pPr>
      <w:r>
        <w:lastRenderedPageBreak/>
        <w:t>List of Tables</w:t>
      </w:r>
    </w:p>
    <w:p w14:paraId="27F486EC" w14:textId="77777777" w:rsidR="00A26C0D" w:rsidRDefault="00E260B6">
      <w:pPr>
        <w:pStyle w:val="TableofFigures"/>
        <w:tabs>
          <w:tab w:val="right" w:leader="dot" w:pos="9628"/>
        </w:tabs>
      </w:pPr>
      <w:r>
        <w:fldChar w:fldCharType="begin"/>
      </w:r>
      <w:r>
        <w:instrText xml:space="preserve"> TOC \c "Table" </w:instrText>
      </w:r>
      <w:r>
        <w:fldChar w:fldCharType="separate"/>
      </w:r>
      <w:r>
        <w:t>Table 1: ANITA functional requirements</w:t>
      </w:r>
      <w:r>
        <w:tab/>
      </w:r>
      <w:r>
        <w:fldChar w:fldCharType="begin"/>
      </w:r>
      <w:r>
        <w:instrText xml:space="preserve"> PAGEREF _Toc522623949 \h </w:instrText>
      </w:r>
      <w:r>
        <w:fldChar w:fldCharType="separate"/>
      </w:r>
      <w:r>
        <w:t>30</w:t>
      </w:r>
      <w:r>
        <w:fldChar w:fldCharType="end"/>
      </w:r>
    </w:p>
    <w:p w14:paraId="6AE8D875" w14:textId="77777777" w:rsidR="00A26C0D" w:rsidRDefault="00E260B6">
      <w:pPr>
        <w:pStyle w:val="TableofFigures"/>
        <w:tabs>
          <w:tab w:val="right" w:leader="dot" w:pos="9628"/>
        </w:tabs>
      </w:pPr>
      <w:r>
        <w:t>Table 2: Functional requirements per Use Case and Scenario</w:t>
      </w:r>
      <w:r>
        <w:tab/>
      </w:r>
      <w:r>
        <w:fldChar w:fldCharType="begin"/>
      </w:r>
      <w:r>
        <w:instrText xml:space="preserve"> PAGEREF _Toc522623950 \h </w:instrText>
      </w:r>
      <w:r>
        <w:fldChar w:fldCharType="separate"/>
      </w:r>
      <w:r>
        <w:t>34</w:t>
      </w:r>
      <w:r>
        <w:fldChar w:fldCharType="end"/>
      </w:r>
    </w:p>
    <w:p w14:paraId="01C500B6" w14:textId="77777777" w:rsidR="00A26C0D" w:rsidRDefault="00E260B6">
      <w:pPr>
        <w:pStyle w:val="TableofFigures"/>
        <w:tabs>
          <w:tab w:val="right" w:leader="dot" w:pos="9628"/>
        </w:tabs>
      </w:pPr>
      <w:r>
        <w:t>Table 3: Attribute frequency</w:t>
      </w:r>
      <w:r>
        <w:tab/>
      </w:r>
      <w:r>
        <w:fldChar w:fldCharType="begin"/>
      </w:r>
      <w:r>
        <w:instrText xml:space="preserve"> PAGEREF _Toc522623951 \h </w:instrText>
      </w:r>
      <w:r>
        <w:fldChar w:fldCharType="separate"/>
      </w:r>
      <w:r>
        <w:t>37</w:t>
      </w:r>
      <w:r>
        <w:fldChar w:fldCharType="end"/>
      </w:r>
    </w:p>
    <w:p w14:paraId="7DB8F17F" w14:textId="77777777" w:rsidR="00A26C0D" w:rsidRDefault="00E260B6">
      <w:pPr>
        <w:pStyle w:val="TableofFigures"/>
        <w:tabs>
          <w:tab w:val="right" w:leader="dot" w:pos="9628"/>
        </w:tabs>
      </w:pPr>
      <w:r>
        <w:t>Table 4: Attributes by use case</w:t>
      </w:r>
      <w:r>
        <w:tab/>
      </w:r>
      <w:r>
        <w:fldChar w:fldCharType="begin"/>
      </w:r>
      <w:r>
        <w:instrText xml:space="preserve"> PAGEREF _Toc522623952 \h </w:instrText>
      </w:r>
      <w:r>
        <w:fldChar w:fldCharType="separate"/>
      </w:r>
      <w:r>
        <w:t>38</w:t>
      </w:r>
      <w:r>
        <w:fldChar w:fldCharType="end"/>
      </w:r>
    </w:p>
    <w:p w14:paraId="3B159BDC" w14:textId="77777777" w:rsidR="00A26C0D" w:rsidRDefault="00E260B6">
      <w:pPr>
        <w:pStyle w:val="TableofFigures"/>
        <w:tabs>
          <w:tab w:val="right" w:leader="dot" w:pos="9628"/>
        </w:tabs>
      </w:pPr>
      <w:r>
        <w:t>Table 5: Datasets - Use Case 1</w:t>
      </w:r>
      <w:r>
        <w:tab/>
      </w:r>
      <w:r>
        <w:fldChar w:fldCharType="begin"/>
      </w:r>
      <w:r>
        <w:instrText xml:space="preserve"> PAGEREF _Toc522623953 \h </w:instrText>
      </w:r>
      <w:r>
        <w:fldChar w:fldCharType="separate"/>
      </w:r>
      <w:r>
        <w:t>42</w:t>
      </w:r>
      <w:r>
        <w:fldChar w:fldCharType="end"/>
      </w:r>
    </w:p>
    <w:p w14:paraId="4709281B" w14:textId="77777777" w:rsidR="00A26C0D" w:rsidRDefault="00E260B6">
      <w:pPr>
        <w:pStyle w:val="TableofFigures"/>
        <w:tabs>
          <w:tab w:val="right" w:leader="dot" w:pos="9628"/>
        </w:tabs>
      </w:pPr>
      <w:r>
        <w:t>Table 6: Datasets - Use Case 2</w:t>
      </w:r>
      <w:r>
        <w:tab/>
      </w:r>
      <w:r>
        <w:fldChar w:fldCharType="begin"/>
      </w:r>
      <w:r>
        <w:instrText xml:space="preserve"> PAGEREF _Toc522623954 \h </w:instrText>
      </w:r>
      <w:r>
        <w:fldChar w:fldCharType="separate"/>
      </w:r>
      <w:r>
        <w:t>43</w:t>
      </w:r>
      <w:r>
        <w:fldChar w:fldCharType="end"/>
      </w:r>
    </w:p>
    <w:p w14:paraId="45545DD6" w14:textId="77777777" w:rsidR="00A26C0D" w:rsidRDefault="00E260B6">
      <w:pPr>
        <w:pStyle w:val="TableofFigures"/>
        <w:tabs>
          <w:tab w:val="right" w:leader="dot" w:pos="9628"/>
        </w:tabs>
      </w:pPr>
      <w:r>
        <w:t>Table 7: Datasets - Use Case 2</w:t>
      </w:r>
      <w:r>
        <w:tab/>
      </w:r>
      <w:r>
        <w:fldChar w:fldCharType="begin"/>
      </w:r>
      <w:r>
        <w:instrText xml:space="preserve"> PAGEREF _Toc522623955 \h </w:instrText>
      </w:r>
      <w:r>
        <w:fldChar w:fldCharType="separate"/>
      </w:r>
      <w:r>
        <w:t>45</w:t>
      </w:r>
      <w:r>
        <w:fldChar w:fldCharType="end"/>
      </w:r>
    </w:p>
    <w:p w14:paraId="50A0C643" w14:textId="77777777" w:rsidR="00A26C0D" w:rsidRDefault="00E260B6">
      <w:pPr>
        <w:pStyle w:val="TableofFigures"/>
        <w:tabs>
          <w:tab w:val="right" w:leader="dot" w:pos="9628"/>
        </w:tabs>
      </w:pPr>
      <w:r>
        <w:t>Table 8: List of publicly available datasets</w:t>
      </w:r>
      <w:r>
        <w:tab/>
      </w:r>
      <w:r>
        <w:fldChar w:fldCharType="begin"/>
      </w:r>
      <w:r>
        <w:instrText xml:space="preserve"> PAGEREF _Toc522623956 \h </w:instrText>
      </w:r>
      <w:r>
        <w:fldChar w:fldCharType="separate"/>
      </w:r>
      <w:r>
        <w:t>46</w:t>
      </w:r>
      <w:r>
        <w:fldChar w:fldCharType="end"/>
      </w:r>
    </w:p>
    <w:p w14:paraId="42E2EB48" w14:textId="77777777" w:rsidR="00A26C0D" w:rsidRDefault="00E260B6">
      <w:r>
        <w:rPr>
          <w:b/>
          <w:bCs/>
        </w:rPr>
        <w:fldChar w:fldCharType="end"/>
      </w:r>
    </w:p>
    <w:p w14:paraId="1668F510" w14:textId="77777777" w:rsidR="00A26C0D" w:rsidRDefault="00E260B6">
      <w:pPr>
        <w:spacing w:after="0"/>
      </w:pPr>
      <w:r>
        <w:br w:type="page"/>
      </w:r>
    </w:p>
    <w:p w14:paraId="538E1A5D" w14:textId="77777777" w:rsidR="00A26C0D" w:rsidRDefault="00E260B6">
      <w:pPr>
        <w:pStyle w:val="Heading1"/>
        <w:numPr>
          <w:ilvl w:val="0"/>
          <w:numId w:val="0"/>
        </w:numPr>
      </w:pPr>
      <w:bookmarkStart w:id="293" w:name="_Toc525902759"/>
      <w:r>
        <w:lastRenderedPageBreak/>
        <w:t>Executive Summary</w:t>
      </w:r>
      <w:bookmarkEnd w:id="293"/>
    </w:p>
    <w:p w14:paraId="0D963A6E" w14:textId="77777777" w:rsidR="00A26C0D" w:rsidRPr="00E260B6" w:rsidRDefault="00E260B6">
      <w:r w:rsidRPr="00E260B6">
        <w:t>This document is a report on the work done within WP4, regarding the relevant use cases that will eventually sustain the specifications of the ANITA project, and its technical direction. Project implementation will be based on the descriptions given in the use cases, using them as a guideline with respect to the expected output from the end-users point of view. This document comprises all user requirements of the project, as they are depicted through the use cases. The use case analysis and specific scenarios, taken together, are intended to provide the basis of the requirements for the proposed infrastructure of the project.</w:t>
      </w:r>
    </w:p>
    <w:p w14:paraId="574C3CDD" w14:textId="77777777" w:rsidR="00A26C0D" w:rsidRPr="00E260B6" w:rsidRDefault="00E260B6">
      <w:r w:rsidRPr="00E260B6">
        <w:t>This report contains a comprehensive description of the use cases provided, along with an analysis of the required functionalities that are required for addressing each of them. Specifically, the use cases were designed with the collaboration of the LEAs in the consortium, after in-depth discussion of their definition. ANITA end-users constitute law enforcement agencies that have extensive operational experience in the use cases described; therefore the scenarios can be safely considered as representing real events. Furthermore, the respective functionalities are in turn translated to project requirements that stem from the LEAs’ real needs, as they have been thoroughly discussed.</w:t>
      </w:r>
    </w:p>
    <w:p w14:paraId="22C7DF40" w14:textId="77777777" w:rsidR="00A26C0D" w:rsidRPr="00E260B6" w:rsidRDefault="00E260B6">
      <w:r w:rsidRPr="00E260B6">
        <w:t>The use cases and scenarios that form the bulk of this document are non-technical high level representations. The intent is to illustrate the use cases through narrative stories and therefore show the significance of the project and how it relates to scenarios in real life. Besides the use case definition, a first draft of targeted modular functionalities is contained as well as mapping of the user requirements into technical ones. The most significant goal of this work is to define a primary set of user requirements. These will then help steer the technical developments that will be used in all other work-packages, including the implementation of services in the envisaged system, according to the defined functionalities.</w:t>
      </w:r>
    </w:p>
    <w:p w14:paraId="68CC627B" w14:textId="77777777" w:rsidR="00A26C0D" w:rsidRPr="00E260B6" w:rsidRDefault="00E260B6">
      <w:r w:rsidRPr="00E260B6">
        <w:t>This work should be considered as the guide document of the project, as all the essential requirements are specified here. It contains the final use case descriptions and the corresponding functional requirements that will be addressed by ANITA. Operational needs have been translated into functionalities and they are mapped to their respective services in order to ensure the usability of the final system in real investigative scenarios.</w:t>
      </w:r>
    </w:p>
    <w:p w14:paraId="03EAE66C" w14:textId="04090027" w:rsidR="00A26C0D" w:rsidRPr="00E260B6" w:rsidRDefault="00E260B6">
      <w:r w:rsidRPr="00E260B6">
        <w:t>Outlining the document, a brief introduction is presented in Section 1</w:t>
      </w:r>
      <w:r w:rsidR="0078144F">
        <w:t>,</w:t>
      </w:r>
      <w:r w:rsidRPr="00E260B6">
        <w:t xml:space="preserve"> which explains the design approach that has been adopted in ANITA and aims at having the end-user as the reference point of the development cycle. This is a user-centric approach, whereby the users are actively involved in all the phases of the project, from setting the initial requirements to the expected final evaluation. Section 2 gives the use cases descriptions</w:t>
      </w:r>
      <w:r w:rsidR="0078144F">
        <w:t>,</w:t>
      </w:r>
      <w:r w:rsidRPr="00E260B6">
        <w:t xml:space="preserve"> where real scenarios are presented and highlight the required functionality of the ANITA system. This is the core of the document since it describes the use cases and the requirements for the ANITA services. Section 3 includes a detailed description of the identified user requirements. An initial outline of the ANITA datasets that will be utilized for experiments and to evaluate the final system is given in Section 4. Conclusions are presented in Section 5.</w:t>
      </w:r>
    </w:p>
    <w:p w14:paraId="659679A0" w14:textId="77777777" w:rsidR="00A26C0D" w:rsidRDefault="00E260B6">
      <w:pPr>
        <w:pStyle w:val="Heading1"/>
        <w:rPr>
          <w:lang w:eastAsia="el-GR"/>
        </w:rPr>
      </w:pPr>
      <w:bookmarkStart w:id="294" w:name="_Toc525902760"/>
      <w:r>
        <w:rPr>
          <w:lang w:eastAsia="el-GR"/>
        </w:rPr>
        <w:lastRenderedPageBreak/>
        <w:t>Introduction</w:t>
      </w:r>
      <w:bookmarkEnd w:id="294"/>
    </w:p>
    <w:p w14:paraId="12AEA2C4" w14:textId="77777777" w:rsidR="00A26C0D" w:rsidRDefault="00E260B6">
      <w:pPr>
        <w:pStyle w:val="Heading2"/>
      </w:pPr>
      <w:bookmarkStart w:id="295" w:name="_Toc525902761"/>
      <w:bookmarkStart w:id="296" w:name="_Toc466883993"/>
      <w:bookmarkStart w:id="297" w:name="_Toc449695218"/>
      <w:r>
        <w:t>User-centred design approach</w:t>
      </w:r>
      <w:bookmarkEnd w:id="295"/>
    </w:p>
    <w:p w14:paraId="50A6E749" w14:textId="77777777" w:rsidR="00A26C0D" w:rsidRDefault="00E260B6" w:rsidP="00E260B6">
      <w:r>
        <w:t xml:space="preserve">ANITA’s primary goal is twofold: a) To boost the LEA’s investigation process and to significantly increase their operational capabilities, by introducing a set of innovative tools for efficiently addressing online trafficking challenges (namely online data source analysis, blockchain analysis, Big Data analytics, knowledge modelling, incorporation of human cognitive function in the analysis pipelines, user-oriented intelligence applications), and b) To significantly facilitate the novice officers training process and to optimize the learning curve (by collecting, integrating and re-using knowledge from multiple expert officers and through the development of a recommendation functionality to transfer the acquired ‘know-how’ to the new officers).This will increase the efficiency of current investigation practices that are performed by LEAs and counter-terrorism agencies. The ANITA system will provide a variety of analytical tools that will integrate human cognitive principles and allow investigators to remain ‘in-the-loop’ of the overall analysis process. This will allow LEA operatives to more quickly analyse and extract relevant information from the vast amounts of data available. ANITA will provide a set of tools that will facilitate the analysis of this data, allowing users to identify patterns for spatial, temporal and causal correlations, and supporting decision-making processes for countermeasures to undertake.  With the development of ANITA the completion of these tasks is expected to be significantly expedited, therefore, during the development and evaluation process, users are expected to have a key role in the loop, providing feedback from real investigations. The ANITA consortium will follow a user-centred design approach during the development. An overview of this approach is illustrated in Fig. 1. </w:t>
      </w:r>
    </w:p>
    <w:p w14:paraId="2E03AA32" w14:textId="77777777" w:rsidR="00A26C0D" w:rsidRDefault="00E260B6">
      <w:pPr>
        <w:pStyle w:val="Default"/>
        <w:jc w:val="center"/>
        <w:rPr>
          <w:sz w:val="22"/>
          <w:szCs w:val="22"/>
        </w:rPr>
      </w:pPr>
      <w:r>
        <w:rPr>
          <w:noProof/>
          <w:sz w:val="22"/>
          <w:szCs w:val="22"/>
          <w:lang w:eastAsia="en-GB"/>
        </w:rPr>
        <w:drawing>
          <wp:inline distT="0" distB="0" distL="0" distR="0" wp14:anchorId="13C0EA4E" wp14:editId="6AE969DB">
            <wp:extent cx="3467735" cy="3493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69530" cy="3494957"/>
                    </a:xfrm>
                    <a:prstGeom prst="rect">
                      <a:avLst/>
                    </a:prstGeom>
                    <a:noFill/>
                    <a:ln>
                      <a:noFill/>
                    </a:ln>
                  </pic:spPr>
                </pic:pic>
              </a:graphicData>
            </a:graphic>
          </wp:inline>
        </w:drawing>
      </w:r>
    </w:p>
    <w:p w14:paraId="5DA50F5D" w14:textId="77777777" w:rsidR="00A26C0D" w:rsidRDefault="00E260B6">
      <w:pPr>
        <w:pStyle w:val="Caption"/>
        <w:rPr>
          <w:b w:val="0"/>
          <w:bCs w:val="0"/>
          <w:sz w:val="22"/>
          <w:szCs w:val="22"/>
        </w:rPr>
      </w:pPr>
      <w:bookmarkStart w:id="298" w:name="_Toc522623936"/>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w:t>
      </w:r>
      <w:r>
        <w:rPr>
          <w:sz w:val="22"/>
          <w:szCs w:val="22"/>
        </w:rPr>
        <w:fldChar w:fldCharType="end"/>
      </w:r>
      <w:r>
        <w:rPr>
          <w:sz w:val="22"/>
          <w:szCs w:val="22"/>
        </w:rPr>
        <w:t>: User-centred design life cycle</w:t>
      </w:r>
      <w:bookmarkEnd w:id="298"/>
    </w:p>
    <w:p w14:paraId="0158F830" w14:textId="415B2977" w:rsidR="00A26C0D" w:rsidRDefault="00E260B6">
      <w:r>
        <w:lastRenderedPageBreak/>
        <w:t>According to the flow depicted in Figure 1, the use cases for ANITA are at the top of the development cycle. Therefore, the ANITA project development revolves around the use cases</w:t>
      </w:r>
      <w:r w:rsidR="0078144F">
        <w:t>,</w:t>
      </w:r>
      <w:r>
        <w:t xml:space="preserve"> which have been designed and refined after comprehensive discussions with the end users in the consortium.  Specifically, in the relevant discussions about the definition of the use cases, Home Office Centre for Applied Science and Technology (CAST now DSTL), Academy of </w:t>
      </w:r>
      <w:proofErr w:type="spellStart"/>
      <w:r>
        <w:t>Criminalistic</w:t>
      </w:r>
      <w:proofErr w:type="spellEnd"/>
      <w:r>
        <w:t xml:space="preserve"> and Police Studies (</w:t>
      </w:r>
      <w:proofErr w:type="spellStart"/>
      <w:r>
        <w:t>AoC</w:t>
      </w:r>
      <w:proofErr w:type="spellEnd"/>
      <w:r>
        <w:t xml:space="preserve">), General Directorate Combating Organised Crime (GDCOC), Provincial Police Headquarters in Gdansk (KWPG), Local Police </w:t>
      </w:r>
      <w:proofErr w:type="spellStart"/>
      <w:r>
        <w:t>Voorkempen</w:t>
      </w:r>
      <w:proofErr w:type="spellEnd"/>
      <w:r>
        <w:t xml:space="preserve"> (LPV) and National Police of the Netherlands (NPN) were actively involved in finalising the use case description and requirements. Therefore, the described scenarios in this document originate in real events and depict challenges that law enforcement authorities face in everyday investigations. As a consequence, the scenarios that are presented in the next section are not artificially shaped, but carefully drafted in close collaboration with the project users to ensure a practical and useful functionality for the ANITA system. Following in depth discussions with the end users, the following issues and challenges were identified, regarding development of the ANITA services: </w:t>
      </w:r>
    </w:p>
    <w:p w14:paraId="4D3608D4" w14:textId="77777777" w:rsidR="00A26C0D" w:rsidRPr="00E260B6" w:rsidRDefault="00E260B6">
      <w:pPr>
        <w:pStyle w:val="Default"/>
        <w:numPr>
          <w:ilvl w:val="0"/>
          <w:numId w:val="2"/>
        </w:numPr>
        <w:spacing w:after="77"/>
        <w:rPr>
          <w:rFonts w:asciiTheme="minorHAnsi" w:hAnsiTheme="minorHAnsi" w:cstheme="minorBidi"/>
          <w:color w:val="auto"/>
          <w:sz w:val="22"/>
          <w:szCs w:val="22"/>
          <w:lang w:eastAsia="en-GB"/>
        </w:rPr>
      </w:pPr>
      <w:r w:rsidRPr="00E260B6">
        <w:rPr>
          <w:rFonts w:asciiTheme="minorHAnsi" w:hAnsiTheme="minorHAnsi" w:cstheme="minorBidi"/>
          <w:color w:val="auto"/>
          <w:sz w:val="22"/>
          <w:szCs w:val="22"/>
          <w:lang w:eastAsia="en-GB"/>
        </w:rPr>
        <w:t xml:space="preserve">Usability </w:t>
      </w:r>
    </w:p>
    <w:p w14:paraId="2CFD7A1F" w14:textId="77777777" w:rsidR="00A26C0D" w:rsidRPr="00E260B6" w:rsidRDefault="00E260B6">
      <w:pPr>
        <w:pStyle w:val="Default"/>
        <w:numPr>
          <w:ilvl w:val="0"/>
          <w:numId w:val="2"/>
        </w:numPr>
        <w:spacing w:after="77"/>
        <w:rPr>
          <w:rFonts w:asciiTheme="minorHAnsi" w:hAnsiTheme="minorHAnsi" w:cstheme="minorBidi"/>
          <w:color w:val="auto"/>
          <w:sz w:val="22"/>
          <w:szCs w:val="22"/>
          <w:lang w:eastAsia="en-GB"/>
        </w:rPr>
      </w:pPr>
      <w:r w:rsidRPr="00E260B6">
        <w:rPr>
          <w:rFonts w:asciiTheme="minorHAnsi" w:hAnsiTheme="minorHAnsi" w:cstheme="minorBidi"/>
          <w:color w:val="auto"/>
          <w:sz w:val="22"/>
          <w:szCs w:val="22"/>
          <w:lang w:eastAsia="en-GB"/>
        </w:rPr>
        <w:t xml:space="preserve">Complexity of operation </w:t>
      </w:r>
    </w:p>
    <w:p w14:paraId="1342B2AF" w14:textId="77777777" w:rsidR="00A26C0D" w:rsidRPr="00E260B6" w:rsidRDefault="00E260B6">
      <w:pPr>
        <w:pStyle w:val="Default"/>
        <w:numPr>
          <w:ilvl w:val="0"/>
          <w:numId w:val="2"/>
        </w:numPr>
        <w:spacing w:after="77"/>
        <w:rPr>
          <w:rFonts w:asciiTheme="minorHAnsi" w:hAnsiTheme="minorHAnsi" w:cstheme="minorBidi"/>
          <w:color w:val="auto"/>
          <w:sz w:val="22"/>
          <w:szCs w:val="22"/>
          <w:lang w:eastAsia="en-GB"/>
        </w:rPr>
      </w:pPr>
      <w:r w:rsidRPr="00E260B6">
        <w:rPr>
          <w:rFonts w:asciiTheme="minorHAnsi" w:hAnsiTheme="minorHAnsi" w:cstheme="minorBidi"/>
          <w:color w:val="auto"/>
          <w:sz w:val="22"/>
          <w:szCs w:val="22"/>
          <w:lang w:eastAsia="en-GB"/>
        </w:rPr>
        <w:t xml:space="preserve">Task Match </w:t>
      </w:r>
    </w:p>
    <w:p w14:paraId="00CD98A1" w14:textId="77777777" w:rsidR="00A26C0D" w:rsidRPr="00E260B6" w:rsidRDefault="00E260B6">
      <w:pPr>
        <w:pStyle w:val="Default"/>
        <w:numPr>
          <w:ilvl w:val="0"/>
          <w:numId w:val="2"/>
        </w:numPr>
        <w:spacing w:after="77"/>
        <w:rPr>
          <w:rFonts w:asciiTheme="minorHAnsi" w:hAnsiTheme="minorHAnsi" w:cstheme="minorBidi"/>
          <w:color w:val="auto"/>
          <w:sz w:val="22"/>
          <w:szCs w:val="22"/>
          <w:lang w:eastAsia="en-GB"/>
        </w:rPr>
      </w:pPr>
      <w:r w:rsidRPr="00E260B6">
        <w:rPr>
          <w:rFonts w:asciiTheme="minorHAnsi" w:hAnsiTheme="minorHAnsi" w:cstheme="minorBidi"/>
          <w:color w:val="auto"/>
          <w:sz w:val="22"/>
          <w:szCs w:val="22"/>
          <w:lang w:eastAsia="en-GB"/>
        </w:rPr>
        <w:t xml:space="preserve">“Analytical research” </w:t>
      </w:r>
    </w:p>
    <w:p w14:paraId="6A64FCAD" w14:textId="77777777" w:rsidR="00A26C0D" w:rsidRPr="00E260B6" w:rsidRDefault="00E260B6">
      <w:pPr>
        <w:pStyle w:val="Default"/>
        <w:numPr>
          <w:ilvl w:val="0"/>
          <w:numId w:val="2"/>
        </w:numPr>
        <w:spacing w:after="77"/>
        <w:rPr>
          <w:rFonts w:asciiTheme="minorHAnsi" w:hAnsiTheme="minorHAnsi" w:cstheme="minorBidi"/>
          <w:color w:val="auto"/>
          <w:sz w:val="22"/>
          <w:szCs w:val="22"/>
          <w:lang w:eastAsia="en-GB"/>
        </w:rPr>
      </w:pPr>
      <w:r w:rsidRPr="00E260B6">
        <w:rPr>
          <w:rFonts w:asciiTheme="minorHAnsi" w:hAnsiTheme="minorHAnsi" w:cstheme="minorBidi"/>
          <w:color w:val="auto"/>
          <w:sz w:val="22"/>
          <w:szCs w:val="22"/>
          <w:lang w:eastAsia="en-GB"/>
        </w:rPr>
        <w:t xml:space="preserve">Implications </w:t>
      </w:r>
    </w:p>
    <w:p w14:paraId="3F3E6EC9" w14:textId="77777777" w:rsidR="00A26C0D" w:rsidRPr="00E260B6" w:rsidRDefault="00E260B6">
      <w:pPr>
        <w:pStyle w:val="Default"/>
        <w:numPr>
          <w:ilvl w:val="0"/>
          <w:numId w:val="2"/>
        </w:numPr>
        <w:spacing w:after="77"/>
        <w:rPr>
          <w:rFonts w:asciiTheme="minorHAnsi" w:hAnsiTheme="minorHAnsi" w:cstheme="minorBidi"/>
          <w:color w:val="auto"/>
          <w:sz w:val="22"/>
          <w:szCs w:val="22"/>
          <w:lang w:eastAsia="en-GB"/>
        </w:rPr>
      </w:pPr>
      <w:r w:rsidRPr="00E260B6">
        <w:rPr>
          <w:rFonts w:asciiTheme="minorHAnsi" w:hAnsiTheme="minorHAnsi" w:cstheme="minorBidi"/>
          <w:color w:val="auto"/>
          <w:sz w:val="22"/>
          <w:szCs w:val="22"/>
          <w:lang w:eastAsia="en-GB"/>
        </w:rPr>
        <w:t xml:space="preserve">Privacy and security </w:t>
      </w:r>
    </w:p>
    <w:p w14:paraId="592CF693" w14:textId="77777777" w:rsidR="00A26C0D" w:rsidRPr="00E260B6" w:rsidRDefault="00E260B6">
      <w:pPr>
        <w:pStyle w:val="Default"/>
        <w:numPr>
          <w:ilvl w:val="0"/>
          <w:numId w:val="2"/>
        </w:numPr>
        <w:spacing w:after="77"/>
        <w:rPr>
          <w:rFonts w:asciiTheme="minorHAnsi" w:hAnsiTheme="minorHAnsi" w:cstheme="minorBidi"/>
          <w:color w:val="auto"/>
          <w:sz w:val="22"/>
          <w:szCs w:val="22"/>
          <w:lang w:eastAsia="en-GB"/>
        </w:rPr>
      </w:pPr>
      <w:r w:rsidRPr="00E260B6">
        <w:rPr>
          <w:rFonts w:asciiTheme="minorHAnsi" w:hAnsiTheme="minorHAnsi" w:cstheme="minorBidi"/>
          <w:color w:val="auto"/>
          <w:sz w:val="22"/>
          <w:szCs w:val="22"/>
          <w:lang w:eastAsia="en-GB"/>
        </w:rPr>
        <w:t xml:space="preserve">Usability in context </w:t>
      </w:r>
    </w:p>
    <w:p w14:paraId="2CFC5246" w14:textId="77777777" w:rsidR="00A26C0D" w:rsidRPr="00E260B6" w:rsidRDefault="00E260B6">
      <w:pPr>
        <w:pStyle w:val="Default"/>
        <w:numPr>
          <w:ilvl w:val="0"/>
          <w:numId w:val="2"/>
        </w:numPr>
        <w:spacing w:after="77"/>
        <w:rPr>
          <w:rFonts w:asciiTheme="minorHAnsi" w:hAnsiTheme="minorHAnsi" w:cstheme="minorBidi"/>
          <w:color w:val="auto"/>
          <w:sz w:val="22"/>
          <w:szCs w:val="22"/>
          <w:lang w:eastAsia="en-GB"/>
        </w:rPr>
      </w:pPr>
      <w:r w:rsidRPr="00E260B6">
        <w:rPr>
          <w:rFonts w:asciiTheme="minorHAnsi" w:hAnsiTheme="minorHAnsi" w:cstheme="minorBidi"/>
          <w:color w:val="auto"/>
          <w:sz w:val="22"/>
          <w:szCs w:val="22"/>
          <w:lang w:eastAsia="en-GB"/>
        </w:rPr>
        <w:t xml:space="preserve">Response time </w:t>
      </w:r>
    </w:p>
    <w:p w14:paraId="66ED1E58" w14:textId="77777777" w:rsidR="00A26C0D" w:rsidRPr="00E260B6" w:rsidRDefault="00E260B6">
      <w:pPr>
        <w:pStyle w:val="Default"/>
        <w:numPr>
          <w:ilvl w:val="0"/>
          <w:numId w:val="2"/>
        </w:numPr>
        <w:spacing w:after="77"/>
        <w:rPr>
          <w:rFonts w:asciiTheme="minorHAnsi" w:hAnsiTheme="minorHAnsi" w:cstheme="minorBidi"/>
          <w:color w:val="auto"/>
          <w:sz w:val="22"/>
          <w:szCs w:val="22"/>
          <w:lang w:eastAsia="en-GB"/>
        </w:rPr>
      </w:pPr>
      <w:r w:rsidRPr="00E260B6">
        <w:rPr>
          <w:rFonts w:asciiTheme="minorHAnsi" w:hAnsiTheme="minorHAnsi" w:cstheme="minorBidi"/>
          <w:color w:val="auto"/>
          <w:sz w:val="22"/>
          <w:szCs w:val="22"/>
          <w:lang w:eastAsia="en-GB"/>
        </w:rPr>
        <w:t xml:space="preserve">Efficiency </w:t>
      </w:r>
    </w:p>
    <w:p w14:paraId="31B20AC8" w14:textId="77777777" w:rsidR="00A26C0D" w:rsidRPr="00E260B6" w:rsidRDefault="00E260B6">
      <w:pPr>
        <w:pStyle w:val="Default"/>
        <w:numPr>
          <w:ilvl w:val="0"/>
          <w:numId w:val="2"/>
        </w:numPr>
        <w:rPr>
          <w:rFonts w:asciiTheme="minorHAnsi" w:hAnsiTheme="minorHAnsi" w:cstheme="minorBidi"/>
          <w:color w:val="auto"/>
          <w:sz w:val="22"/>
          <w:szCs w:val="22"/>
          <w:lang w:eastAsia="en-GB"/>
        </w:rPr>
      </w:pPr>
      <w:r w:rsidRPr="00E260B6">
        <w:rPr>
          <w:rFonts w:asciiTheme="minorHAnsi" w:hAnsiTheme="minorHAnsi" w:cstheme="minorBidi"/>
          <w:color w:val="auto"/>
          <w:sz w:val="22"/>
          <w:szCs w:val="22"/>
          <w:lang w:eastAsia="en-GB"/>
        </w:rPr>
        <w:t xml:space="preserve">Interoperability </w:t>
      </w:r>
    </w:p>
    <w:p w14:paraId="16547B51" w14:textId="77777777" w:rsidR="00A26C0D" w:rsidRDefault="00A26C0D">
      <w:pPr>
        <w:pStyle w:val="Default"/>
        <w:rPr>
          <w:rFonts w:cstheme="minorBidi"/>
          <w:color w:val="auto"/>
          <w:sz w:val="22"/>
          <w:szCs w:val="22"/>
        </w:rPr>
      </w:pPr>
    </w:p>
    <w:p w14:paraId="420B920A" w14:textId="77777777" w:rsidR="00A26C0D" w:rsidRDefault="00E260B6">
      <w:r>
        <w:t>These issues, along with other aspects of the use case definition were carefully considered during the elaboration of the use cases. Privacy and security are key aspects of ANITA that are established in this document and thus are core values for the whole consortium. A deep analysis of privacy and security is presented in a different work package and therefore will be separately reported in a different deliverable. In order for ANITA to be effective, the interaction between human and machine needs to be as efficient as possible. The tools developed need to be intuitive to use and provide results that are easy to understand and integrate with other systems</w:t>
      </w:r>
    </w:p>
    <w:p w14:paraId="50EE6BA3" w14:textId="77777777" w:rsidR="00A26C0D" w:rsidRDefault="004F59C8">
      <w:pPr>
        <w:jc w:val="center"/>
      </w:pPr>
      <w:r>
        <w:rPr>
          <w:noProof/>
        </w:rPr>
        <w:object w:dxaOrig="5705" w:dyaOrig="4414" w14:anchorId="26EEAC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86.1pt;height:221.15pt;mso-width-percent:0;mso-height-percent:0;mso-width-percent:0;mso-height-percent:0" o:ole="">
            <v:imagedata r:id="rId14" o:title=""/>
          </v:shape>
          <o:OLEObject Type="Embed" ProgID="Visio.Drawing.11" ShapeID="_x0000_i1026" DrawAspect="Content" ObjectID="_1601217005" r:id="rId15"/>
        </w:object>
      </w:r>
    </w:p>
    <w:p w14:paraId="65A43C88" w14:textId="77777777" w:rsidR="00A26C0D" w:rsidRDefault="00E260B6">
      <w:pPr>
        <w:pStyle w:val="Caption"/>
        <w:rPr>
          <w:sz w:val="22"/>
          <w:szCs w:val="22"/>
        </w:rPr>
      </w:pPr>
      <w:bookmarkStart w:id="299" w:name="_Toc522623937"/>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2</w:t>
      </w:r>
      <w:r>
        <w:rPr>
          <w:sz w:val="22"/>
          <w:szCs w:val="22"/>
        </w:rPr>
        <w:fldChar w:fldCharType="end"/>
      </w:r>
      <w:r>
        <w:rPr>
          <w:sz w:val="22"/>
          <w:szCs w:val="22"/>
        </w:rPr>
        <w:t>: Human-Machine interaction in the ANITA project</w:t>
      </w:r>
      <w:bookmarkEnd w:id="299"/>
    </w:p>
    <w:p w14:paraId="68B311F5" w14:textId="77777777" w:rsidR="00A26C0D" w:rsidRDefault="00E260B6">
      <w:r>
        <w:t xml:space="preserve">From discussions between the consortium members, it was clear that in all use cases the functionality must centre on a human operator – typically an officer investigator, as such the system must allow for active human involvement. Whilst the level of autonomy in systems has developed to a very high level, we are still (from a technical standpoint) a long way from a truly autonomous system in this arena. Also ANITA needs to encompass the context and experience provided by law enforcement officers that is hard to quantify. </w:t>
      </w:r>
    </w:p>
    <w:p w14:paraId="38C4DB11" w14:textId="77777777" w:rsidR="00A26C0D" w:rsidRDefault="00E260B6">
      <w:r>
        <w:t>Finally, the use cases where analysed in accordance with conventional usability schemas involving a user centred review of all aspects under consideration including:</w:t>
      </w:r>
    </w:p>
    <w:p w14:paraId="7314E6B3" w14:textId="77777777" w:rsidR="00A26C0D" w:rsidRDefault="00A26C0D">
      <w:pPr>
        <w:autoSpaceDE w:val="0"/>
        <w:autoSpaceDN w:val="0"/>
        <w:adjustRightInd w:val="0"/>
        <w:spacing w:after="0"/>
        <w:jc w:val="left"/>
        <w:rPr>
          <w:rFonts w:ascii="Wingdings" w:hAnsi="Wingdings" w:cs="Wingdings"/>
          <w:color w:val="000000"/>
          <w:lang w:eastAsia="ja-JP"/>
        </w:rPr>
      </w:pPr>
    </w:p>
    <w:p w14:paraId="03E364D5" w14:textId="77777777" w:rsidR="00A26C0D" w:rsidRDefault="00E260B6">
      <w:pPr>
        <w:pStyle w:val="ListParagraph"/>
        <w:numPr>
          <w:ilvl w:val="0"/>
          <w:numId w:val="3"/>
        </w:numPr>
        <w:autoSpaceDE w:val="0"/>
        <w:autoSpaceDN w:val="0"/>
        <w:adjustRightInd w:val="0"/>
        <w:spacing w:after="60"/>
        <w:jc w:val="left"/>
        <w:rPr>
          <w:rFonts w:ascii="Calibri" w:hAnsi="Calibri" w:cs="Calibri"/>
          <w:color w:val="000000"/>
          <w:lang w:eastAsia="ja-JP"/>
        </w:rPr>
      </w:pPr>
      <w:r>
        <w:rPr>
          <w:rFonts w:ascii="Calibri" w:hAnsi="Calibri" w:cs="Calibri"/>
          <w:color w:val="000000"/>
          <w:lang w:eastAsia="ja-JP"/>
        </w:rPr>
        <w:t xml:space="preserve">Review use case description with respect to the end-user’s needs </w:t>
      </w:r>
    </w:p>
    <w:p w14:paraId="459FDFF9" w14:textId="77777777" w:rsidR="00A26C0D" w:rsidRDefault="00E260B6">
      <w:pPr>
        <w:pStyle w:val="ListParagraph"/>
        <w:numPr>
          <w:ilvl w:val="0"/>
          <w:numId w:val="3"/>
        </w:numPr>
        <w:autoSpaceDE w:val="0"/>
        <w:autoSpaceDN w:val="0"/>
        <w:adjustRightInd w:val="0"/>
        <w:spacing w:after="60"/>
        <w:jc w:val="left"/>
        <w:rPr>
          <w:rFonts w:ascii="Calibri" w:hAnsi="Calibri" w:cs="Calibri"/>
          <w:color w:val="000000"/>
          <w:lang w:eastAsia="ja-JP"/>
        </w:rPr>
      </w:pPr>
      <w:r>
        <w:rPr>
          <w:rFonts w:ascii="Calibri" w:hAnsi="Calibri" w:cs="Calibri"/>
          <w:color w:val="000000"/>
          <w:lang w:eastAsia="ja-JP"/>
        </w:rPr>
        <w:t xml:space="preserve">Initial user requirements analysis </w:t>
      </w:r>
    </w:p>
    <w:p w14:paraId="21602DD3" w14:textId="77777777" w:rsidR="00A26C0D" w:rsidRDefault="00E260B6">
      <w:pPr>
        <w:pStyle w:val="ListParagraph"/>
        <w:numPr>
          <w:ilvl w:val="0"/>
          <w:numId w:val="3"/>
        </w:numPr>
        <w:autoSpaceDE w:val="0"/>
        <w:autoSpaceDN w:val="0"/>
        <w:adjustRightInd w:val="0"/>
        <w:spacing w:after="60"/>
        <w:jc w:val="left"/>
        <w:rPr>
          <w:rFonts w:ascii="Calibri" w:hAnsi="Calibri" w:cs="Calibri"/>
          <w:color w:val="000000"/>
          <w:lang w:eastAsia="ja-JP"/>
        </w:rPr>
      </w:pPr>
      <w:r>
        <w:rPr>
          <w:rFonts w:ascii="Calibri" w:hAnsi="Calibri" w:cs="Calibri"/>
          <w:color w:val="000000"/>
          <w:lang w:eastAsia="ja-JP"/>
        </w:rPr>
        <w:t xml:space="preserve">Define acceptability and usability criteria </w:t>
      </w:r>
    </w:p>
    <w:p w14:paraId="01CAAD61" w14:textId="77777777" w:rsidR="00A26C0D" w:rsidRDefault="00E260B6">
      <w:pPr>
        <w:pStyle w:val="ListParagraph"/>
        <w:numPr>
          <w:ilvl w:val="0"/>
          <w:numId w:val="3"/>
        </w:numPr>
        <w:autoSpaceDE w:val="0"/>
        <w:autoSpaceDN w:val="0"/>
        <w:adjustRightInd w:val="0"/>
        <w:spacing w:after="60"/>
        <w:jc w:val="left"/>
        <w:rPr>
          <w:rFonts w:ascii="Calibri" w:hAnsi="Calibri" w:cs="Calibri"/>
          <w:color w:val="000000"/>
          <w:lang w:eastAsia="ja-JP"/>
        </w:rPr>
      </w:pPr>
      <w:r>
        <w:rPr>
          <w:rFonts w:ascii="Calibri" w:hAnsi="Calibri" w:cs="Calibri"/>
          <w:color w:val="000000"/>
          <w:lang w:eastAsia="ja-JP"/>
        </w:rPr>
        <w:t xml:space="preserve">Utilizable engineering </w:t>
      </w:r>
    </w:p>
    <w:p w14:paraId="576A1EC7" w14:textId="77777777" w:rsidR="00A26C0D" w:rsidRDefault="00E260B6">
      <w:pPr>
        <w:pStyle w:val="ListParagraph"/>
        <w:numPr>
          <w:ilvl w:val="0"/>
          <w:numId w:val="3"/>
        </w:numPr>
        <w:autoSpaceDE w:val="0"/>
        <w:autoSpaceDN w:val="0"/>
        <w:adjustRightInd w:val="0"/>
        <w:spacing w:after="0"/>
        <w:jc w:val="left"/>
        <w:rPr>
          <w:rFonts w:ascii="Calibri" w:hAnsi="Calibri" w:cs="Calibri"/>
          <w:color w:val="000000"/>
          <w:lang w:eastAsia="ja-JP"/>
        </w:rPr>
      </w:pPr>
      <w:r>
        <w:rPr>
          <w:rFonts w:ascii="Calibri" w:hAnsi="Calibri" w:cs="Calibri"/>
          <w:color w:val="000000"/>
          <w:lang w:eastAsia="ja-JP"/>
        </w:rPr>
        <w:t>Design functionality and usability that lives up to the user criteria, whilst respecting constraints as well as ethical and privacy requirements</w:t>
      </w:r>
    </w:p>
    <w:p w14:paraId="1D2BAF82" w14:textId="77777777" w:rsidR="00A26C0D" w:rsidRDefault="00A26C0D">
      <w:pPr>
        <w:autoSpaceDE w:val="0"/>
        <w:autoSpaceDN w:val="0"/>
        <w:adjustRightInd w:val="0"/>
        <w:spacing w:after="0"/>
        <w:jc w:val="left"/>
        <w:rPr>
          <w:rFonts w:ascii="Calibri" w:hAnsi="Calibri" w:cs="Calibri"/>
          <w:color w:val="000000"/>
          <w:lang w:eastAsia="ja-JP"/>
        </w:rPr>
      </w:pPr>
    </w:p>
    <w:p w14:paraId="2FF8D855" w14:textId="77777777" w:rsidR="00A26C0D" w:rsidRDefault="00E260B6">
      <w:pPr>
        <w:autoSpaceDE w:val="0"/>
        <w:autoSpaceDN w:val="0"/>
        <w:adjustRightInd w:val="0"/>
        <w:spacing w:after="0"/>
        <w:jc w:val="left"/>
        <w:rPr>
          <w:rFonts w:ascii="Calibri" w:hAnsi="Calibri" w:cs="Calibri"/>
          <w:color w:val="000000"/>
          <w:lang w:eastAsia="ja-JP"/>
        </w:rPr>
      </w:pPr>
      <w:r>
        <w:rPr>
          <w:rFonts w:ascii="Calibri" w:hAnsi="Calibri" w:cs="Calibri"/>
          <w:color w:val="000000"/>
          <w:lang w:eastAsia="ja-JP"/>
        </w:rPr>
        <w:t>Following the usability engineering approach, the next steps in the development of ANITA will be:</w:t>
      </w:r>
    </w:p>
    <w:p w14:paraId="78900101" w14:textId="77777777" w:rsidR="00A26C0D" w:rsidRDefault="00A26C0D">
      <w:pPr>
        <w:autoSpaceDE w:val="0"/>
        <w:autoSpaceDN w:val="0"/>
        <w:adjustRightInd w:val="0"/>
        <w:spacing w:after="0"/>
        <w:jc w:val="left"/>
        <w:rPr>
          <w:rFonts w:ascii="Calibri" w:hAnsi="Calibri" w:cs="Calibri"/>
          <w:color w:val="000000"/>
          <w:lang w:eastAsia="ja-JP"/>
        </w:rPr>
      </w:pPr>
    </w:p>
    <w:p w14:paraId="4783722F" w14:textId="77777777" w:rsidR="00A26C0D" w:rsidRDefault="00E260B6">
      <w:pPr>
        <w:pStyle w:val="ListParagraph"/>
        <w:numPr>
          <w:ilvl w:val="0"/>
          <w:numId w:val="4"/>
        </w:numPr>
        <w:autoSpaceDE w:val="0"/>
        <w:autoSpaceDN w:val="0"/>
        <w:adjustRightInd w:val="0"/>
        <w:spacing w:after="0"/>
        <w:jc w:val="left"/>
        <w:rPr>
          <w:rFonts w:ascii="Calibri" w:hAnsi="Calibri" w:cs="Calibri"/>
          <w:color w:val="000000"/>
          <w:lang w:eastAsia="ja-JP"/>
        </w:rPr>
      </w:pPr>
      <w:r>
        <w:rPr>
          <w:rFonts w:ascii="Calibri" w:hAnsi="Calibri" w:cs="Calibri"/>
          <w:color w:val="000000"/>
          <w:lang w:eastAsia="ja-JP"/>
        </w:rPr>
        <w:t>Usability and acceptability  evaluation</w:t>
      </w:r>
    </w:p>
    <w:p w14:paraId="18C0416E" w14:textId="77777777" w:rsidR="00A26C0D" w:rsidRDefault="00E260B6">
      <w:pPr>
        <w:pStyle w:val="ListParagraph"/>
        <w:numPr>
          <w:ilvl w:val="0"/>
          <w:numId w:val="4"/>
        </w:numPr>
        <w:autoSpaceDE w:val="0"/>
        <w:autoSpaceDN w:val="0"/>
        <w:adjustRightInd w:val="0"/>
        <w:spacing w:after="0"/>
        <w:jc w:val="left"/>
        <w:rPr>
          <w:rFonts w:ascii="Calibri" w:hAnsi="Calibri" w:cs="Calibri"/>
          <w:color w:val="000000"/>
          <w:lang w:eastAsia="ja-JP"/>
        </w:rPr>
      </w:pPr>
      <w:r>
        <w:rPr>
          <w:rFonts w:ascii="Calibri" w:hAnsi="Calibri" w:cs="Calibri"/>
          <w:color w:val="000000"/>
          <w:lang w:eastAsia="ja-JP"/>
        </w:rPr>
        <w:t>Evaluation and testing of the final prototype system against real data from investigations</w:t>
      </w:r>
    </w:p>
    <w:p w14:paraId="229ACFF6" w14:textId="77777777" w:rsidR="00A26C0D" w:rsidRDefault="00E260B6">
      <w:pPr>
        <w:pStyle w:val="ListParagraph"/>
        <w:numPr>
          <w:ilvl w:val="0"/>
          <w:numId w:val="4"/>
        </w:numPr>
        <w:autoSpaceDE w:val="0"/>
        <w:autoSpaceDN w:val="0"/>
        <w:adjustRightInd w:val="0"/>
        <w:spacing w:after="0"/>
        <w:jc w:val="left"/>
        <w:rPr>
          <w:rFonts w:ascii="Calibri" w:hAnsi="Calibri" w:cs="Calibri"/>
          <w:color w:val="000000"/>
          <w:lang w:eastAsia="ja-JP"/>
        </w:rPr>
      </w:pPr>
      <w:r>
        <w:rPr>
          <w:rFonts w:ascii="Calibri" w:hAnsi="Calibri" w:cs="Calibri"/>
          <w:color w:val="000000"/>
          <w:lang w:eastAsia="ja-JP"/>
        </w:rPr>
        <w:t>Experimental results of the system performance</w:t>
      </w:r>
    </w:p>
    <w:p w14:paraId="2828D048" w14:textId="77777777" w:rsidR="00A26C0D" w:rsidRDefault="00E260B6">
      <w:pPr>
        <w:pStyle w:val="ListParagraph"/>
        <w:numPr>
          <w:ilvl w:val="0"/>
          <w:numId w:val="4"/>
        </w:numPr>
        <w:autoSpaceDE w:val="0"/>
        <w:autoSpaceDN w:val="0"/>
        <w:adjustRightInd w:val="0"/>
        <w:spacing w:after="0"/>
        <w:jc w:val="left"/>
        <w:rPr>
          <w:rFonts w:ascii="Calibri" w:hAnsi="Calibri" w:cs="Calibri"/>
          <w:color w:val="000000"/>
          <w:lang w:eastAsia="ja-JP"/>
        </w:rPr>
      </w:pPr>
      <w:r>
        <w:rPr>
          <w:rFonts w:ascii="Calibri" w:hAnsi="Calibri" w:cs="Calibri"/>
          <w:color w:val="000000"/>
          <w:lang w:eastAsia="ja-JP"/>
        </w:rPr>
        <w:t>Loop through requirements analysis and usability engineering</w:t>
      </w:r>
    </w:p>
    <w:p w14:paraId="40CB31AC" w14:textId="77777777" w:rsidR="00A26C0D" w:rsidRDefault="00A26C0D">
      <w:pPr>
        <w:autoSpaceDE w:val="0"/>
        <w:autoSpaceDN w:val="0"/>
        <w:adjustRightInd w:val="0"/>
        <w:spacing w:after="0"/>
        <w:jc w:val="left"/>
        <w:rPr>
          <w:rFonts w:ascii="Calibri" w:hAnsi="Calibri" w:cs="Calibri"/>
          <w:color w:val="000000"/>
          <w:lang w:eastAsia="ja-JP"/>
        </w:rPr>
      </w:pPr>
    </w:p>
    <w:p w14:paraId="4E3D7351" w14:textId="77777777" w:rsidR="00A26C0D" w:rsidRDefault="00E260B6">
      <w:pPr>
        <w:autoSpaceDE w:val="0"/>
        <w:autoSpaceDN w:val="0"/>
        <w:adjustRightInd w:val="0"/>
        <w:spacing w:after="0"/>
        <w:jc w:val="left"/>
        <w:rPr>
          <w:rFonts w:ascii="Calibri" w:hAnsi="Calibri" w:cs="Calibri"/>
          <w:color w:val="000000"/>
          <w:lang w:eastAsia="ja-JP"/>
        </w:rPr>
      </w:pPr>
      <w:r>
        <w:rPr>
          <w:rFonts w:ascii="Calibri" w:hAnsi="Calibri" w:cs="Calibri"/>
          <w:color w:val="000000"/>
          <w:lang w:eastAsia="ja-JP"/>
        </w:rPr>
        <w:t>Before the ANITA project moves onto the next phase, some additional steps must be considered in order to close the user-centred design loop. This will take place during trial and testing of the final version of the project. These additional steps are:</w:t>
      </w:r>
    </w:p>
    <w:p w14:paraId="659A41FA" w14:textId="77777777" w:rsidR="00A26C0D" w:rsidRDefault="00E260B6">
      <w:pPr>
        <w:pStyle w:val="ListParagraph"/>
        <w:numPr>
          <w:ilvl w:val="0"/>
          <w:numId w:val="5"/>
        </w:numPr>
        <w:autoSpaceDE w:val="0"/>
        <w:autoSpaceDN w:val="0"/>
        <w:adjustRightInd w:val="0"/>
        <w:spacing w:after="60"/>
        <w:jc w:val="left"/>
        <w:rPr>
          <w:rFonts w:ascii="Calibri" w:hAnsi="Calibri" w:cs="Calibri"/>
          <w:color w:val="000000"/>
          <w:lang w:eastAsia="ja-JP"/>
        </w:rPr>
      </w:pPr>
      <w:r>
        <w:rPr>
          <w:rFonts w:ascii="Calibri" w:hAnsi="Calibri" w:cs="Calibri"/>
          <w:color w:val="000000"/>
          <w:lang w:eastAsia="ja-JP"/>
        </w:rPr>
        <w:lastRenderedPageBreak/>
        <w:t xml:space="preserve">Reviewing the prospective progress in each phase </w:t>
      </w:r>
    </w:p>
    <w:p w14:paraId="69E2075C" w14:textId="77777777" w:rsidR="00A26C0D" w:rsidRDefault="00E260B6">
      <w:pPr>
        <w:pStyle w:val="ListParagraph"/>
        <w:numPr>
          <w:ilvl w:val="0"/>
          <w:numId w:val="5"/>
        </w:numPr>
        <w:autoSpaceDE w:val="0"/>
        <w:autoSpaceDN w:val="0"/>
        <w:adjustRightInd w:val="0"/>
        <w:spacing w:after="60"/>
        <w:jc w:val="left"/>
        <w:rPr>
          <w:rFonts w:ascii="Calibri" w:hAnsi="Calibri" w:cs="Calibri"/>
          <w:color w:val="000000"/>
          <w:lang w:eastAsia="ja-JP"/>
        </w:rPr>
      </w:pPr>
      <w:r>
        <w:rPr>
          <w:rFonts w:ascii="Calibri" w:hAnsi="Calibri" w:cs="Calibri"/>
          <w:color w:val="000000"/>
          <w:lang w:eastAsia="ja-JP"/>
        </w:rPr>
        <w:t xml:space="preserve">Implementing rest of the phase requirements </w:t>
      </w:r>
    </w:p>
    <w:p w14:paraId="1F4131B6" w14:textId="77777777" w:rsidR="00A26C0D" w:rsidRDefault="00E260B6">
      <w:pPr>
        <w:pStyle w:val="ListParagraph"/>
        <w:numPr>
          <w:ilvl w:val="0"/>
          <w:numId w:val="5"/>
        </w:numPr>
        <w:autoSpaceDE w:val="0"/>
        <w:autoSpaceDN w:val="0"/>
        <w:adjustRightInd w:val="0"/>
        <w:spacing w:after="60"/>
        <w:jc w:val="left"/>
        <w:rPr>
          <w:rFonts w:ascii="Calibri" w:hAnsi="Calibri" w:cs="Calibri"/>
          <w:color w:val="000000"/>
          <w:lang w:eastAsia="ja-JP"/>
        </w:rPr>
      </w:pPr>
      <w:r>
        <w:rPr>
          <w:rFonts w:ascii="Calibri" w:hAnsi="Calibri" w:cs="Calibri"/>
          <w:color w:val="000000"/>
          <w:lang w:eastAsia="ja-JP"/>
        </w:rPr>
        <w:t xml:space="preserve">Strong involvement of end-users in all stages of the project (user requirements, use cases, data, documents collection, testing and validation, training etc.) </w:t>
      </w:r>
    </w:p>
    <w:p w14:paraId="231CCC11" w14:textId="77777777" w:rsidR="00A26C0D" w:rsidRDefault="00E260B6">
      <w:pPr>
        <w:pStyle w:val="ListParagraph"/>
        <w:numPr>
          <w:ilvl w:val="0"/>
          <w:numId w:val="5"/>
        </w:numPr>
        <w:autoSpaceDE w:val="0"/>
        <w:autoSpaceDN w:val="0"/>
        <w:adjustRightInd w:val="0"/>
        <w:spacing w:after="60"/>
        <w:jc w:val="left"/>
        <w:rPr>
          <w:rFonts w:ascii="Calibri" w:hAnsi="Calibri" w:cs="Calibri"/>
          <w:color w:val="000000"/>
          <w:lang w:eastAsia="ja-JP"/>
        </w:rPr>
      </w:pPr>
      <w:r>
        <w:rPr>
          <w:rFonts w:ascii="Calibri" w:hAnsi="Calibri" w:cs="Calibri"/>
          <w:color w:val="000000"/>
          <w:lang w:eastAsia="ja-JP"/>
        </w:rPr>
        <w:t xml:space="preserve">Trial implementations (usability, acceptability tests) </w:t>
      </w:r>
    </w:p>
    <w:p w14:paraId="22CD5D74" w14:textId="77777777" w:rsidR="00A26C0D" w:rsidRDefault="00E260B6">
      <w:pPr>
        <w:pStyle w:val="ListParagraph"/>
        <w:numPr>
          <w:ilvl w:val="0"/>
          <w:numId w:val="5"/>
        </w:numPr>
        <w:autoSpaceDE w:val="0"/>
        <w:autoSpaceDN w:val="0"/>
        <w:adjustRightInd w:val="0"/>
        <w:spacing w:after="60"/>
        <w:jc w:val="left"/>
        <w:rPr>
          <w:rFonts w:ascii="Calibri" w:hAnsi="Calibri" w:cs="Calibri"/>
          <w:color w:val="000000"/>
          <w:lang w:eastAsia="ja-JP"/>
        </w:rPr>
      </w:pPr>
      <w:r>
        <w:rPr>
          <w:rFonts w:ascii="Calibri" w:hAnsi="Calibri" w:cs="Calibri"/>
          <w:color w:val="000000"/>
          <w:lang w:eastAsia="ja-JP"/>
        </w:rPr>
        <w:t xml:space="preserve">Tuning up and integrating the system </w:t>
      </w:r>
    </w:p>
    <w:p w14:paraId="3B86E43D" w14:textId="77777777" w:rsidR="00A26C0D" w:rsidRDefault="00E260B6">
      <w:pPr>
        <w:pStyle w:val="ListParagraph"/>
        <w:numPr>
          <w:ilvl w:val="0"/>
          <w:numId w:val="5"/>
        </w:numPr>
        <w:autoSpaceDE w:val="0"/>
        <w:autoSpaceDN w:val="0"/>
        <w:adjustRightInd w:val="0"/>
        <w:spacing w:after="60"/>
        <w:jc w:val="left"/>
        <w:rPr>
          <w:rFonts w:ascii="Calibri" w:hAnsi="Calibri" w:cs="Calibri"/>
          <w:color w:val="000000"/>
          <w:lang w:eastAsia="ja-JP"/>
        </w:rPr>
      </w:pPr>
      <w:r>
        <w:rPr>
          <w:rFonts w:ascii="Calibri" w:hAnsi="Calibri" w:cs="Calibri"/>
          <w:color w:val="000000"/>
          <w:lang w:eastAsia="ja-JP"/>
        </w:rPr>
        <w:t xml:space="preserve">Supporting system management </w:t>
      </w:r>
    </w:p>
    <w:p w14:paraId="40EEBB5F" w14:textId="77777777" w:rsidR="00A26C0D" w:rsidRDefault="00E260B6">
      <w:pPr>
        <w:pStyle w:val="ListParagraph"/>
        <w:numPr>
          <w:ilvl w:val="0"/>
          <w:numId w:val="5"/>
        </w:numPr>
        <w:autoSpaceDE w:val="0"/>
        <w:autoSpaceDN w:val="0"/>
        <w:adjustRightInd w:val="0"/>
        <w:spacing w:after="60"/>
        <w:jc w:val="left"/>
        <w:rPr>
          <w:rFonts w:ascii="Calibri" w:hAnsi="Calibri" w:cs="Calibri"/>
          <w:color w:val="000000"/>
          <w:lang w:eastAsia="ja-JP"/>
        </w:rPr>
      </w:pPr>
      <w:r>
        <w:rPr>
          <w:rFonts w:ascii="Calibri" w:hAnsi="Calibri" w:cs="Calibri"/>
          <w:color w:val="000000"/>
          <w:lang w:eastAsia="ja-JP"/>
        </w:rPr>
        <w:t xml:space="preserve">Data collection on usage, usability and acceptability </w:t>
      </w:r>
    </w:p>
    <w:p w14:paraId="219702BB" w14:textId="77777777" w:rsidR="00A26C0D" w:rsidRDefault="00E260B6">
      <w:pPr>
        <w:pStyle w:val="ListParagraph"/>
        <w:numPr>
          <w:ilvl w:val="0"/>
          <w:numId w:val="5"/>
        </w:numPr>
        <w:autoSpaceDE w:val="0"/>
        <w:autoSpaceDN w:val="0"/>
        <w:adjustRightInd w:val="0"/>
        <w:spacing w:after="0"/>
        <w:jc w:val="left"/>
        <w:rPr>
          <w:rFonts w:ascii="Calibri" w:hAnsi="Calibri" w:cs="Calibri"/>
          <w:color w:val="000000"/>
          <w:lang w:eastAsia="ja-JP"/>
        </w:rPr>
      </w:pPr>
      <w:r>
        <w:rPr>
          <w:rFonts w:ascii="Calibri" w:hAnsi="Calibri" w:cs="Calibri"/>
          <w:color w:val="000000"/>
          <w:lang w:eastAsia="ja-JP"/>
        </w:rPr>
        <w:t xml:space="preserve">Providing feedback to development teams for the next release </w:t>
      </w:r>
    </w:p>
    <w:p w14:paraId="395083E5" w14:textId="77777777" w:rsidR="00A26C0D" w:rsidRDefault="00A26C0D">
      <w:pPr>
        <w:autoSpaceDE w:val="0"/>
        <w:autoSpaceDN w:val="0"/>
        <w:adjustRightInd w:val="0"/>
        <w:spacing w:after="0"/>
        <w:jc w:val="left"/>
        <w:rPr>
          <w:rFonts w:ascii="Calibri" w:hAnsi="Calibri" w:cs="Calibri"/>
          <w:color w:val="000000"/>
          <w:sz w:val="23"/>
          <w:szCs w:val="23"/>
          <w:lang w:eastAsia="ja-JP"/>
        </w:rPr>
      </w:pPr>
    </w:p>
    <w:p w14:paraId="60E0B85D" w14:textId="77777777" w:rsidR="00A26C0D" w:rsidRDefault="00E260B6">
      <w:pPr>
        <w:rPr>
          <w:lang w:eastAsia="ja-JP"/>
        </w:rPr>
      </w:pPr>
      <w:r>
        <w:rPr>
          <w:lang w:eastAsia="ja-JP"/>
        </w:rPr>
        <w:t>Some of the steps mentioned above are beyond the scope of this document and will be reported in other phases of the project. These outcomes will be reported on via the deliverables associated with their respective phases.</w:t>
      </w:r>
    </w:p>
    <w:p w14:paraId="280DAF43" w14:textId="77777777" w:rsidR="00A26C0D" w:rsidRDefault="00A26C0D">
      <w:pPr>
        <w:autoSpaceDE w:val="0"/>
        <w:autoSpaceDN w:val="0"/>
        <w:adjustRightInd w:val="0"/>
        <w:spacing w:after="0"/>
        <w:jc w:val="left"/>
        <w:rPr>
          <w:rFonts w:ascii="Calibri" w:hAnsi="Calibri" w:cs="Calibri"/>
          <w:color w:val="000000"/>
          <w:sz w:val="23"/>
          <w:szCs w:val="23"/>
          <w:lang w:eastAsia="ja-JP"/>
        </w:rPr>
      </w:pPr>
    </w:p>
    <w:p w14:paraId="30097143" w14:textId="77777777" w:rsidR="00A26C0D" w:rsidRDefault="00A26C0D">
      <w:pPr>
        <w:pStyle w:val="ListParagraph"/>
        <w:rPr>
          <w:sz w:val="23"/>
          <w:szCs w:val="23"/>
        </w:rPr>
      </w:pPr>
    </w:p>
    <w:p w14:paraId="754ADB99" w14:textId="77777777" w:rsidR="00A26C0D" w:rsidRDefault="00E260B6">
      <w:pPr>
        <w:pStyle w:val="Heading1"/>
      </w:pPr>
      <w:bookmarkStart w:id="300" w:name="_Toc525902762"/>
      <w:bookmarkEnd w:id="296"/>
      <w:bookmarkEnd w:id="297"/>
      <w:r>
        <w:lastRenderedPageBreak/>
        <w:t>ANITA Use Cases</w:t>
      </w:r>
      <w:bookmarkEnd w:id="300"/>
    </w:p>
    <w:p w14:paraId="53D768A1" w14:textId="77777777" w:rsidR="00A26C0D" w:rsidRDefault="00E260B6">
      <w:pPr>
        <w:pStyle w:val="Heading2"/>
      </w:pPr>
      <w:bookmarkStart w:id="301" w:name="_Toc525902763"/>
      <w:r>
        <w:t>Overview</w:t>
      </w:r>
      <w:bookmarkEnd w:id="301"/>
    </w:p>
    <w:p w14:paraId="09D5BFA2" w14:textId="6747C91A" w:rsidR="00A26C0D" w:rsidRDefault="00E260B6">
      <w:r>
        <w:t>The ANITA use cases reflect how the Internet is often utilized to promote and support online trafficking acts. Three use cases have been identified from the LEAs in the project</w:t>
      </w:r>
      <w:r w:rsidR="00426B16">
        <w:t>,</w:t>
      </w:r>
      <w:r>
        <w:t xml:space="preserve"> based on their experience and </w:t>
      </w:r>
      <w:proofErr w:type="gramStart"/>
      <w:r>
        <w:t>taking into account</w:t>
      </w:r>
      <w:proofErr w:type="gramEnd"/>
      <w:r>
        <w:t xml:space="preserve"> the current trends. Use case descriptions are generic enough so as to allow leveraging of the envisaged functionality in other related scenarios or events and specific enough in order to illustrate actual events. The use cases will be used for the design, evaluation and user testing of the overall ANITA system. The use cases address all the aspects of technical developments stated in the DoW.</w:t>
      </w:r>
    </w:p>
    <w:p w14:paraId="682566D7" w14:textId="77777777" w:rsidR="00A26C0D" w:rsidRDefault="00E260B6">
      <w:pPr>
        <w:pStyle w:val="Heading2"/>
      </w:pPr>
      <w:bookmarkStart w:id="302" w:name="_Toc525902764"/>
      <w:r>
        <w:t>Use Case 1 – Counterfeit/falsified medicine, drugs and NPS</w:t>
      </w:r>
      <w:bookmarkEnd w:id="302"/>
    </w:p>
    <w:p w14:paraId="7DE740C2" w14:textId="77777777" w:rsidR="00A26C0D" w:rsidRDefault="00E260B6">
      <w:r>
        <w:t xml:space="preserve">The market for medicine and drugs constitutes a remarkably large share of world trade, both those purporting to be for pharmaceutical purposes or as narcotics. Apart from, the increasingly worldwide interest for New Psychoactive Substances (NPS) which have become a global phenomenon – over 100 countries have reported one or more NPS substances. There is also a huge trade in medicine-related substances. This coupled with the growth of Internet services provides a profusion of opportunities for anonymous and quick online illegal transactions. The result is that medicine trafficking costs millions to the European Nations, and also has an adverse impact on the public health of European citizens. </w:t>
      </w:r>
    </w:p>
    <w:p w14:paraId="2BAC5FF1" w14:textId="77777777" w:rsidR="00A26C0D" w:rsidRDefault="00E260B6">
      <w:pPr>
        <w:jc w:val="center"/>
      </w:pPr>
      <w:r>
        <w:rPr>
          <w:noProof/>
        </w:rPr>
        <w:drawing>
          <wp:inline distT="0" distB="0" distL="0" distR="0" wp14:anchorId="20CFA39D" wp14:editId="58C48B6F">
            <wp:extent cx="4003675" cy="266890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03735" cy="2669157"/>
                    </a:xfrm>
                    <a:prstGeom prst="rect">
                      <a:avLst/>
                    </a:prstGeom>
                  </pic:spPr>
                </pic:pic>
              </a:graphicData>
            </a:graphic>
          </wp:inline>
        </w:drawing>
      </w:r>
    </w:p>
    <w:p w14:paraId="0EE977FF" w14:textId="77777777" w:rsidR="00A26C0D" w:rsidRDefault="00E260B6">
      <w:pPr>
        <w:pStyle w:val="Caption"/>
      </w:pPr>
      <w:bookmarkStart w:id="303" w:name="_Toc522623938"/>
      <w:r>
        <w:t xml:space="preserve">Figure </w:t>
      </w:r>
      <w:fldSimple w:instr=" SEQ Figure \* ARABIC ">
        <w:r>
          <w:t>3</w:t>
        </w:r>
      </w:fldSimple>
      <w:r>
        <w:t>: Counterfeit pharmaceuticals</w:t>
      </w:r>
      <w:bookmarkEnd w:id="303"/>
    </w:p>
    <w:p w14:paraId="2DAD2424" w14:textId="77777777" w:rsidR="00A26C0D" w:rsidRDefault="00E260B6">
      <w:r>
        <w:t>There are many levels of criminal activity encompassed by this use case: from simple fraud, fake goods / non-supply; through harvesting of payment details; to supply of dangerous and / or illegal substances. This complexity is compounded by the existence of a legitimate online pharmacy trade operating entirely within the law. However, it must also be noted that legal access to certain products varies from country to country.</w:t>
      </w:r>
    </w:p>
    <w:p w14:paraId="66503CE3" w14:textId="77777777" w:rsidR="00A26C0D" w:rsidRDefault="00A26C0D">
      <w:pPr>
        <w:autoSpaceDE w:val="0"/>
        <w:autoSpaceDN w:val="0"/>
        <w:adjustRightInd w:val="0"/>
        <w:spacing w:after="0"/>
        <w:jc w:val="left"/>
        <w:rPr>
          <w:rFonts w:ascii="TimesNewRomanPSMT" w:hAnsi="TimesNewRomanPSMT" w:cs="TimesNewRomanPSMT"/>
          <w:lang w:eastAsia="ja-JP"/>
        </w:rPr>
      </w:pPr>
    </w:p>
    <w:p w14:paraId="2F3CB911" w14:textId="5F6AE2E4" w:rsidR="00A26C0D" w:rsidRDefault="00E260B6">
      <w:r>
        <w:t>Central to investigating this illegal pharmaceutical trade is being able to follow the money trail both through e</w:t>
      </w:r>
      <w:r w:rsidR="00426B16">
        <w:t>-</w:t>
      </w:r>
      <w:r>
        <w:t>payments and cryptocurrency transactions and then being able to link that with social media profiles</w:t>
      </w:r>
      <w:r w:rsidR="00426B16">
        <w:t>,</w:t>
      </w:r>
      <w:r>
        <w:t xml:space="preserve"> etc.</w:t>
      </w:r>
      <w:r w:rsidR="00426B16">
        <w:t>,</w:t>
      </w:r>
      <w:r>
        <w:t xml:space="preserve"> in order to identify real people and groups. This will then allow arrests to be made and these illegal activities to be disrupted. ANITA will provide tools for automated detecting of financial markets through such means as blockchain analysis through the Public Web, Deep Web and Dark Nets. This is a task currently performed manually which is resource intensive and prone to error. In addition ANITA will also be able to automatically detect, monitor and analyse heterogeneous multimedia large-scale data from online retrieved sources, but also increase its accuracy by learning from experienced investigators. The system will also be able to transfer that learned response to less experienced operators and therefore assist knowledge transfer.</w:t>
      </w:r>
    </w:p>
    <w:p w14:paraId="47948A88" w14:textId="77777777" w:rsidR="00A26C0D" w:rsidRDefault="00E260B6">
      <w:pPr>
        <w:pStyle w:val="Heading3"/>
      </w:pPr>
      <w:bookmarkStart w:id="304" w:name="_Toc525902765"/>
      <w:r>
        <w:t xml:space="preserve">Scenario 1: Cyberspace Drug Trafficking (responsible partner: </w:t>
      </w:r>
      <w:proofErr w:type="spellStart"/>
      <w:r>
        <w:t>AoC</w:t>
      </w:r>
      <w:proofErr w:type="spellEnd"/>
      <w:r>
        <w:t>)</w:t>
      </w:r>
      <w:bookmarkEnd w:id="304"/>
    </w:p>
    <w:p w14:paraId="28935694" w14:textId="77777777" w:rsidR="00A26C0D" w:rsidRDefault="00E260B6">
      <w:pPr>
        <w:rPr>
          <w:b/>
          <w:lang w:eastAsia="it-IT"/>
        </w:rPr>
      </w:pPr>
      <w:r>
        <w:rPr>
          <w:b/>
          <w:lang w:eastAsia="it-IT"/>
        </w:rPr>
        <w:t xml:space="preserve">Narrative: </w:t>
      </w:r>
    </w:p>
    <w:p w14:paraId="376D3712" w14:textId="77777777" w:rsidR="00A26C0D" w:rsidRPr="00163089" w:rsidRDefault="00E260B6">
      <w:pPr>
        <w:rPr>
          <w:highlight w:val="yellow"/>
          <w:lang w:eastAsia="it-IT"/>
        </w:rPr>
      </w:pPr>
      <w:commentRangeStart w:id="305"/>
      <w:r w:rsidRPr="00163089">
        <w:rPr>
          <w:highlight w:val="yellow"/>
          <w:lang w:eastAsia="it-IT"/>
        </w:rPr>
        <w:t xml:space="preserve">Catch-all scenario for several lower-level crimes May provide starting point or additional information when investigating larger cartels or serious crime groups. </w:t>
      </w:r>
    </w:p>
    <w:p w14:paraId="73E67611" w14:textId="77777777" w:rsidR="00A26C0D" w:rsidRPr="00163089" w:rsidRDefault="00A26C0D">
      <w:pPr>
        <w:rPr>
          <w:highlight w:val="yellow"/>
          <w:lang w:eastAsia="it-IT"/>
        </w:rPr>
      </w:pPr>
    </w:p>
    <w:p w14:paraId="6B4C63C8" w14:textId="77777777" w:rsidR="00A26C0D" w:rsidRPr="00163089" w:rsidRDefault="00E260B6">
      <w:pPr>
        <w:rPr>
          <w:highlight w:val="yellow"/>
          <w:lang w:eastAsia="it-IT"/>
        </w:rPr>
      </w:pPr>
      <w:r w:rsidRPr="00163089">
        <w:rPr>
          <w:highlight w:val="yellow"/>
          <w:lang w:eastAsia="it-IT"/>
        </w:rPr>
        <w:t>I’ll work this one up nearer the end in order to fill in gaps.</w:t>
      </w:r>
    </w:p>
    <w:p w14:paraId="6C9CE85D" w14:textId="77777777" w:rsidR="00A26C0D" w:rsidRPr="00163089" w:rsidRDefault="00E260B6">
      <w:pPr>
        <w:numPr>
          <w:ilvl w:val="1"/>
          <w:numId w:val="6"/>
        </w:numPr>
        <w:rPr>
          <w:highlight w:val="yellow"/>
          <w:lang w:eastAsia="it-IT"/>
        </w:rPr>
      </w:pPr>
      <w:r w:rsidRPr="00163089">
        <w:rPr>
          <w:highlight w:val="yellow"/>
          <w:lang w:eastAsia="it-IT"/>
        </w:rPr>
        <w:t>Users knowingly click links and enter payment details:</w:t>
      </w:r>
    </w:p>
    <w:p w14:paraId="5A8B299A" w14:textId="77777777" w:rsidR="00A26C0D" w:rsidRPr="00163089" w:rsidRDefault="00E260B6">
      <w:pPr>
        <w:numPr>
          <w:ilvl w:val="2"/>
          <w:numId w:val="6"/>
        </w:numPr>
        <w:rPr>
          <w:highlight w:val="yellow"/>
          <w:lang w:eastAsia="it-IT"/>
        </w:rPr>
      </w:pPr>
      <w:r w:rsidRPr="00163089">
        <w:rPr>
          <w:highlight w:val="yellow"/>
          <w:lang w:eastAsia="it-IT"/>
        </w:rPr>
        <w:t>One time fraud, goods not delivered</w:t>
      </w:r>
    </w:p>
    <w:p w14:paraId="27C7CF7D" w14:textId="77777777" w:rsidR="00A26C0D" w:rsidRPr="00163089" w:rsidRDefault="00E260B6">
      <w:pPr>
        <w:numPr>
          <w:ilvl w:val="2"/>
          <w:numId w:val="6"/>
        </w:numPr>
        <w:rPr>
          <w:highlight w:val="yellow"/>
          <w:lang w:eastAsia="it-IT"/>
        </w:rPr>
      </w:pPr>
      <w:r w:rsidRPr="00163089">
        <w:rPr>
          <w:highlight w:val="yellow"/>
          <w:lang w:eastAsia="it-IT"/>
        </w:rPr>
        <w:t>Multiple frauds through harvesting and selling payment details</w:t>
      </w:r>
    </w:p>
    <w:p w14:paraId="376FC062" w14:textId="77777777" w:rsidR="00A26C0D" w:rsidRPr="00163089" w:rsidRDefault="00E260B6">
      <w:pPr>
        <w:numPr>
          <w:ilvl w:val="2"/>
          <w:numId w:val="6"/>
        </w:numPr>
        <w:rPr>
          <w:highlight w:val="yellow"/>
          <w:lang w:eastAsia="it-IT"/>
        </w:rPr>
      </w:pPr>
      <w:r w:rsidRPr="00163089">
        <w:rPr>
          <w:highlight w:val="yellow"/>
          <w:lang w:eastAsia="it-IT"/>
        </w:rPr>
        <w:t>No fraud but fake / falsified drugs delivered</w:t>
      </w:r>
    </w:p>
    <w:p w14:paraId="55343E80" w14:textId="77777777" w:rsidR="00A26C0D" w:rsidRPr="00163089" w:rsidRDefault="00E260B6">
      <w:pPr>
        <w:numPr>
          <w:ilvl w:val="2"/>
          <w:numId w:val="6"/>
        </w:numPr>
        <w:rPr>
          <w:highlight w:val="yellow"/>
          <w:lang w:eastAsia="it-IT"/>
        </w:rPr>
      </w:pPr>
      <w:r w:rsidRPr="00163089">
        <w:rPr>
          <w:highlight w:val="yellow"/>
          <w:lang w:eastAsia="it-IT"/>
        </w:rPr>
        <w:t>Drugs supplied not licensed in this region</w:t>
      </w:r>
    </w:p>
    <w:p w14:paraId="504E989B" w14:textId="77777777" w:rsidR="00A26C0D" w:rsidRPr="00163089" w:rsidRDefault="00E260B6">
      <w:pPr>
        <w:numPr>
          <w:ilvl w:val="2"/>
          <w:numId w:val="6"/>
        </w:numPr>
        <w:rPr>
          <w:highlight w:val="yellow"/>
          <w:lang w:eastAsia="it-IT"/>
        </w:rPr>
      </w:pPr>
      <w:r w:rsidRPr="00163089">
        <w:rPr>
          <w:highlight w:val="yellow"/>
          <w:lang w:eastAsia="it-IT"/>
        </w:rPr>
        <w:t>Drugs supplied cause illness or death</w:t>
      </w:r>
      <w:commentRangeEnd w:id="305"/>
      <w:r w:rsidR="00163089">
        <w:rPr>
          <w:rStyle w:val="CommentReference"/>
        </w:rPr>
        <w:commentReference w:id="305"/>
      </w:r>
    </w:p>
    <w:p w14:paraId="72413F8F" w14:textId="77777777" w:rsidR="00A26C0D" w:rsidRDefault="00E260B6">
      <w:pPr>
        <w:rPr>
          <w:lang w:eastAsia="it-IT"/>
        </w:rPr>
      </w:pPr>
      <w:r>
        <w:rPr>
          <w:b/>
          <w:lang w:eastAsia="it-IT"/>
        </w:rPr>
        <w:t xml:space="preserve">Available forensic data for investigation: </w:t>
      </w:r>
    </w:p>
    <w:p w14:paraId="4C303534" w14:textId="77777777" w:rsidR="00A26C0D" w:rsidRPr="00145886" w:rsidRDefault="00E260B6">
      <w:pPr>
        <w:pStyle w:val="ListParagraph"/>
        <w:numPr>
          <w:ilvl w:val="0"/>
          <w:numId w:val="7"/>
        </w:numPr>
        <w:rPr>
          <w:highlight w:val="yellow"/>
          <w:lang w:eastAsia="it-IT"/>
        </w:rPr>
      </w:pPr>
      <w:commentRangeStart w:id="306"/>
      <w:r w:rsidRPr="00145886">
        <w:rPr>
          <w:highlight w:val="yellow"/>
          <w:lang w:eastAsia="it-IT"/>
        </w:rPr>
        <w:t xml:space="preserve">Most data such as </w:t>
      </w:r>
      <w:proofErr w:type="gramStart"/>
      <w:r w:rsidRPr="00145886">
        <w:rPr>
          <w:highlight w:val="yellow"/>
          <w:lang w:eastAsia="it-IT"/>
        </w:rPr>
        <w:t>emails  belong</w:t>
      </w:r>
      <w:proofErr w:type="gramEnd"/>
      <w:r w:rsidRPr="00145886">
        <w:rPr>
          <w:highlight w:val="yellow"/>
          <w:lang w:eastAsia="it-IT"/>
        </w:rPr>
        <w:t xml:space="preserve"> to private individuals so not available</w:t>
      </w:r>
    </w:p>
    <w:p w14:paraId="7075E73A" w14:textId="77777777" w:rsidR="00A26C0D" w:rsidRPr="00145886" w:rsidRDefault="00E260B6">
      <w:pPr>
        <w:pStyle w:val="ListParagraph"/>
        <w:numPr>
          <w:ilvl w:val="0"/>
          <w:numId w:val="7"/>
        </w:numPr>
        <w:rPr>
          <w:highlight w:val="yellow"/>
          <w:lang w:eastAsia="it-IT"/>
        </w:rPr>
      </w:pPr>
      <w:r w:rsidRPr="00145886">
        <w:rPr>
          <w:highlight w:val="yellow"/>
          <w:lang w:eastAsia="it-IT"/>
        </w:rPr>
        <w:t>Examples of phishing emails downloaded from the deep web.</w:t>
      </w:r>
      <w:commentRangeEnd w:id="306"/>
      <w:r w:rsidR="00E63CC2">
        <w:rPr>
          <w:rStyle w:val="CommentReference"/>
        </w:rPr>
        <w:commentReference w:id="306"/>
      </w:r>
    </w:p>
    <w:p w14:paraId="580641A9" w14:textId="77777777" w:rsidR="00A26C0D" w:rsidRDefault="00E260B6">
      <w:pPr>
        <w:rPr>
          <w:b/>
          <w:lang w:eastAsia="it-IT"/>
        </w:rPr>
      </w:pPr>
      <w:r>
        <w:rPr>
          <w:b/>
          <w:lang w:eastAsia="it-IT"/>
        </w:rPr>
        <w:t xml:space="preserve">Conventional practices followed by LEA: </w:t>
      </w:r>
    </w:p>
    <w:p w14:paraId="0311D421" w14:textId="25F11752" w:rsidR="00A26C0D" w:rsidRDefault="00E260B6">
      <w:pPr>
        <w:rPr>
          <w:lang w:eastAsia="it-IT"/>
        </w:rPr>
      </w:pPr>
      <w:r>
        <w:rPr>
          <w:lang w:eastAsia="it-IT"/>
        </w:rPr>
        <w:t xml:space="preserve">Specialist units to examine metadata and use of specialist TOR browsers etc. to </w:t>
      </w:r>
      <w:r w:rsidR="00531DCF">
        <w:rPr>
          <w:lang w:eastAsia="it-IT"/>
        </w:rPr>
        <w:t xml:space="preserve">investigate information from </w:t>
      </w:r>
      <w:r>
        <w:rPr>
          <w:lang w:eastAsia="it-IT"/>
        </w:rPr>
        <w:t>victims. Various techniques deployed depending on the exact circumstances, but likely to include some or all of the following:</w:t>
      </w:r>
    </w:p>
    <w:p w14:paraId="5E03A065" w14:textId="2DCFCE90" w:rsidR="00A26C0D" w:rsidRPr="00145886" w:rsidRDefault="00E260B6">
      <w:pPr>
        <w:pStyle w:val="ListParagraph"/>
        <w:numPr>
          <w:ilvl w:val="0"/>
          <w:numId w:val="8"/>
        </w:numPr>
        <w:rPr>
          <w:highlight w:val="yellow"/>
          <w:lang w:eastAsia="it-IT"/>
        </w:rPr>
      </w:pPr>
      <w:commentRangeStart w:id="307"/>
      <w:r w:rsidRPr="00145886">
        <w:rPr>
          <w:highlight w:val="yellow"/>
          <w:lang w:eastAsia="it-IT"/>
        </w:rPr>
        <w:t>Manual review of emails, including all associated media and data. This can include headers, links and embedded objects such as images, videos, logos</w:t>
      </w:r>
      <w:r w:rsidR="00145886" w:rsidRPr="00145886">
        <w:rPr>
          <w:highlight w:val="yellow"/>
          <w:lang w:eastAsia="it-IT"/>
        </w:rPr>
        <w:t>,</w:t>
      </w:r>
      <w:r w:rsidRPr="00145886">
        <w:rPr>
          <w:highlight w:val="yellow"/>
          <w:lang w:eastAsia="it-IT"/>
        </w:rPr>
        <w:t xml:space="preserve"> etc.</w:t>
      </w:r>
    </w:p>
    <w:p w14:paraId="3E1A12B0" w14:textId="77777777" w:rsidR="00A26C0D" w:rsidRPr="00145886" w:rsidRDefault="00E260B6">
      <w:pPr>
        <w:pStyle w:val="ListParagraph"/>
        <w:numPr>
          <w:ilvl w:val="0"/>
          <w:numId w:val="8"/>
        </w:numPr>
        <w:rPr>
          <w:ins w:id="308" w:author="Ken Maclennan-Brown" w:date="2018-09-28T11:26:00Z"/>
          <w:highlight w:val="yellow"/>
          <w:lang w:eastAsia="it-IT"/>
        </w:rPr>
      </w:pPr>
      <w:r w:rsidRPr="00145886">
        <w:rPr>
          <w:highlight w:val="yellow"/>
          <w:lang w:eastAsia="it-IT"/>
        </w:rPr>
        <w:t>Investigation of links etc. to determine owner of fraudulent site.</w:t>
      </w:r>
      <w:commentRangeEnd w:id="307"/>
      <w:r w:rsidR="00145886">
        <w:rPr>
          <w:rStyle w:val="CommentReference"/>
        </w:rPr>
        <w:commentReference w:id="307"/>
      </w:r>
    </w:p>
    <w:p w14:paraId="094BBACA" w14:textId="77777777" w:rsidR="007B7AC9" w:rsidRDefault="007B7AC9" w:rsidP="00145886">
      <w:pPr>
        <w:rPr>
          <w:ins w:id="309" w:author="Ken Maclennan-Brown" w:date="2018-09-28T11:45:00Z"/>
          <w:b/>
          <w:lang w:eastAsia="it-IT"/>
        </w:rPr>
      </w:pPr>
    </w:p>
    <w:p w14:paraId="55528C3D" w14:textId="77777777" w:rsidR="008B438F" w:rsidRPr="008B438F" w:rsidRDefault="008B438F" w:rsidP="00145886">
      <w:pPr>
        <w:rPr>
          <w:lang w:eastAsia="it-IT"/>
        </w:rPr>
      </w:pPr>
      <w:commentRangeStart w:id="310"/>
      <w:ins w:id="311" w:author="Ken Maclennan-Brown" w:date="2018-09-28T11:29:00Z">
        <w:r w:rsidRPr="00145886">
          <w:rPr>
            <w:highlight w:val="yellow"/>
            <w:lang w:eastAsia="it-IT"/>
          </w:rPr>
          <w:t xml:space="preserve">Following the trail from the victim and attempting to build a map of the links from the </w:t>
        </w:r>
      </w:ins>
      <w:ins w:id="312" w:author="Ken Maclennan-Brown" w:date="2018-09-28T11:34:00Z">
        <w:r w:rsidR="000E7C8F" w:rsidRPr="00145886">
          <w:rPr>
            <w:highlight w:val="yellow"/>
            <w:lang w:eastAsia="it-IT"/>
          </w:rPr>
          <w:t>perpetrator’s</w:t>
        </w:r>
      </w:ins>
      <w:ins w:id="313" w:author="Ken Maclennan-Brown" w:date="2018-09-28T11:29:00Z">
        <w:r w:rsidRPr="00145886">
          <w:rPr>
            <w:highlight w:val="yellow"/>
            <w:lang w:eastAsia="it-IT"/>
          </w:rPr>
          <w:t xml:space="preserve"> website in order to find links, similarities</w:t>
        </w:r>
      </w:ins>
      <w:ins w:id="314" w:author="Ken Maclennan-Brown" w:date="2018-09-28T11:33:00Z">
        <w:r w:rsidR="000E7C8F" w:rsidRPr="00145886">
          <w:rPr>
            <w:highlight w:val="yellow"/>
            <w:lang w:eastAsia="it-IT"/>
          </w:rPr>
          <w:t xml:space="preserve"> etc. More detail once I have built up the scenario.</w:t>
        </w:r>
      </w:ins>
      <w:commentRangeEnd w:id="310"/>
      <w:r w:rsidR="00145886">
        <w:rPr>
          <w:rStyle w:val="CommentReference"/>
        </w:rPr>
        <w:commentReference w:id="310"/>
      </w:r>
    </w:p>
    <w:p w14:paraId="5ADAEE27" w14:textId="77777777" w:rsidR="00A26C0D" w:rsidRDefault="00A26C0D">
      <w:pPr>
        <w:rPr>
          <w:lang w:eastAsia="it-IT"/>
        </w:rPr>
      </w:pPr>
    </w:p>
    <w:p w14:paraId="1BEF40E3" w14:textId="77777777" w:rsidR="00A26C0D" w:rsidRDefault="00E260B6">
      <w:pPr>
        <w:pStyle w:val="Heading3"/>
      </w:pPr>
      <w:bookmarkStart w:id="315" w:name="_Toc525902766"/>
      <w:r>
        <w:t>Scenario 2: Drug Dealer (responsible partner: LPV)</w:t>
      </w:r>
      <w:bookmarkEnd w:id="315"/>
    </w:p>
    <w:p w14:paraId="4498FB76" w14:textId="77777777" w:rsidR="00A26C0D" w:rsidRDefault="00E260B6">
      <w:pPr>
        <w:rPr>
          <w:b/>
          <w:lang w:eastAsia="it-IT"/>
        </w:rPr>
      </w:pPr>
      <w:r>
        <w:rPr>
          <w:b/>
          <w:lang w:eastAsia="it-IT"/>
        </w:rPr>
        <w:t xml:space="preserve">Narrative: </w:t>
      </w:r>
    </w:p>
    <w:p w14:paraId="3BF3C425" w14:textId="77777777" w:rsidR="00A26C0D" w:rsidRDefault="00E260B6">
      <w:pPr>
        <w:rPr>
          <w:lang w:eastAsia="it-IT"/>
        </w:rPr>
      </w:pPr>
      <w:r>
        <w:rPr>
          <w:lang w:eastAsia="it-IT"/>
        </w:rPr>
        <w:t>After a routine vehicle stop, the occupants were found to be drug users and during interview they provided the address from which they had bought the drugs they were arrested with. Investigation of the address given showed that observation of the premises would be difficult from both logistical and operational reasons. The location was difficult to observe covertly without being detected and long term surveillance would have required extensive permissions from within the judiciary. In Belgium the observation of a person for more than 5 consecutive days or five days in a month requires an added layer of authorisation. This led by necessity to gathering information on the drug dealer from open source information on the internet and data held on police databases. After the drug dealer was arrested the house was searched and it was found that the drug dealer had some knowledge of cryptocurrencies, specifically Ethereum. Evidence of cryptocurrency transactions was found but it was not possible to trace the destination of the transactions. This information could have been extremely important as other evidence discovered during the search showed that at least three more dealers were involved. The analysis tools in ANITA could have created a map of who knew who and what the levels of interaction were between the different parties.</w:t>
      </w:r>
    </w:p>
    <w:p w14:paraId="11B896F6" w14:textId="77777777" w:rsidR="00A26C0D" w:rsidRDefault="00E260B6">
      <w:pPr>
        <w:keepNext/>
        <w:jc w:val="center"/>
      </w:pPr>
      <w:r>
        <w:rPr>
          <w:noProof/>
        </w:rPr>
        <w:drawing>
          <wp:inline distT="0" distB="0" distL="0" distR="0" wp14:anchorId="07261385" wp14:editId="5AC781E6">
            <wp:extent cx="3857625" cy="257175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57805" cy="2571870"/>
                    </a:xfrm>
                    <a:prstGeom prst="rect">
                      <a:avLst/>
                    </a:prstGeom>
                  </pic:spPr>
                </pic:pic>
              </a:graphicData>
            </a:graphic>
          </wp:inline>
        </w:drawing>
      </w:r>
    </w:p>
    <w:p w14:paraId="718414D6" w14:textId="77777777" w:rsidR="00A26C0D" w:rsidRDefault="00E260B6">
      <w:pPr>
        <w:pStyle w:val="Caption"/>
        <w:rPr>
          <w:lang w:eastAsia="it-IT"/>
        </w:rPr>
      </w:pPr>
      <w:bookmarkStart w:id="316" w:name="_Toc522623939"/>
      <w:r>
        <w:t xml:space="preserve">Figure </w:t>
      </w:r>
      <w:fldSimple w:instr=" SEQ Figure \* ARABIC ">
        <w:r>
          <w:t>4</w:t>
        </w:r>
      </w:fldSimple>
      <w:r>
        <w:t>: Illegal drugs</w:t>
      </w:r>
      <w:bookmarkEnd w:id="316"/>
    </w:p>
    <w:p w14:paraId="73203BCB" w14:textId="77777777" w:rsidR="00A26C0D" w:rsidRDefault="00E260B6">
      <w:pPr>
        <w:rPr>
          <w:b/>
          <w:lang w:eastAsia="it-IT"/>
        </w:rPr>
      </w:pPr>
      <w:r>
        <w:rPr>
          <w:b/>
          <w:lang w:eastAsia="it-IT"/>
        </w:rPr>
        <w:t xml:space="preserve">Available forensic data for investigation: </w:t>
      </w:r>
    </w:p>
    <w:p w14:paraId="0F67FE81" w14:textId="77777777" w:rsidR="00C51D23" w:rsidRDefault="00E260B6" w:rsidP="00C51D23">
      <w:pPr>
        <w:pStyle w:val="ListParagraph"/>
        <w:numPr>
          <w:ilvl w:val="0"/>
          <w:numId w:val="9"/>
        </w:numPr>
        <w:rPr>
          <w:lang w:eastAsia="it-IT"/>
        </w:rPr>
      </w:pPr>
      <w:r>
        <w:rPr>
          <w:lang w:eastAsia="it-IT"/>
        </w:rPr>
        <w:t>A great number of videos that are hosted</w:t>
      </w:r>
      <w:r w:rsidR="00C51D23">
        <w:rPr>
          <w:lang w:eastAsia="it-IT"/>
        </w:rPr>
        <w:t xml:space="preserve"> on YouTube</w:t>
      </w:r>
    </w:p>
    <w:p w14:paraId="64F05636" w14:textId="2C6A91CC" w:rsidR="00A26C0D" w:rsidRDefault="00E260B6" w:rsidP="00C51D23">
      <w:pPr>
        <w:pStyle w:val="ListParagraph"/>
        <w:numPr>
          <w:ilvl w:val="0"/>
          <w:numId w:val="9"/>
        </w:numPr>
        <w:rPr>
          <w:lang w:eastAsia="it-IT"/>
        </w:rPr>
      </w:pPr>
      <w:r>
        <w:rPr>
          <w:lang w:eastAsia="it-IT"/>
        </w:rPr>
        <w:t>A variety of keywords are provided and can be used in order to collect visual content such as videos and images from online sources (google images, dark web, YouTube)</w:t>
      </w:r>
    </w:p>
    <w:p w14:paraId="732845C8" w14:textId="77777777" w:rsidR="00A26C0D" w:rsidRDefault="00E260B6">
      <w:pPr>
        <w:pStyle w:val="ListParagraph"/>
        <w:numPr>
          <w:ilvl w:val="0"/>
          <w:numId w:val="9"/>
        </w:numPr>
        <w:rPr>
          <w:lang w:eastAsia="it-IT"/>
        </w:rPr>
      </w:pPr>
      <w:r>
        <w:rPr>
          <w:lang w:eastAsia="it-IT"/>
        </w:rPr>
        <w:t>Two Facebook accounts</w:t>
      </w:r>
    </w:p>
    <w:p w14:paraId="6B0A06A2" w14:textId="77777777" w:rsidR="00A26C0D" w:rsidRDefault="00E260B6">
      <w:pPr>
        <w:pStyle w:val="ListParagraph"/>
        <w:numPr>
          <w:ilvl w:val="0"/>
          <w:numId w:val="9"/>
        </w:numPr>
        <w:rPr>
          <w:lang w:eastAsia="it-IT"/>
        </w:rPr>
      </w:pPr>
      <w:r>
        <w:rPr>
          <w:lang w:eastAsia="it-IT"/>
        </w:rPr>
        <w:t>Transaction data</w:t>
      </w:r>
    </w:p>
    <w:p w14:paraId="7AAD7427" w14:textId="77777777" w:rsidR="00A26C0D" w:rsidRDefault="00E260B6">
      <w:pPr>
        <w:pStyle w:val="ListParagraph"/>
        <w:numPr>
          <w:ilvl w:val="0"/>
          <w:numId w:val="9"/>
        </w:numPr>
        <w:rPr>
          <w:lang w:eastAsia="it-IT"/>
        </w:rPr>
      </w:pPr>
      <w:r>
        <w:rPr>
          <w:lang w:eastAsia="it-IT"/>
        </w:rPr>
        <w:t>Two phone numbers</w:t>
      </w:r>
    </w:p>
    <w:p w14:paraId="6B4DED62" w14:textId="77777777" w:rsidR="00A26C0D" w:rsidRDefault="00E260B6">
      <w:pPr>
        <w:pStyle w:val="ListParagraph"/>
        <w:numPr>
          <w:ilvl w:val="0"/>
          <w:numId w:val="9"/>
        </w:numPr>
        <w:rPr>
          <w:lang w:eastAsia="it-IT"/>
        </w:rPr>
      </w:pPr>
      <w:r>
        <w:rPr>
          <w:lang w:eastAsia="it-IT"/>
        </w:rPr>
        <w:t>Cryptocurrency wallets</w:t>
      </w:r>
    </w:p>
    <w:p w14:paraId="2842FC47" w14:textId="745ED781" w:rsidR="00A26C0D" w:rsidRDefault="00E260B6" w:rsidP="00C51D23">
      <w:pPr>
        <w:pStyle w:val="ListParagraph"/>
        <w:numPr>
          <w:ilvl w:val="0"/>
          <w:numId w:val="9"/>
        </w:numPr>
        <w:rPr>
          <w:lang w:eastAsia="it-IT"/>
        </w:rPr>
      </w:pPr>
      <w:r>
        <w:rPr>
          <w:lang w:eastAsia="it-IT"/>
        </w:rPr>
        <w:t>Visual content associated with social media accounts</w:t>
      </w:r>
    </w:p>
    <w:p w14:paraId="2CD502AA" w14:textId="77777777" w:rsidR="00A26C0D" w:rsidRDefault="00E260B6">
      <w:pPr>
        <w:rPr>
          <w:b/>
          <w:lang w:eastAsia="it-IT"/>
        </w:rPr>
      </w:pPr>
      <w:r>
        <w:rPr>
          <w:b/>
          <w:lang w:eastAsia="it-IT"/>
        </w:rPr>
        <w:lastRenderedPageBreak/>
        <w:t xml:space="preserve">Conventional practices followed by LEA: </w:t>
      </w:r>
    </w:p>
    <w:p w14:paraId="02D4098E" w14:textId="77777777" w:rsidR="00A26C0D" w:rsidRDefault="00E260B6">
      <w:pPr>
        <w:rPr>
          <w:lang w:eastAsia="it-IT"/>
        </w:rPr>
      </w:pPr>
      <w:commentRangeStart w:id="317"/>
      <w:r w:rsidRPr="00C51D23">
        <w:rPr>
          <w:highlight w:val="yellow"/>
          <w:lang w:eastAsia="it-IT"/>
        </w:rPr>
        <w:t>Primary investigation as per standard police work – information gathering and observation, if sufficient evidence gathered then this can lead to arrest, house search etc. In the primary phase formal investigation is limited to information held on police databases. Online research is at the discretion of the investigator and there is no formal procedure associated with this.</w:t>
      </w:r>
      <w:r>
        <w:rPr>
          <w:lang w:eastAsia="it-IT"/>
        </w:rPr>
        <w:t xml:space="preserve"> </w:t>
      </w:r>
      <w:commentRangeEnd w:id="317"/>
      <w:r w:rsidR="00C51D23">
        <w:rPr>
          <w:rStyle w:val="CommentReference"/>
        </w:rPr>
        <w:commentReference w:id="317"/>
      </w:r>
    </w:p>
    <w:p w14:paraId="1B7F3F3D" w14:textId="77777777" w:rsidR="00A26C0D" w:rsidRDefault="00A26C0D">
      <w:pPr>
        <w:rPr>
          <w:ins w:id="318" w:author="Ken Maclennan-Brown" w:date="2018-09-28T11:37:00Z"/>
          <w:lang w:eastAsia="it-IT"/>
        </w:rPr>
      </w:pPr>
    </w:p>
    <w:p w14:paraId="3DF333A4" w14:textId="77777777" w:rsidR="000E7C8F" w:rsidRPr="00C51D23" w:rsidRDefault="000E7C8F" w:rsidP="00C51D23">
      <w:pPr>
        <w:pStyle w:val="ListParagraph"/>
        <w:numPr>
          <w:ilvl w:val="0"/>
          <w:numId w:val="22"/>
        </w:numPr>
        <w:rPr>
          <w:ins w:id="319" w:author="Ken Maclennan-Brown" w:date="2018-09-28T11:40:00Z"/>
          <w:highlight w:val="yellow"/>
          <w:lang w:eastAsia="it-IT"/>
        </w:rPr>
      </w:pPr>
      <w:commentRangeStart w:id="320"/>
      <w:ins w:id="321" w:author="Ken Maclennan-Brown" w:date="2018-09-28T11:38:00Z">
        <w:r w:rsidRPr="00C51D23">
          <w:rPr>
            <w:highlight w:val="yellow"/>
            <w:lang w:eastAsia="it-IT"/>
          </w:rPr>
          <w:t xml:space="preserve">Trace the cryptocurrency </w:t>
        </w:r>
      </w:ins>
      <w:ins w:id="322" w:author="Ken Maclennan-Brown" w:date="2018-09-28T11:40:00Z">
        <w:r w:rsidRPr="00C51D23">
          <w:rPr>
            <w:highlight w:val="yellow"/>
            <w:lang w:eastAsia="it-IT"/>
          </w:rPr>
          <w:t>transactions</w:t>
        </w:r>
      </w:ins>
    </w:p>
    <w:p w14:paraId="3611020E" w14:textId="77777777" w:rsidR="000E7C8F" w:rsidRPr="00C51D23" w:rsidRDefault="000E7C8F" w:rsidP="00C51D23">
      <w:pPr>
        <w:pStyle w:val="ListParagraph"/>
        <w:numPr>
          <w:ilvl w:val="0"/>
          <w:numId w:val="22"/>
        </w:numPr>
        <w:rPr>
          <w:ins w:id="323" w:author="Ken Maclennan-Brown" w:date="2018-09-28T11:42:00Z"/>
          <w:highlight w:val="yellow"/>
          <w:lang w:eastAsia="it-IT"/>
        </w:rPr>
      </w:pPr>
      <w:ins w:id="324" w:author="Ken Maclennan-Brown" w:date="2018-09-28T11:41:00Z">
        <w:r w:rsidRPr="00C51D23">
          <w:rPr>
            <w:highlight w:val="yellow"/>
            <w:lang w:eastAsia="it-IT"/>
          </w:rPr>
          <w:t>Establish or disprove links between person</w:t>
        </w:r>
      </w:ins>
      <w:ins w:id="325" w:author="Ken Maclennan-Brown" w:date="2018-09-28T11:42:00Z">
        <w:r w:rsidRPr="00C51D23">
          <w:rPr>
            <w:highlight w:val="yellow"/>
            <w:lang w:eastAsia="it-IT"/>
          </w:rPr>
          <w:t>s</w:t>
        </w:r>
      </w:ins>
      <w:ins w:id="326" w:author="Ken Maclennan-Brown" w:date="2018-09-28T11:41:00Z">
        <w:r w:rsidRPr="00C51D23">
          <w:rPr>
            <w:highlight w:val="yellow"/>
            <w:lang w:eastAsia="it-IT"/>
          </w:rPr>
          <w:t xml:space="preserve"> identified in the case</w:t>
        </w:r>
      </w:ins>
    </w:p>
    <w:p w14:paraId="4588A701" w14:textId="77777777" w:rsidR="000E7C8F" w:rsidRPr="00C51D23" w:rsidRDefault="000E7C8F" w:rsidP="00C51D23">
      <w:pPr>
        <w:pStyle w:val="ListParagraph"/>
        <w:numPr>
          <w:ilvl w:val="0"/>
          <w:numId w:val="22"/>
        </w:numPr>
        <w:rPr>
          <w:ins w:id="327" w:author="Ken Maclennan-Brown" w:date="2018-09-28T11:46:00Z"/>
          <w:highlight w:val="yellow"/>
          <w:lang w:eastAsia="it-IT"/>
        </w:rPr>
      </w:pPr>
      <w:ins w:id="328" w:author="Ken Maclennan-Brown" w:date="2018-09-28T11:42:00Z">
        <w:r w:rsidRPr="00C51D23">
          <w:rPr>
            <w:highlight w:val="yellow"/>
            <w:lang w:eastAsia="it-IT"/>
          </w:rPr>
          <w:t>Establish the level of interaction between persons identified as being linked.</w:t>
        </w:r>
      </w:ins>
    </w:p>
    <w:p w14:paraId="267BBBFD" w14:textId="77777777" w:rsidR="007B7AC9" w:rsidRPr="00C51D23" w:rsidRDefault="007B7AC9" w:rsidP="00C51D23">
      <w:pPr>
        <w:pStyle w:val="ListParagraph"/>
        <w:numPr>
          <w:ilvl w:val="0"/>
          <w:numId w:val="22"/>
        </w:numPr>
        <w:rPr>
          <w:highlight w:val="yellow"/>
          <w:lang w:eastAsia="it-IT"/>
        </w:rPr>
      </w:pPr>
      <w:ins w:id="329" w:author="Ken Maclennan-Brown" w:date="2018-09-28T11:46:00Z">
        <w:r w:rsidRPr="00C51D23">
          <w:rPr>
            <w:highlight w:val="yellow"/>
            <w:lang w:eastAsia="it-IT"/>
          </w:rPr>
          <w:t>Identify other persons organisations linked to the case</w:t>
        </w:r>
      </w:ins>
      <w:commentRangeEnd w:id="320"/>
      <w:r w:rsidR="00C51D23">
        <w:rPr>
          <w:rStyle w:val="CommentReference"/>
        </w:rPr>
        <w:commentReference w:id="320"/>
      </w:r>
    </w:p>
    <w:p w14:paraId="73E79E97" w14:textId="77777777" w:rsidR="00A26C0D" w:rsidRDefault="00E260B6">
      <w:pPr>
        <w:pStyle w:val="Heading3"/>
      </w:pPr>
      <w:bookmarkStart w:id="330" w:name="_Toc525902767"/>
      <w:r>
        <w:t>Scenario 3: Delivery of Drugs at an Address (responsible partner: LPV)</w:t>
      </w:r>
      <w:bookmarkEnd w:id="330"/>
    </w:p>
    <w:p w14:paraId="17BC0437" w14:textId="77777777" w:rsidR="00A26C0D" w:rsidRDefault="00E260B6">
      <w:pPr>
        <w:rPr>
          <w:b/>
          <w:lang w:eastAsia="it-IT"/>
        </w:rPr>
      </w:pPr>
      <w:r>
        <w:rPr>
          <w:b/>
          <w:lang w:eastAsia="it-IT"/>
        </w:rPr>
        <w:t xml:space="preserve">Narrative: </w:t>
      </w:r>
    </w:p>
    <w:p w14:paraId="22FA611D" w14:textId="77777777" w:rsidR="00A26C0D" w:rsidRDefault="00E260B6">
      <w:pPr>
        <w:rPr>
          <w:lang w:eastAsia="it-IT"/>
        </w:rPr>
      </w:pPr>
      <w:r>
        <w:rPr>
          <w:lang w:eastAsia="it-IT"/>
        </w:rPr>
        <w:t>Narcotics delivered through the</w:t>
      </w:r>
      <w:r>
        <w:rPr>
          <w:b/>
          <w:lang w:eastAsia="it-IT"/>
        </w:rPr>
        <w:t xml:space="preserve"> </w:t>
      </w:r>
      <w:r>
        <w:rPr>
          <w:lang w:eastAsia="it-IT"/>
        </w:rPr>
        <w:t xml:space="preserve">post to a specific PO Box but with different recipients. Once the owner of the PO Box was identified it was found that his name corresponded with one of the recipients. He was arrested and during interview he admitted buying narcotics on a Dark Web site using Bitcoin. Though he was arrested and charged for narcotics offences further investigation into who was trafficking the drugs and any deeper investigation into the supplier was not conducted. The investigation </w:t>
      </w:r>
      <w:ins w:id="331" w:author="Ken Maclennan-Brown" w:date="2018-09-28T11:52:00Z">
        <w:r w:rsidR="00E8580D">
          <w:rPr>
            <w:lang w:eastAsia="it-IT"/>
          </w:rPr>
          <w:t>w</w:t>
        </w:r>
      </w:ins>
      <w:r>
        <w:rPr>
          <w:lang w:eastAsia="it-IT"/>
        </w:rPr>
        <w:t>as complicated, not only by the fact that the offence occurred over two different geographical areas of police jurisdiction, but also because of the resources available, and other operational pressures.</w:t>
      </w:r>
    </w:p>
    <w:p w14:paraId="7A6C52AC" w14:textId="77777777" w:rsidR="00A26C0D" w:rsidRDefault="00A26C0D">
      <w:pPr>
        <w:pStyle w:val="ListParagraph"/>
        <w:rPr>
          <w:lang w:eastAsia="it-IT"/>
        </w:rPr>
      </w:pPr>
    </w:p>
    <w:p w14:paraId="28AC9915" w14:textId="77777777" w:rsidR="00A26C0D" w:rsidRDefault="00E260B6">
      <w:pPr>
        <w:rPr>
          <w:lang w:eastAsia="it-IT"/>
        </w:rPr>
      </w:pPr>
      <w:r>
        <w:rPr>
          <w:b/>
          <w:lang w:eastAsia="it-IT"/>
        </w:rPr>
        <w:t xml:space="preserve">Available forensic data for investigation: </w:t>
      </w:r>
    </w:p>
    <w:p w14:paraId="79BA69E2" w14:textId="77777777" w:rsidR="00C51D23" w:rsidRDefault="00C51D23" w:rsidP="00C51D23">
      <w:pPr>
        <w:pStyle w:val="ListParagraph"/>
        <w:numPr>
          <w:ilvl w:val="0"/>
          <w:numId w:val="9"/>
        </w:numPr>
        <w:rPr>
          <w:lang w:eastAsia="it-IT"/>
        </w:rPr>
      </w:pPr>
      <w:r>
        <w:rPr>
          <w:lang w:eastAsia="it-IT"/>
        </w:rPr>
        <w:t>Bitcoin transactions</w:t>
      </w:r>
    </w:p>
    <w:p w14:paraId="4E454AB0" w14:textId="3683CF74" w:rsidR="00A26C0D" w:rsidRDefault="00E260B6" w:rsidP="00C51D23">
      <w:pPr>
        <w:pStyle w:val="ListParagraph"/>
        <w:numPr>
          <w:ilvl w:val="0"/>
          <w:numId w:val="9"/>
        </w:numPr>
        <w:rPr>
          <w:lang w:eastAsia="it-IT"/>
        </w:rPr>
      </w:pPr>
      <w:r>
        <w:rPr>
          <w:lang w:eastAsia="it-IT"/>
        </w:rPr>
        <w:t>Dark Web market URL-addresse</w:t>
      </w:r>
      <w:r w:rsidR="00C51D23">
        <w:rPr>
          <w:lang w:eastAsia="it-IT"/>
        </w:rPr>
        <w:t>s</w:t>
      </w:r>
    </w:p>
    <w:p w14:paraId="1B17D362" w14:textId="77777777" w:rsidR="00A26C0D" w:rsidRDefault="00E260B6" w:rsidP="00C51D23">
      <w:pPr>
        <w:pStyle w:val="ListParagraph"/>
        <w:numPr>
          <w:ilvl w:val="1"/>
          <w:numId w:val="9"/>
        </w:numPr>
        <w:rPr>
          <w:lang w:eastAsia="it-IT"/>
        </w:rPr>
      </w:pPr>
      <w:r>
        <w:rPr>
          <w:lang w:eastAsia="it-IT"/>
        </w:rPr>
        <w:t>https://www.deepdotweb.com/marketplace-directory/categories/top-markets/</w:t>
      </w:r>
    </w:p>
    <w:p w14:paraId="7C15110B" w14:textId="77777777" w:rsidR="00A26C0D" w:rsidRDefault="00E260B6" w:rsidP="00C51D23">
      <w:pPr>
        <w:pStyle w:val="ListParagraph"/>
        <w:numPr>
          <w:ilvl w:val="1"/>
          <w:numId w:val="9"/>
        </w:numPr>
        <w:rPr>
          <w:lang w:eastAsia="it-IT"/>
        </w:rPr>
      </w:pPr>
      <w:r>
        <w:rPr>
          <w:lang w:eastAsia="it-IT"/>
        </w:rPr>
        <w:t>Addresses can be collected from text documents/Google maps (need to be international addresses of which one is linked to our municipality and another is linked to a municipality close by)</w:t>
      </w:r>
    </w:p>
    <w:p w14:paraId="4F3BC6E9" w14:textId="77777777" w:rsidR="00A26C0D" w:rsidRDefault="00E260B6" w:rsidP="00C51D23">
      <w:pPr>
        <w:pStyle w:val="ListParagraph"/>
        <w:numPr>
          <w:ilvl w:val="1"/>
          <w:numId w:val="9"/>
        </w:numPr>
        <w:rPr>
          <w:lang w:eastAsia="it-IT"/>
        </w:rPr>
      </w:pPr>
      <w:r>
        <w:rPr>
          <w:lang w:eastAsia="it-IT"/>
        </w:rPr>
        <w:t xml:space="preserve">Bitcoin address can be collected from any online/offline wallet (Exodus, </w:t>
      </w:r>
      <w:proofErr w:type="spellStart"/>
      <w:r>
        <w:rPr>
          <w:lang w:eastAsia="it-IT"/>
        </w:rPr>
        <w:t>Jaxx</w:t>
      </w:r>
      <w:proofErr w:type="spellEnd"/>
      <w:r>
        <w:rPr>
          <w:lang w:eastAsia="it-IT"/>
        </w:rPr>
        <w:t>, Ledger Nano ...) or online from Coinbase.com/LiteBit.eu/Bitcoin.org ...</w:t>
      </w:r>
    </w:p>
    <w:p w14:paraId="434AB27C" w14:textId="77777777" w:rsidR="00A26C0D" w:rsidRDefault="00E260B6">
      <w:pPr>
        <w:pStyle w:val="ListParagraph"/>
        <w:numPr>
          <w:ilvl w:val="1"/>
          <w:numId w:val="9"/>
        </w:numPr>
        <w:jc w:val="left"/>
        <w:rPr>
          <w:lang w:eastAsia="it-IT"/>
        </w:rPr>
        <w:pPrChange w:id="332" w:author="Ken Maclennan-Brown" w:date="2018-09-28T11:53:00Z">
          <w:pPr>
            <w:pStyle w:val="ListParagraph"/>
            <w:numPr>
              <w:ilvl w:val="2"/>
              <w:numId w:val="9"/>
            </w:numPr>
            <w:ind w:left="2160" w:hanging="360"/>
          </w:pPr>
        </w:pPrChange>
      </w:pPr>
      <w:r>
        <w:rPr>
          <w:lang w:eastAsia="it-IT"/>
        </w:rPr>
        <w:t>Bitcoin transactions can be collected from https://www.blockchain.com/explorer (a bitcoin address is needed)</w:t>
      </w:r>
    </w:p>
    <w:p w14:paraId="23AE10B9" w14:textId="77777777" w:rsidR="00A26C0D" w:rsidRPr="00C51D23" w:rsidRDefault="00E260B6">
      <w:pPr>
        <w:pStyle w:val="ListParagraph"/>
        <w:numPr>
          <w:ilvl w:val="0"/>
          <w:numId w:val="9"/>
        </w:numPr>
        <w:rPr>
          <w:highlight w:val="yellow"/>
          <w:lang w:eastAsia="it-IT"/>
        </w:rPr>
      </w:pPr>
      <w:commentRangeStart w:id="333"/>
      <w:r w:rsidRPr="00C51D23">
        <w:rPr>
          <w:highlight w:val="yellow"/>
          <w:lang w:eastAsia="it-IT"/>
        </w:rPr>
        <w:t>Open source data</w:t>
      </w:r>
      <w:commentRangeEnd w:id="333"/>
      <w:r w:rsidR="00C51D23" w:rsidRPr="00C51D23">
        <w:rPr>
          <w:rStyle w:val="CommentReference"/>
          <w:highlight w:val="yellow"/>
        </w:rPr>
        <w:commentReference w:id="333"/>
      </w:r>
    </w:p>
    <w:p w14:paraId="67C43C3B" w14:textId="77777777" w:rsidR="00A26C0D" w:rsidRDefault="00A26C0D">
      <w:pPr>
        <w:rPr>
          <w:lang w:eastAsia="it-IT"/>
        </w:rPr>
      </w:pPr>
    </w:p>
    <w:p w14:paraId="6E479805" w14:textId="77777777" w:rsidR="00A26C0D" w:rsidRDefault="00E260B6">
      <w:pPr>
        <w:rPr>
          <w:b/>
          <w:lang w:eastAsia="it-IT"/>
        </w:rPr>
      </w:pPr>
      <w:r>
        <w:rPr>
          <w:b/>
          <w:lang w:eastAsia="it-IT"/>
        </w:rPr>
        <w:t xml:space="preserve">Conventional practices followed by LEA: </w:t>
      </w:r>
    </w:p>
    <w:p w14:paraId="4B9FE9EF" w14:textId="77777777" w:rsidR="00A26C0D" w:rsidRDefault="00E260B6">
      <w:pPr>
        <w:rPr>
          <w:ins w:id="334" w:author="Ken Maclennan-Brown" w:date="2018-09-28T11:52:00Z"/>
          <w:lang w:eastAsia="it-IT"/>
        </w:rPr>
      </w:pPr>
      <w:commentRangeStart w:id="335"/>
      <w:r w:rsidRPr="00C51D23">
        <w:rPr>
          <w:highlight w:val="yellow"/>
          <w:lang w:eastAsia="it-IT"/>
        </w:rPr>
        <w:t>Primary investigation as per standard police work – information gathering and observation, if sufficient evidence gathered then this can lead to arrest, house search etc. In the primary phase formal investigation is limited to information held on police databases. Online research is at the discretion and aptitude of the investigator and there is no formal procedure associated with this.</w:t>
      </w:r>
      <w:commentRangeEnd w:id="335"/>
      <w:r w:rsidR="00C51D23">
        <w:rPr>
          <w:rStyle w:val="CommentReference"/>
        </w:rPr>
        <w:commentReference w:id="335"/>
      </w:r>
    </w:p>
    <w:p w14:paraId="50DE41E0" w14:textId="77777777" w:rsidR="00E8580D" w:rsidRDefault="00E8580D">
      <w:pPr>
        <w:rPr>
          <w:ins w:id="336" w:author="Ken Maclennan-Brown" w:date="2018-09-28T11:52:00Z"/>
          <w:lang w:eastAsia="it-IT"/>
        </w:rPr>
      </w:pPr>
    </w:p>
    <w:p w14:paraId="746B7F77" w14:textId="77777777" w:rsidR="00C77BDF" w:rsidRPr="00C51D23" w:rsidRDefault="00C77BDF" w:rsidP="00C77BDF">
      <w:pPr>
        <w:pStyle w:val="ListParagraph"/>
        <w:numPr>
          <w:ilvl w:val="0"/>
          <w:numId w:val="22"/>
        </w:numPr>
        <w:rPr>
          <w:ins w:id="337" w:author="Ken Maclennan-Brown" w:date="2018-09-28T11:54:00Z"/>
          <w:highlight w:val="yellow"/>
          <w:lang w:eastAsia="it-IT"/>
        </w:rPr>
      </w:pPr>
      <w:commentRangeStart w:id="338"/>
      <w:ins w:id="339" w:author="Ken Maclennan-Brown" w:date="2018-09-28T11:54:00Z">
        <w:r w:rsidRPr="00C51D23">
          <w:rPr>
            <w:highlight w:val="yellow"/>
            <w:lang w:eastAsia="it-IT"/>
          </w:rPr>
          <w:t>Trace the cryptocurrency transactions</w:t>
        </w:r>
      </w:ins>
    </w:p>
    <w:p w14:paraId="5B05F4AF" w14:textId="77777777" w:rsidR="00C77BDF" w:rsidRPr="00C51D23" w:rsidRDefault="00C77BDF" w:rsidP="00C77BDF">
      <w:pPr>
        <w:pStyle w:val="ListParagraph"/>
        <w:numPr>
          <w:ilvl w:val="0"/>
          <w:numId w:val="22"/>
        </w:numPr>
        <w:rPr>
          <w:ins w:id="340" w:author="Ken Maclennan-Brown" w:date="2018-09-28T11:54:00Z"/>
          <w:highlight w:val="yellow"/>
          <w:lang w:eastAsia="it-IT"/>
        </w:rPr>
      </w:pPr>
      <w:ins w:id="341" w:author="Ken Maclennan-Brown" w:date="2018-09-28T11:54:00Z">
        <w:r w:rsidRPr="00C51D23">
          <w:rPr>
            <w:highlight w:val="yellow"/>
            <w:lang w:eastAsia="it-IT"/>
          </w:rPr>
          <w:t>Establish or disprove links between persons identified in the case</w:t>
        </w:r>
      </w:ins>
    </w:p>
    <w:p w14:paraId="0E88D28A" w14:textId="77777777" w:rsidR="00C77BDF" w:rsidRPr="00C51D23" w:rsidRDefault="00C77BDF" w:rsidP="00C77BDF">
      <w:pPr>
        <w:pStyle w:val="ListParagraph"/>
        <w:numPr>
          <w:ilvl w:val="0"/>
          <w:numId w:val="22"/>
        </w:numPr>
        <w:rPr>
          <w:ins w:id="342" w:author="Ken Maclennan-Brown" w:date="2018-09-28T11:54:00Z"/>
          <w:highlight w:val="yellow"/>
          <w:lang w:eastAsia="it-IT"/>
        </w:rPr>
      </w:pPr>
      <w:ins w:id="343" w:author="Ken Maclennan-Brown" w:date="2018-09-28T11:54:00Z">
        <w:r w:rsidRPr="00C51D23">
          <w:rPr>
            <w:highlight w:val="yellow"/>
            <w:lang w:eastAsia="it-IT"/>
          </w:rPr>
          <w:t>Establish the level of interaction between persons identified as being linked.</w:t>
        </w:r>
      </w:ins>
    </w:p>
    <w:p w14:paraId="3201C05D" w14:textId="77777777" w:rsidR="00C77BDF" w:rsidRPr="00C51D23" w:rsidRDefault="00C77BDF" w:rsidP="00C77BDF">
      <w:pPr>
        <w:pStyle w:val="ListParagraph"/>
        <w:numPr>
          <w:ilvl w:val="0"/>
          <w:numId w:val="22"/>
        </w:numPr>
        <w:rPr>
          <w:ins w:id="344" w:author="Ken Maclennan-Brown" w:date="2018-09-28T11:54:00Z"/>
          <w:highlight w:val="yellow"/>
          <w:lang w:eastAsia="it-IT"/>
        </w:rPr>
      </w:pPr>
      <w:ins w:id="345" w:author="Ken Maclennan-Brown" w:date="2018-09-28T11:54:00Z">
        <w:r w:rsidRPr="00C51D23">
          <w:rPr>
            <w:highlight w:val="yellow"/>
            <w:lang w:eastAsia="it-IT"/>
          </w:rPr>
          <w:t>Identify other persons organisations linked to the case</w:t>
        </w:r>
      </w:ins>
      <w:commentRangeEnd w:id="338"/>
      <w:r w:rsidR="00C51D23">
        <w:rPr>
          <w:rStyle w:val="CommentReference"/>
        </w:rPr>
        <w:commentReference w:id="338"/>
      </w:r>
    </w:p>
    <w:p w14:paraId="083D8D86" w14:textId="77777777" w:rsidR="00E8580D" w:rsidRDefault="00E8580D">
      <w:pPr>
        <w:rPr>
          <w:lang w:eastAsia="it-IT"/>
        </w:rPr>
      </w:pPr>
    </w:p>
    <w:p w14:paraId="3C6B0A13" w14:textId="77777777" w:rsidR="00A26C0D" w:rsidRDefault="00E260B6">
      <w:pPr>
        <w:pStyle w:val="Heading3"/>
      </w:pPr>
      <w:bookmarkStart w:id="346" w:name="_Toc525902768"/>
      <w:commentRangeStart w:id="347"/>
      <w:r>
        <w:t>Scenario 4: Counterfeit/falsified medicine, drugs and NPS (responsible partner: GDCOC)</w:t>
      </w:r>
      <w:bookmarkEnd w:id="346"/>
      <w:commentRangeEnd w:id="347"/>
      <w:r w:rsidR="00C51D23">
        <w:rPr>
          <w:rStyle w:val="CommentReference"/>
          <w:rFonts w:eastAsiaTheme="minorEastAsia" w:cstheme="minorBidi"/>
          <w:b w:val="0"/>
          <w:bCs w:val="0"/>
          <w:lang w:eastAsia="en-GB"/>
        </w:rPr>
        <w:commentReference w:id="347"/>
      </w:r>
    </w:p>
    <w:p w14:paraId="716E3DD0" w14:textId="77777777" w:rsidR="00A26C0D" w:rsidRDefault="00E260B6">
      <w:pPr>
        <w:rPr>
          <w:b/>
          <w:lang w:eastAsia="it-IT"/>
        </w:rPr>
      </w:pPr>
      <w:commentRangeStart w:id="348"/>
      <w:r>
        <w:rPr>
          <w:b/>
          <w:lang w:eastAsia="it-IT"/>
        </w:rPr>
        <w:t xml:space="preserve">Narrative:  </w:t>
      </w:r>
      <w:commentRangeEnd w:id="348"/>
      <w:r w:rsidR="00C51D23">
        <w:rPr>
          <w:rStyle w:val="CommentReference"/>
        </w:rPr>
        <w:commentReference w:id="348"/>
      </w:r>
    </w:p>
    <w:p w14:paraId="2D463645" w14:textId="5E9F12FC" w:rsidR="00A26C0D" w:rsidRDefault="00E260B6">
      <w:r>
        <w:t>In July 2016</w:t>
      </w:r>
      <w:r w:rsidR="00C51D23">
        <w:t>,</w:t>
      </w:r>
      <w:r>
        <w:t xml:space="preserve"> Jane was browsing the internet and looking to buy drugs from a darknet marketplace. Access to such markets can be achieved in a number of ways. She was looking for a surface website that provided listings of ‘onion’ addresses for darknet markets, thus enabling ready access.  She accessed one of the markets through an invitation (this is the only way possible to enter that market). While browsing for the drugs she was looking for she found that each of the websites had its own method of classifying what it had on sale, she was looking for opioids. </w:t>
      </w:r>
      <w:ins w:id="349" w:author="Ken Maclennan-Brown" w:date="2018-09-28T12:48:00Z">
        <w:r w:rsidR="00584981">
          <w:t xml:space="preserve">Utilising </w:t>
        </w:r>
      </w:ins>
      <w:del w:id="350" w:author="Ken Maclennan-Brown" w:date="2018-09-28T12:48:00Z">
        <w:r w:rsidDel="00584981">
          <w:delText>A</w:delText>
        </w:r>
      </w:del>
      <w:ins w:id="351" w:author="Ken Maclennan-Brown" w:date="2018-09-28T12:48:00Z">
        <w:r w:rsidR="00584981">
          <w:t>a</w:t>
        </w:r>
      </w:ins>
      <w:r>
        <w:t>nonymization services to browse the web without revealing her identity or location</w:t>
      </w:r>
      <w:ins w:id="352" w:author="Ken Maclennan-Brown" w:date="2018-09-28T12:48:00Z">
        <w:r w:rsidR="00584981">
          <w:t>,</w:t>
        </w:r>
      </w:ins>
      <w:del w:id="353" w:author="Ken Maclennan-Brown" w:date="2018-09-28T12:48:00Z">
        <w:r w:rsidDel="00584981">
          <w:delText>.</w:delText>
        </w:r>
      </w:del>
      <w:r>
        <w:t xml:space="preserve"> Jane used ‘GRAMS’ as one of the search engines for Tor-based darknet markets.  She entered the market and registered with an email </w:t>
      </w:r>
      <w:hyperlink r:id="rId18" w:history="1">
        <w:r>
          <w:rPr>
            <w:rStyle w:val="Hyperlink"/>
          </w:rPr>
          <w:t>janedoe@jane.com</w:t>
        </w:r>
      </w:hyperlink>
      <w:r>
        <w:t xml:space="preserve"> and the username, displayed on the market was </w:t>
      </w:r>
      <w:proofErr w:type="spellStart"/>
      <w:r>
        <w:t>DoeJane</w:t>
      </w:r>
      <w:proofErr w:type="spellEnd"/>
      <w:r>
        <w:t>. She found the section in the marketplace marked as ‘opioids’ and established contact with the trader. The trader’s nickname was ‘</w:t>
      </w:r>
      <w:proofErr w:type="spellStart"/>
      <w:r>
        <w:t>Smithsopioids</w:t>
      </w:r>
      <w:proofErr w:type="spellEnd"/>
      <w:r>
        <w:t xml:space="preserve">’. </w:t>
      </w:r>
    </w:p>
    <w:p w14:paraId="799CC982" w14:textId="77777777" w:rsidR="00A26C0D" w:rsidRDefault="00E260B6">
      <w:r>
        <w:t xml:space="preserve">They started to communicate using secure applications, which removed the risk of such communications being intercepted. The messages between the seller and the buyer were done using a </w:t>
      </w:r>
      <w:proofErr w:type="spellStart"/>
      <w:r>
        <w:t>crypthographic</w:t>
      </w:r>
      <w:proofErr w:type="spellEnd"/>
      <w:r>
        <w:t xml:space="preserve"> system, such as public key encryption. </w:t>
      </w:r>
      <w:commentRangeStart w:id="354"/>
      <w:r>
        <w:t xml:space="preserve">The payment was again through anonymous transactions. Jane sent the money through a crypto-wallet and the virtual currency was </w:t>
      </w:r>
      <w:proofErr w:type="spellStart"/>
      <w:r>
        <w:t>Monero</w:t>
      </w:r>
      <w:proofErr w:type="spellEnd"/>
      <w:r>
        <w:t>. She received the drugs one week after she done the transaction, as agreed with the seller.</w:t>
      </w:r>
      <w:commentRangeEnd w:id="354"/>
      <w:r w:rsidR="00C51D23">
        <w:rPr>
          <w:rStyle w:val="CommentReference"/>
        </w:rPr>
        <w:commentReference w:id="354"/>
      </w:r>
    </w:p>
    <w:p w14:paraId="0EEB7545" w14:textId="77777777" w:rsidR="00A26C0D" w:rsidRDefault="00A26C0D">
      <w:pPr>
        <w:rPr>
          <w:lang w:eastAsia="it-IT"/>
        </w:rPr>
      </w:pPr>
    </w:p>
    <w:p w14:paraId="79FE810D" w14:textId="77777777" w:rsidR="001E4D41" w:rsidRDefault="00E260B6">
      <w:pPr>
        <w:rPr>
          <w:ins w:id="355" w:author="Ken Maclennan-Brown" w:date="2018-09-28T13:06:00Z"/>
          <w:b/>
          <w:lang w:eastAsia="it-IT"/>
        </w:rPr>
      </w:pPr>
      <w:r>
        <w:rPr>
          <w:b/>
          <w:lang w:eastAsia="it-IT"/>
        </w:rPr>
        <w:t xml:space="preserve">Available forensic data for investigation:  </w:t>
      </w:r>
    </w:p>
    <w:p w14:paraId="33A9B746" w14:textId="77ABE88D" w:rsidR="00A26C0D" w:rsidRDefault="00E260B6">
      <w:pPr>
        <w:rPr>
          <w:lang w:eastAsia="it-IT"/>
        </w:rPr>
      </w:pPr>
      <w:commentRangeStart w:id="356"/>
      <w:r w:rsidRPr="00C51D23">
        <w:rPr>
          <w:highlight w:val="yellow"/>
          <w:lang w:eastAsia="it-IT"/>
        </w:rPr>
        <w:t>Suggested open source</w:t>
      </w:r>
      <w:ins w:id="357" w:author="Ken Maclennan-Brown" w:date="2018-09-28T13:06:00Z">
        <w:r w:rsidR="001E4D41" w:rsidRPr="00C51D23">
          <w:rPr>
            <w:highlight w:val="yellow"/>
            <w:lang w:eastAsia="it-IT"/>
          </w:rPr>
          <w:t xml:space="preserve"> or constructed data, some suggestions can be found in section </w:t>
        </w:r>
      </w:ins>
      <w:ins w:id="358" w:author="Ken Maclennan-Brown" w:date="2018-09-28T13:07:00Z">
        <w:r w:rsidR="001E4D41" w:rsidRPr="00C51D23">
          <w:rPr>
            <w:highlight w:val="yellow"/>
            <w:lang w:eastAsia="it-IT"/>
          </w:rPr>
          <w:fldChar w:fldCharType="begin"/>
        </w:r>
        <w:r w:rsidR="001E4D41" w:rsidRPr="00C51D23">
          <w:rPr>
            <w:highlight w:val="yellow"/>
            <w:lang w:eastAsia="it-IT"/>
          </w:rPr>
          <w:instrText xml:space="preserve"> REF _Ref525903359 \r \h </w:instrText>
        </w:r>
      </w:ins>
      <w:r w:rsidR="00C51D23">
        <w:rPr>
          <w:highlight w:val="yellow"/>
          <w:lang w:eastAsia="it-IT"/>
        </w:rPr>
        <w:instrText xml:space="preserve"> \* MERGEFORMAT </w:instrText>
      </w:r>
      <w:r w:rsidR="001E4D41" w:rsidRPr="00C51D23">
        <w:rPr>
          <w:highlight w:val="yellow"/>
          <w:lang w:eastAsia="it-IT"/>
        </w:rPr>
      </w:r>
      <w:r w:rsidR="001E4D41" w:rsidRPr="00C51D23">
        <w:rPr>
          <w:highlight w:val="yellow"/>
          <w:lang w:eastAsia="it-IT"/>
        </w:rPr>
        <w:fldChar w:fldCharType="separate"/>
      </w:r>
      <w:ins w:id="359" w:author="Ken Maclennan-Brown" w:date="2018-09-28T13:07:00Z">
        <w:r w:rsidR="001E4D41" w:rsidRPr="00C51D23">
          <w:rPr>
            <w:highlight w:val="yellow"/>
            <w:lang w:eastAsia="it-IT"/>
          </w:rPr>
          <w:t>7.1</w:t>
        </w:r>
        <w:r w:rsidR="001E4D41" w:rsidRPr="00C51D23">
          <w:rPr>
            <w:highlight w:val="yellow"/>
            <w:lang w:eastAsia="it-IT"/>
          </w:rPr>
          <w:fldChar w:fldCharType="end"/>
        </w:r>
      </w:ins>
      <w:commentRangeEnd w:id="356"/>
      <w:r w:rsidR="00C51D23">
        <w:rPr>
          <w:rStyle w:val="CommentReference"/>
        </w:rPr>
        <w:commentReference w:id="356"/>
      </w:r>
    </w:p>
    <w:p w14:paraId="10E8D379" w14:textId="77777777" w:rsidR="00A26C0D" w:rsidRDefault="00A26C0D">
      <w:pPr>
        <w:rPr>
          <w:lang w:eastAsia="it-IT"/>
        </w:rPr>
      </w:pPr>
    </w:p>
    <w:p w14:paraId="4F0570AB" w14:textId="77777777" w:rsidR="00A26C0D" w:rsidRDefault="00E260B6">
      <w:pPr>
        <w:rPr>
          <w:b/>
          <w:lang w:eastAsia="it-IT"/>
        </w:rPr>
      </w:pPr>
      <w:r>
        <w:rPr>
          <w:b/>
          <w:lang w:eastAsia="it-IT"/>
        </w:rPr>
        <w:t xml:space="preserve">Conventional practices followed by LEA: </w:t>
      </w:r>
    </w:p>
    <w:p w14:paraId="1EC0344D" w14:textId="26E61405" w:rsidR="00A26C0D" w:rsidRDefault="00E260B6">
      <w:pPr>
        <w:rPr>
          <w:lang w:eastAsia="it-IT"/>
        </w:rPr>
      </w:pPr>
      <w:commentRangeStart w:id="360"/>
      <w:r w:rsidRPr="00C51D23">
        <w:rPr>
          <w:highlight w:val="yellow"/>
          <w:lang w:eastAsia="it-IT"/>
        </w:rPr>
        <w:t>Primary investigation as per standard police work – information gathering and observation, if sufficient evidence gathered then this can lead to arrest, house search etc. Looking for / at: Witness information, phone ownership, timeframes, names, roles on the Organised Crime Group. No specific online protocol</w:t>
      </w:r>
      <w:r w:rsidR="00C51D23" w:rsidRPr="00C51D23">
        <w:rPr>
          <w:highlight w:val="yellow"/>
          <w:lang w:eastAsia="it-IT"/>
        </w:rPr>
        <w:t>.</w:t>
      </w:r>
      <w:commentRangeEnd w:id="360"/>
      <w:r w:rsidR="00C51D23">
        <w:rPr>
          <w:rStyle w:val="CommentReference"/>
        </w:rPr>
        <w:commentReference w:id="360"/>
      </w:r>
    </w:p>
    <w:p w14:paraId="4EA34231" w14:textId="77777777" w:rsidR="00A26C0D" w:rsidRDefault="00A26C0D">
      <w:pPr>
        <w:rPr>
          <w:ins w:id="361" w:author="Ken Maclennan-Brown" w:date="2018-09-28T12:49:00Z"/>
          <w:b/>
          <w:lang w:eastAsia="it-IT"/>
        </w:rPr>
      </w:pPr>
    </w:p>
    <w:p w14:paraId="759B7962" w14:textId="77777777" w:rsidR="00584981" w:rsidRPr="00C51D23" w:rsidRDefault="00584981" w:rsidP="00584981">
      <w:pPr>
        <w:pStyle w:val="ListParagraph"/>
        <w:numPr>
          <w:ilvl w:val="0"/>
          <w:numId w:val="22"/>
        </w:numPr>
        <w:rPr>
          <w:ins w:id="362" w:author="Ken Maclennan-Brown" w:date="2018-09-28T12:49:00Z"/>
          <w:highlight w:val="yellow"/>
          <w:lang w:eastAsia="it-IT"/>
        </w:rPr>
      </w:pPr>
      <w:commentRangeStart w:id="363"/>
      <w:ins w:id="364" w:author="Ken Maclennan-Brown" w:date="2018-09-28T12:49:00Z">
        <w:r w:rsidRPr="00C51D23">
          <w:rPr>
            <w:highlight w:val="yellow"/>
            <w:lang w:eastAsia="it-IT"/>
          </w:rPr>
          <w:t>Trace the cryptocurrency transactions</w:t>
        </w:r>
      </w:ins>
    </w:p>
    <w:p w14:paraId="688CA374" w14:textId="77777777" w:rsidR="00584981" w:rsidRPr="00C51D23" w:rsidRDefault="00584981" w:rsidP="00584981">
      <w:pPr>
        <w:pStyle w:val="ListParagraph"/>
        <w:numPr>
          <w:ilvl w:val="0"/>
          <w:numId w:val="22"/>
        </w:numPr>
        <w:rPr>
          <w:ins w:id="365" w:author="Ken Maclennan-Brown" w:date="2018-09-28T12:49:00Z"/>
          <w:highlight w:val="yellow"/>
          <w:lang w:eastAsia="it-IT"/>
        </w:rPr>
      </w:pPr>
      <w:ins w:id="366" w:author="Ken Maclennan-Brown" w:date="2018-09-28T12:49:00Z">
        <w:r w:rsidRPr="00C51D23">
          <w:rPr>
            <w:highlight w:val="yellow"/>
            <w:lang w:eastAsia="it-IT"/>
          </w:rPr>
          <w:t>Establish or disprove links between persons identified in the case</w:t>
        </w:r>
      </w:ins>
    </w:p>
    <w:p w14:paraId="766786E8" w14:textId="77777777" w:rsidR="00584981" w:rsidRPr="00C51D23" w:rsidRDefault="00584981" w:rsidP="00584981">
      <w:pPr>
        <w:pStyle w:val="ListParagraph"/>
        <w:numPr>
          <w:ilvl w:val="0"/>
          <w:numId w:val="22"/>
        </w:numPr>
        <w:rPr>
          <w:ins w:id="367" w:author="Ken Maclennan-Brown" w:date="2018-09-28T12:49:00Z"/>
          <w:highlight w:val="yellow"/>
          <w:lang w:eastAsia="it-IT"/>
        </w:rPr>
      </w:pPr>
      <w:ins w:id="368" w:author="Ken Maclennan-Brown" w:date="2018-09-28T12:49:00Z">
        <w:r w:rsidRPr="00C51D23">
          <w:rPr>
            <w:highlight w:val="yellow"/>
            <w:lang w:eastAsia="it-IT"/>
          </w:rPr>
          <w:t>Establish the level of interaction between persons identified as being linked.</w:t>
        </w:r>
      </w:ins>
    </w:p>
    <w:p w14:paraId="7CAF7674" w14:textId="77777777" w:rsidR="00584981" w:rsidRPr="00C51D23" w:rsidRDefault="00584981" w:rsidP="00584981">
      <w:pPr>
        <w:pStyle w:val="ListParagraph"/>
        <w:numPr>
          <w:ilvl w:val="0"/>
          <w:numId w:val="22"/>
        </w:numPr>
        <w:rPr>
          <w:ins w:id="369" w:author="Ken Maclennan-Brown" w:date="2018-09-28T12:49:00Z"/>
          <w:highlight w:val="yellow"/>
          <w:lang w:eastAsia="it-IT"/>
        </w:rPr>
      </w:pPr>
      <w:ins w:id="370" w:author="Ken Maclennan-Brown" w:date="2018-09-28T12:49:00Z">
        <w:r w:rsidRPr="00C51D23">
          <w:rPr>
            <w:highlight w:val="yellow"/>
            <w:lang w:eastAsia="it-IT"/>
          </w:rPr>
          <w:t>Identify other persons organisations linked to the case</w:t>
        </w:r>
      </w:ins>
      <w:commentRangeEnd w:id="363"/>
      <w:r w:rsidR="00C51D23">
        <w:rPr>
          <w:rStyle w:val="CommentReference"/>
        </w:rPr>
        <w:commentReference w:id="363"/>
      </w:r>
    </w:p>
    <w:p w14:paraId="726029DD" w14:textId="77777777" w:rsidR="00584981" w:rsidRDefault="00584981">
      <w:pPr>
        <w:rPr>
          <w:b/>
          <w:lang w:eastAsia="it-IT"/>
        </w:rPr>
      </w:pPr>
    </w:p>
    <w:p w14:paraId="6E32E883" w14:textId="77777777" w:rsidR="00A26C0D" w:rsidRDefault="00E260B6">
      <w:pPr>
        <w:pStyle w:val="Heading3"/>
      </w:pPr>
      <w:bookmarkStart w:id="371" w:name="_Toc525902769"/>
      <w:commentRangeStart w:id="372"/>
      <w:r>
        <w:t>Scenario 5: Counterfeit/falsified medicine, drugs and NPS (responsible partner: NPN)</w:t>
      </w:r>
      <w:bookmarkEnd w:id="371"/>
      <w:commentRangeEnd w:id="372"/>
      <w:r w:rsidR="00C51D23">
        <w:rPr>
          <w:rStyle w:val="CommentReference"/>
          <w:rFonts w:eastAsiaTheme="minorEastAsia" w:cstheme="minorBidi"/>
          <w:b w:val="0"/>
          <w:bCs w:val="0"/>
          <w:lang w:eastAsia="en-GB"/>
        </w:rPr>
        <w:commentReference w:id="372"/>
      </w:r>
    </w:p>
    <w:p w14:paraId="320ED2B7" w14:textId="77777777" w:rsidR="00A26C0D" w:rsidRDefault="00E260B6">
      <w:pPr>
        <w:rPr>
          <w:b/>
          <w:lang w:eastAsia="it-IT"/>
        </w:rPr>
      </w:pPr>
      <w:r>
        <w:rPr>
          <w:b/>
          <w:lang w:eastAsia="it-IT"/>
        </w:rPr>
        <w:t xml:space="preserve">Narrative:  </w:t>
      </w:r>
    </w:p>
    <w:p w14:paraId="7DB68A52" w14:textId="77777777" w:rsidR="00A26C0D" w:rsidRDefault="00E260B6">
      <w:pPr>
        <w:rPr>
          <w:b/>
          <w:lang w:eastAsia="it-IT"/>
        </w:rPr>
      </w:pPr>
      <w:commentRangeStart w:id="373"/>
      <w:r w:rsidRPr="009D30F8">
        <w:rPr>
          <w:highlight w:val="yellow"/>
          <w:lang w:eastAsia="it-IT"/>
        </w:rPr>
        <w:t>None given</w:t>
      </w:r>
      <w:commentRangeEnd w:id="373"/>
      <w:r w:rsidR="009D30F8">
        <w:rPr>
          <w:rStyle w:val="CommentReference"/>
        </w:rPr>
        <w:commentReference w:id="373"/>
      </w:r>
    </w:p>
    <w:p w14:paraId="5EE575CE" w14:textId="77777777" w:rsidR="00A26C0D" w:rsidRDefault="00A26C0D">
      <w:pPr>
        <w:rPr>
          <w:lang w:eastAsia="it-IT"/>
        </w:rPr>
      </w:pPr>
    </w:p>
    <w:p w14:paraId="23E55028" w14:textId="77777777" w:rsidR="00A26C0D" w:rsidRDefault="00E260B6">
      <w:pPr>
        <w:rPr>
          <w:b/>
          <w:lang w:eastAsia="it-IT"/>
        </w:rPr>
      </w:pPr>
      <w:r>
        <w:rPr>
          <w:b/>
          <w:lang w:eastAsia="it-IT"/>
        </w:rPr>
        <w:t xml:space="preserve">Available forensic data for investigation: </w:t>
      </w:r>
    </w:p>
    <w:p w14:paraId="63FAA5E7" w14:textId="77777777" w:rsidR="00A26C0D" w:rsidRPr="009D30F8" w:rsidRDefault="00E260B6">
      <w:pPr>
        <w:pStyle w:val="ListParagraph"/>
        <w:numPr>
          <w:ilvl w:val="0"/>
          <w:numId w:val="9"/>
        </w:numPr>
        <w:rPr>
          <w:highlight w:val="yellow"/>
          <w:lang w:eastAsia="it-IT"/>
        </w:rPr>
      </w:pPr>
      <w:commentRangeStart w:id="374"/>
      <w:r w:rsidRPr="009D30F8">
        <w:rPr>
          <w:highlight w:val="yellow"/>
          <w:lang w:eastAsia="it-IT"/>
        </w:rPr>
        <w:t>Open source data</w:t>
      </w:r>
      <w:commentRangeEnd w:id="374"/>
      <w:r w:rsidR="009D30F8">
        <w:rPr>
          <w:rStyle w:val="CommentReference"/>
        </w:rPr>
        <w:commentReference w:id="374"/>
      </w:r>
    </w:p>
    <w:p w14:paraId="21BB80D0" w14:textId="77777777" w:rsidR="00A26C0D" w:rsidRDefault="00A26C0D">
      <w:pPr>
        <w:rPr>
          <w:lang w:eastAsia="it-IT"/>
        </w:rPr>
      </w:pPr>
    </w:p>
    <w:p w14:paraId="314962A3" w14:textId="77777777" w:rsidR="00A26C0D" w:rsidRDefault="00E260B6">
      <w:pPr>
        <w:rPr>
          <w:b/>
          <w:lang w:eastAsia="it-IT"/>
        </w:rPr>
      </w:pPr>
      <w:r>
        <w:rPr>
          <w:b/>
          <w:lang w:eastAsia="it-IT"/>
        </w:rPr>
        <w:t xml:space="preserve">Conventional practices followed by LEA: </w:t>
      </w:r>
    </w:p>
    <w:p w14:paraId="6759CE18" w14:textId="77777777" w:rsidR="00A26C0D" w:rsidRDefault="00E260B6">
      <w:pPr>
        <w:pStyle w:val="ListParagraph"/>
        <w:numPr>
          <w:ilvl w:val="0"/>
          <w:numId w:val="10"/>
        </w:numPr>
        <w:rPr>
          <w:lang w:eastAsia="it-IT"/>
        </w:rPr>
      </w:pPr>
      <w:r>
        <w:rPr>
          <w:lang w:eastAsia="it-IT"/>
        </w:rPr>
        <w:t>Cases which have not met a legal minimum (complaints, anonymous information, witness information from other case) – all information will be gathered</w:t>
      </w:r>
    </w:p>
    <w:p w14:paraId="7B446879" w14:textId="77777777" w:rsidR="00A26C0D" w:rsidRDefault="00E260B6">
      <w:pPr>
        <w:pStyle w:val="ListParagraph"/>
        <w:numPr>
          <w:ilvl w:val="1"/>
          <w:numId w:val="10"/>
        </w:numPr>
        <w:rPr>
          <w:lang w:eastAsia="it-IT"/>
        </w:rPr>
      </w:pPr>
      <w:r>
        <w:rPr>
          <w:lang w:eastAsia="it-IT"/>
        </w:rPr>
        <w:t>i.e. GPS, nickname, username, organisation names, names and roles within the network, timeframes</w:t>
      </w:r>
    </w:p>
    <w:p w14:paraId="0A68F088" w14:textId="77777777" w:rsidR="00A26C0D" w:rsidRDefault="00E260B6">
      <w:pPr>
        <w:pStyle w:val="ListParagraph"/>
        <w:numPr>
          <w:ilvl w:val="0"/>
          <w:numId w:val="10"/>
        </w:numPr>
        <w:rPr>
          <w:lang w:eastAsia="it-IT"/>
        </w:rPr>
      </w:pPr>
      <w:r>
        <w:rPr>
          <w:lang w:eastAsia="it-IT"/>
        </w:rPr>
        <w:t>Checked in the available systems</w:t>
      </w:r>
    </w:p>
    <w:p w14:paraId="76E04D92" w14:textId="77777777" w:rsidR="00A26C0D" w:rsidRDefault="00E260B6">
      <w:pPr>
        <w:pStyle w:val="ListParagraph"/>
        <w:numPr>
          <w:ilvl w:val="0"/>
          <w:numId w:val="10"/>
        </w:numPr>
        <w:rPr>
          <w:lang w:eastAsia="it-IT"/>
        </w:rPr>
      </w:pPr>
      <w:r>
        <w:rPr>
          <w:lang w:eastAsia="it-IT"/>
        </w:rPr>
        <w:t>Determine if any related personal information is available</w:t>
      </w:r>
    </w:p>
    <w:p w14:paraId="160CD4C6" w14:textId="77777777" w:rsidR="00A26C0D" w:rsidRDefault="00E260B6">
      <w:pPr>
        <w:pStyle w:val="ListParagraph"/>
        <w:numPr>
          <w:ilvl w:val="0"/>
          <w:numId w:val="10"/>
        </w:numPr>
        <w:rPr>
          <w:lang w:eastAsia="it-IT"/>
        </w:rPr>
      </w:pPr>
      <w:r>
        <w:rPr>
          <w:lang w:eastAsia="it-IT"/>
        </w:rPr>
        <w:t>Determine if the personal information can be used in internet searches</w:t>
      </w:r>
    </w:p>
    <w:p w14:paraId="054B77CA" w14:textId="77777777" w:rsidR="00A26C0D" w:rsidRDefault="00E260B6">
      <w:pPr>
        <w:pStyle w:val="ListParagraph"/>
        <w:numPr>
          <w:ilvl w:val="1"/>
          <w:numId w:val="10"/>
        </w:numPr>
        <w:rPr>
          <w:lang w:eastAsia="it-IT"/>
        </w:rPr>
      </w:pPr>
      <w:r>
        <w:rPr>
          <w:lang w:eastAsia="it-IT"/>
        </w:rPr>
        <w:t>Risks of sharing search information in browser etc.</w:t>
      </w:r>
    </w:p>
    <w:p w14:paraId="3B3F3B47" w14:textId="77777777" w:rsidR="00A26C0D" w:rsidRDefault="00E260B6">
      <w:pPr>
        <w:pStyle w:val="ListParagraph"/>
        <w:numPr>
          <w:ilvl w:val="0"/>
          <w:numId w:val="10"/>
        </w:numPr>
        <w:rPr>
          <w:lang w:eastAsia="it-IT"/>
        </w:rPr>
      </w:pPr>
      <w:r>
        <w:rPr>
          <w:lang w:eastAsia="it-IT"/>
        </w:rPr>
        <w:t>If useful information found, investigator to determine</w:t>
      </w:r>
    </w:p>
    <w:p w14:paraId="03D1E3CB" w14:textId="77777777" w:rsidR="00A26C0D" w:rsidRDefault="00E260B6">
      <w:pPr>
        <w:pStyle w:val="ListParagraph"/>
        <w:numPr>
          <w:ilvl w:val="1"/>
          <w:numId w:val="10"/>
        </w:numPr>
        <w:rPr>
          <w:lang w:eastAsia="it-IT"/>
        </w:rPr>
      </w:pPr>
      <w:r>
        <w:rPr>
          <w:lang w:eastAsia="it-IT"/>
        </w:rPr>
        <w:t>what can be used for further investigation</w:t>
      </w:r>
    </w:p>
    <w:p w14:paraId="261CA3C9" w14:textId="77777777" w:rsidR="00A26C0D" w:rsidRDefault="00E260B6">
      <w:pPr>
        <w:pStyle w:val="ListParagraph"/>
        <w:numPr>
          <w:ilvl w:val="1"/>
          <w:numId w:val="10"/>
        </w:numPr>
        <w:rPr>
          <w:lang w:eastAsia="it-IT"/>
        </w:rPr>
      </w:pPr>
      <w:r>
        <w:rPr>
          <w:lang w:eastAsia="it-IT"/>
        </w:rPr>
        <w:t>is information related to the investigation or a false positive</w:t>
      </w:r>
    </w:p>
    <w:p w14:paraId="33C422F9" w14:textId="77777777" w:rsidR="00A26C0D" w:rsidRDefault="00E260B6">
      <w:pPr>
        <w:pStyle w:val="ListParagraph"/>
        <w:numPr>
          <w:ilvl w:val="0"/>
          <w:numId w:val="10"/>
        </w:numPr>
        <w:rPr>
          <w:lang w:eastAsia="it-IT"/>
        </w:rPr>
      </w:pPr>
      <w:r>
        <w:rPr>
          <w:lang w:eastAsia="it-IT"/>
        </w:rPr>
        <w:t>Information downloaded and made available in a forensic way</w:t>
      </w:r>
    </w:p>
    <w:p w14:paraId="067E72D7" w14:textId="77777777" w:rsidR="00A26C0D" w:rsidRDefault="00E260B6">
      <w:pPr>
        <w:pStyle w:val="ListParagraph"/>
        <w:numPr>
          <w:ilvl w:val="0"/>
          <w:numId w:val="10"/>
        </w:numPr>
        <w:rPr>
          <w:ins w:id="375" w:author="Ken Maclennan-Brown" w:date="2018-09-28T12:53:00Z"/>
          <w:lang w:eastAsia="it-IT"/>
        </w:rPr>
      </w:pPr>
      <w:r>
        <w:rPr>
          <w:lang w:eastAsia="it-IT"/>
        </w:rPr>
        <w:t>At agreed points Public Prosecutor contacted for legal approval</w:t>
      </w:r>
    </w:p>
    <w:p w14:paraId="3C08676A" w14:textId="77777777" w:rsidR="00584981" w:rsidRDefault="00584981" w:rsidP="009D30F8">
      <w:pPr>
        <w:rPr>
          <w:ins w:id="376" w:author="Ken Maclennan-Brown" w:date="2018-09-28T12:53:00Z"/>
          <w:lang w:eastAsia="it-IT"/>
        </w:rPr>
      </w:pPr>
    </w:p>
    <w:p w14:paraId="683031D6" w14:textId="77777777" w:rsidR="007534E8" w:rsidRPr="009D30F8" w:rsidRDefault="007534E8" w:rsidP="007534E8">
      <w:pPr>
        <w:rPr>
          <w:ins w:id="377" w:author="Ken Maclennan-Brown" w:date="2018-10-03T14:31:00Z"/>
          <w:highlight w:val="yellow"/>
          <w:lang w:eastAsia="it-IT"/>
        </w:rPr>
      </w:pPr>
      <w:commentRangeStart w:id="378"/>
      <w:ins w:id="379" w:author="Ken Maclennan-Brown" w:date="2018-10-03T14:31:00Z">
        <w:r w:rsidRPr="009D30F8">
          <w:rPr>
            <w:highlight w:val="yellow"/>
            <w:lang w:eastAsia="it-IT"/>
          </w:rPr>
          <w:t>To be able to search for and link:</w:t>
        </w:r>
      </w:ins>
    </w:p>
    <w:p w14:paraId="1BF4DFC5" w14:textId="77777777" w:rsidR="007534E8" w:rsidRPr="007534E8" w:rsidRDefault="007534E8" w:rsidP="007534E8">
      <w:pPr>
        <w:rPr>
          <w:ins w:id="380" w:author="Ken Maclennan-Brown" w:date="2018-10-03T14:31:00Z"/>
          <w:lang w:eastAsia="it-IT"/>
        </w:rPr>
      </w:pPr>
      <w:ins w:id="381" w:author="Ken Maclennan-Brown" w:date="2018-10-03T14:31:00Z">
        <w:r w:rsidRPr="009D30F8">
          <w:rPr>
            <w:highlight w:val="yellow"/>
            <w:lang w:eastAsia="it-IT"/>
          </w:rPr>
          <w:t>GPS, nickname, username, organisation names, names and roles within the network, timeframes</w:t>
        </w:r>
      </w:ins>
      <w:commentRangeEnd w:id="378"/>
      <w:r w:rsidR="009D30F8">
        <w:rPr>
          <w:rStyle w:val="CommentReference"/>
        </w:rPr>
        <w:commentReference w:id="378"/>
      </w:r>
    </w:p>
    <w:p w14:paraId="1C395A2A" w14:textId="77777777" w:rsidR="00584981" w:rsidRDefault="00584981" w:rsidP="009D30F8">
      <w:pPr>
        <w:rPr>
          <w:lang w:eastAsia="it-IT"/>
        </w:rPr>
      </w:pPr>
    </w:p>
    <w:p w14:paraId="5F44CFAD" w14:textId="77777777" w:rsidR="00A26C0D" w:rsidRDefault="00E260B6">
      <w:pPr>
        <w:pStyle w:val="Heading3"/>
      </w:pPr>
      <w:bookmarkStart w:id="382" w:name="_Toc525902770"/>
      <w:commentRangeStart w:id="383"/>
      <w:r>
        <w:t>Scenario 6: Counterfeit/falsified medicine, drugs and NPS (responsible partner: KWPG)</w:t>
      </w:r>
      <w:bookmarkEnd w:id="382"/>
      <w:commentRangeEnd w:id="383"/>
      <w:r w:rsidR="009D30F8">
        <w:rPr>
          <w:rStyle w:val="CommentReference"/>
          <w:rFonts w:eastAsiaTheme="minorEastAsia" w:cstheme="minorBidi"/>
          <w:b w:val="0"/>
          <w:bCs w:val="0"/>
          <w:lang w:eastAsia="en-GB"/>
        </w:rPr>
        <w:commentReference w:id="383"/>
      </w:r>
    </w:p>
    <w:p w14:paraId="6DE0188E" w14:textId="77777777" w:rsidR="00A26C0D" w:rsidRDefault="00E260B6">
      <w:pPr>
        <w:rPr>
          <w:b/>
          <w:lang w:eastAsia="it-IT"/>
        </w:rPr>
      </w:pPr>
      <w:r>
        <w:rPr>
          <w:b/>
          <w:lang w:eastAsia="it-IT"/>
        </w:rPr>
        <w:t xml:space="preserve">Narrative:  </w:t>
      </w:r>
    </w:p>
    <w:p w14:paraId="491AF154" w14:textId="77777777" w:rsidR="00A26C0D" w:rsidRDefault="00E260B6">
      <w:pPr>
        <w:rPr>
          <w:lang w:eastAsia="it-IT"/>
        </w:rPr>
      </w:pPr>
      <w:r>
        <w:rPr>
          <w:rFonts w:cs="Arial"/>
          <w:lang w:eastAsia="it-IT"/>
        </w:rPr>
        <w:t>NPS and drugs trafficking is one of the fastest evolving branch</w:t>
      </w:r>
      <w:r w:rsidR="00584981">
        <w:rPr>
          <w:rFonts w:cs="Arial"/>
          <w:lang w:eastAsia="it-IT"/>
        </w:rPr>
        <w:t>es</w:t>
      </w:r>
      <w:r>
        <w:rPr>
          <w:rFonts w:cs="Arial"/>
          <w:lang w:eastAsia="it-IT"/>
        </w:rPr>
        <w:t xml:space="preserve"> of trafficking in Poland. One of the main reasons for this situation is the constantly developing market for such goods. There are some individuals who want to make profit this way, but one resourceful man saw an opportunity for himself and built an enterprise which was working on the edge of the law. He was selling an incredible amount of NPS substances, he had fully operational internet sites (and a back-up in case the authorities shut down his </w:t>
      </w:r>
      <w:r>
        <w:rPr>
          <w:rFonts w:cs="Arial"/>
          <w:lang w:eastAsia="it-IT"/>
        </w:rPr>
        <w:lastRenderedPageBreak/>
        <w:t xml:space="preserve">main site), accountants, co-workers and he was investing, earned money in to his semi legal business. The internet site on which he was making transactions was named www.odczynnikichemiczne.net.pl. He was importing the NPS from China, Middle East, Balkans, and other countries. He was selling in quantities that ranged from one gram to even a tonne to one buyer. In a year time his profits could be counted in millions of PLN. He accepted payments in cash, money transfers, money orders, crypto currency, and foreign currency. He had several methods of money laundering and several dozen co-workers each with a large number of customers.  Some of those co-workers expanded the range of offered items adding prescription drugs mainly anabolic steroids and potency drugs. </w:t>
      </w:r>
      <w:commentRangeStart w:id="384"/>
      <w:r>
        <w:rPr>
          <w:rFonts w:cs="Arial"/>
          <w:lang w:eastAsia="it-IT"/>
        </w:rPr>
        <w:t>Those prescription drugs were produced or branded as products from Malesia, Turkey, Bulgaria, Russia, Ukraine. The anabolic steroids were in form of pills and injections.</w:t>
      </w:r>
      <w:commentRangeEnd w:id="384"/>
      <w:r w:rsidR="008A4251">
        <w:rPr>
          <w:rStyle w:val="CommentReference"/>
        </w:rPr>
        <w:commentReference w:id="384"/>
      </w:r>
    </w:p>
    <w:p w14:paraId="29A8F32B" w14:textId="77777777" w:rsidR="00A26C0D" w:rsidRDefault="00E260B6">
      <w:pPr>
        <w:rPr>
          <w:b/>
          <w:lang w:eastAsia="it-IT"/>
        </w:rPr>
      </w:pPr>
      <w:r>
        <w:rPr>
          <w:b/>
          <w:lang w:eastAsia="it-IT"/>
        </w:rPr>
        <w:t xml:space="preserve">Available forensic data for investigation: </w:t>
      </w:r>
    </w:p>
    <w:p w14:paraId="01DFAACE" w14:textId="77777777" w:rsidR="00A26C0D" w:rsidRPr="008A4251" w:rsidRDefault="00E260B6">
      <w:pPr>
        <w:pStyle w:val="ListParagraph"/>
        <w:numPr>
          <w:ilvl w:val="0"/>
          <w:numId w:val="9"/>
        </w:numPr>
        <w:rPr>
          <w:highlight w:val="yellow"/>
          <w:lang w:eastAsia="it-IT"/>
        </w:rPr>
      </w:pPr>
      <w:commentRangeStart w:id="385"/>
      <w:r w:rsidRPr="008A4251">
        <w:rPr>
          <w:highlight w:val="yellow"/>
          <w:lang w:eastAsia="it-IT"/>
        </w:rPr>
        <w:t>Open source data</w:t>
      </w:r>
      <w:commentRangeEnd w:id="385"/>
      <w:r w:rsidR="008A4251">
        <w:rPr>
          <w:rStyle w:val="CommentReference"/>
        </w:rPr>
        <w:commentReference w:id="385"/>
      </w:r>
    </w:p>
    <w:p w14:paraId="7CA858CE" w14:textId="77777777" w:rsidR="00A26C0D" w:rsidRDefault="00A26C0D">
      <w:pPr>
        <w:rPr>
          <w:lang w:eastAsia="it-IT"/>
        </w:rPr>
      </w:pPr>
    </w:p>
    <w:p w14:paraId="6163CAFA" w14:textId="77777777" w:rsidR="00A26C0D" w:rsidRDefault="00E260B6">
      <w:pPr>
        <w:rPr>
          <w:ins w:id="386" w:author="Ken Maclennan-Brown" w:date="2018-09-27T09:46:00Z"/>
          <w:b/>
          <w:lang w:eastAsia="it-IT"/>
        </w:rPr>
      </w:pPr>
      <w:r>
        <w:rPr>
          <w:b/>
          <w:lang w:eastAsia="it-IT"/>
        </w:rPr>
        <w:t xml:space="preserve">Conventional practices followed by LEA: </w:t>
      </w:r>
    </w:p>
    <w:p w14:paraId="4C6EB834" w14:textId="011ACA57" w:rsidR="00DD2FB9" w:rsidRPr="008A4251" w:rsidRDefault="00DD2FB9">
      <w:pPr>
        <w:rPr>
          <w:lang w:eastAsia="it-IT"/>
        </w:rPr>
      </w:pPr>
      <w:r w:rsidRPr="008A4251">
        <w:rPr>
          <w:lang w:eastAsia="it-IT"/>
        </w:rPr>
        <w:t xml:space="preserve">Once the official investigation starts, operational officers may still be involved searching for further information but the prosecutor is now leading. </w:t>
      </w:r>
      <w:r w:rsidR="008A4251">
        <w:rPr>
          <w:lang w:eastAsia="it-IT"/>
        </w:rPr>
        <w:t>I</w:t>
      </w:r>
      <w:r w:rsidRPr="008A4251">
        <w:rPr>
          <w:lang w:eastAsia="it-IT"/>
        </w:rPr>
        <w:t>n th</w:t>
      </w:r>
      <w:r w:rsidR="008A4251">
        <w:rPr>
          <w:lang w:eastAsia="it-IT"/>
        </w:rPr>
        <w:t xml:space="preserve">is particular </w:t>
      </w:r>
      <w:r w:rsidRPr="008A4251">
        <w:rPr>
          <w:lang w:eastAsia="it-IT"/>
        </w:rPr>
        <w:t>investigation</w:t>
      </w:r>
      <w:r w:rsidR="008A4251">
        <w:rPr>
          <w:lang w:eastAsia="it-IT"/>
        </w:rPr>
        <w:t>,</w:t>
      </w:r>
      <w:r w:rsidRPr="008A4251">
        <w:rPr>
          <w:lang w:eastAsia="it-IT"/>
        </w:rPr>
        <w:t xml:space="preserve"> </w:t>
      </w:r>
      <w:r w:rsidR="00544CDC">
        <w:rPr>
          <w:lang w:eastAsia="it-IT"/>
        </w:rPr>
        <w:t xml:space="preserve">the </w:t>
      </w:r>
      <w:r w:rsidRPr="008A4251">
        <w:rPr>
          <w:lang w:eastAsia="it-IT"/>
        </w:rPr>
        <w:t xml:space="preserve">computers and all the data from </w:t>
      </w:r>
      <w:r w:rsidR="00544CDC">
        <w:rPr>
          <w:lang w:eastAsia="it-IT"/>
        </w:rPr>
        <w:t>the</w:t>
      </w:r>
      <w:r w:rsidRPr="008A4251">
        <w:rPr>
          <w:lang w:eastAsia="it-IT"/>
        </w:rPr>
        <w:t xml:space="preserve"> website </w:t>
      </w:r>
      <w:r w:rsidR="00544CDC">
        <w:rPr>
          <w:lang w:eastAsia="it-IT"/>
        </w:rPr>
        <w:t>are considered available (from the owner of the website that is considered arrested)</w:t>
      </w:r>
      <w:r w:rsidRPr="008A4251">
        <w:rPr>
          <w:lang w:eastAsia="it-IT"/>
        </w:rPr>
        <w:t>.</w:t>
      </w:r>
    </w:p>
    <w:p w14:paraId="4E9D857F" w14:textId="545800B0" w:rsidR="00DD2FB9" w:rsidRPr="008A4251" w:rsidRDefault="00DD2FB9">
      <w:pPr>
        <w:rPr>
          <w:lang w:eastAsia="it-IT"/>
        </w:rPr>
      </w:pPr>
      <w:r w:rsidRPr="008A4251">
        <w:rPr>
          <w:lang w:eastAsia="it-IT"/>
        </w:rPr>
        <w:tab/>
        <w:t xml:space="preserve">The main direction of the investigation </w:t>
      </w:r>
      <w:r w:rsidR="00544CDC">
        <w:rPr>
          <w:lang w:eastAsia="it-IT"/>
        </w:rPr>
        <w:t>is</w:t>
      </w:r>
      <w:r w:rsidRPr="008A4251">
        <w:rPr>
          <w:lang w:eastAsia="it-IT"/>
        </w:rPr>
        <w:t xml:space="preserve"> to identify and trace all the individuals who </w:t>
      </w:r>
      <w:r w:rsidR="00544CDC">
        <w:rPr>
          <w:lang w:eastAsia="it-IT"/>
        </w:rPr>
        <w:t>have</w:t>
      </w:r>
      <w:r w:rsidRPr="008A4251">
        <w:rPr>
          <w:lang w:eastAsia="it-IT"/>
        </w:rPr>
        <w:t xml:space="preserve"> purchased items form the website. It </w:t>
      </w:r>
      <w:r w:rsidR="00544CDC">
        <w:rPr>
          <w:lang w:eastAsia="it-IT"/>
        </w:rPr>
        <w:t>is</w:t>
      </w:r>
      <w:r w:rsidRPr="008A4251">
        <w:rPr>
          <w:lang w:eastAsia="it-IT"/>
        </w:rPr>
        <w:t xml:space="preserve"> also necessary to prove that the website owner </w:t>
      </w:r>
      <w:r w:rsidR="00544CDC">
        <w:rPr>
          <w:lang w:eastAsia="it-IT"/>
        </w:rPr>
        <w:t>is</w:t>
      </w:r>
      <w:r w:rsidRPr="008A4251">
        <w:rPr>
          <w:lang w:eastAsia="it-IT"/>
        </w:rPr>
        <w:t xml:space="preserve"> launching new products dangerous to life or health, and that he </w:t>
      </w:r>
      <w:r w:rsidR="00544CDC">
        <w:rPr>
          <w:lang w:eastAsia="it-IT"/>
        </w:rPr>
        <w:t>is</w:t>
      </w:r>
      <w:r w:rsidRPr="008A4251">
        <w:rPr>
          <w:lang w:eastAsia="it-IT"/>
        </w:rPr>
        <w:t xml:space="preserve"> aware this </w:t>
      </w:r>
      <w:r w:rsidR="00544CDC">
        <w:rPr>
          <w:lang w:eastAsia="it-IT"/>
        </w:rPr>
        <w:t>is</w:t>
      </w:r>
      <w:r w:rsidRPr="008A4251">
        <w:rPr>
          <w:lang w:eastAsia="it-IT"/>
        </w:rPr>
        <w:t xml:space="preserve"> the case.</w:t>
      </w:r>
    </w:p>
    <w:p w14:paraId="0C17347A" w14:textId="3964C803" w:rsidR="00DD2FB9" w:rsidRDefault="00DD2FB9">
      <w:pPr>
        <w:rPr>
          <w:ins w:id="387" w:author="Ken Maclennan-Brown" w:date="2018-10-03T14:32:00Z"/>
          <w:lang w:eastAsia="it-IT"/>
        </w:rPr>
      </w:pPr>
      <w:r w:rsidRPr="008A4251">
        <w:rPr>
          <w:lang w:eastAsia="it-IT"/>
        </w:rPr>
        <w:t xml:space="preserve">Based on the data available it </w:t>
      </w:r>
      <w:r w:rsidR="00544CDC">
        <w:rPr>
          <w:lang w:eastAsia="it-IT"/>
        </w:rPr>
        <w:t>is</w:t>
      </w:r>
      <w:r w:rsidRPr="008A4251">
        <w:rPr>
          <w:lang w:eastAsia="it-IT"/>
        </w:rPr>
        <w:t xml:space="preserve"> not always possible to trace the individual purchasers</w:t>
      </w:r>
      <w:r w:rsidR="004B67F1" w:rsidRPr="008A4251">
        <w:rPr>
          <w:lang w:eastAsia="it-IT"/>
        </w:rPr>
        <w:t xml:space="preserve">, so investigators </w:t>
      </w:r>
      <w:r w:rsidR="00544CDC">
        <w:rPr>
          <w:lang w:eastAsia="it-IT"/>
        </w:rPr>
        <w:t>have</w:t>
      </w:r>
      <w:r w:rsidR="004B67F1" w:rsidRPr="008A4251">
        <w:rPr>
          <w:lang w:eastAsia="it-IT"/>
        </w:rPr>
        <w:t xml:space="preserve"> to conduct manual internet searches for particular phrases found on the websites and any other small pieces of information available about each buyer. Part of this search for information included trying to find out where photos or movies were taken and also identify the people in them. </w:t>
      </w:r>
    </w:p>
    <w:p w14:paraId="7CB46AF9" w14:textId="77777777" w:rsidR="007534E8" w:rsidRPr="00544CDC" w:rsidRDefault="007534E8" w:rsidP="007534E8">
      <w:pPr>
        <w:numPr>
          <w:ilvl w:val="0"/>
          <w:numId w:val="23"/>
        </w:numPr>
        <w:rPr>
          <w:ins w:id="388" w:author="Ken Maclennan-Brown" w:date="2018-10-03T14:33:00Z"/>
          <w:highlight w:val="yellow"/>
          <w:lang w:eastAsia="it-IT"/>
        </w:rPr>
      </w:pPr>
      <w:commentRangeStart w:id="389"/>
      <w:ins w:id="390" w:author="Ken Maclennan-Brown" w:date="2018-10-03T14:33:00Z">
        <w:r w:rsidRPr="00544CDC">
          <w:rPr>
            <w:highlight w:val="yellow"/>
            <w:lang w:eastAsia="it-IT"/>
          </w:rPr>
          <w:t>Analysis of links</w:t>
        </w:r>
      </w:ins>
    </w:p>
    <w:p w14:paraId="3078CE9D" w14:textId="77777777" w:rsidR="007534E8" w:rsidRPr="00544CDC" w:rsidRDefault="007534E8" w:rsidP="007534E8">
      <w:pPr>
        <w:numPr>
          <w:ilvl w:val="0"/>
          <w:numId w:val="23"/>
        </w:numPr>
        <w:rPr>
          <w:ins w:id="391" w:author="Ken Maclennan-Brown" w:date="2018-10-03T14:33:00Z"/>
          <w:highlight w:val="yellow"/>
          <w:lang w:eastAsia="it-IT"/>
        </w:rPr>
      </w:pPr>
      <w:ins w:id="392" w:author="Ken Maclennan-Brown" w:date="2018-10-03T14:33:00Z">
        <w:r w:rsidRPr="00544CDC">
          <w:rPr>
            <w:highlight w:val="yellow"/>
            <w:lang w:eastAsia="it-IT"/>
          </w:rPr>
          <w:t>Trace purchasers</w:t>
        </w:r>
      </w:ins>
    </w:p>
    <w:p w14:paraId="259B3620" w14:textId="77777777" w:rsidR="007534E8" w:rsidRPr="00544CDC" w:rsidRDefault="007534E8" w:rsidP="007534E8">
      <w:pPr>
        <w:numPr>
          <w:ilvl w:val="0"/>
          <w:numId w:val="23"/>
        </w:numPr>
        <w:rPr>
          <w:ins w:id="393" w:author="Ken Maclennan-Brown" w:date="2018-10-03T14:33:00Z"/>
          <w:highlight w:val="yellow"/>
          <w:lang w:eastAsia="it-IT"/>
        </w:rPr>
      </w:pPr>
      <w:ins w:id="394" w:author="Ken Maclennan-Brown" w:date="2018-10-03T14:33:00Z">
        <w:r w:rsidRPr="00544CDC">
          <w:rPr>
            <w:highlight w:val="yellow"/>
            <w:lang w:eastAsia="it-IT"/>
          </w:rPr>
          <w:t>Analysis of currency payments</w:t>
        </w:r>
      </w:ins>
    </w:p>
    <w:p w14:paraId="4E784257" w14:textId="77777777" w:rsidR="007534E8" w:rsidRPr="00544CDC" w:rsidRDefault="007534E8" w:rsidP="007534E8">
      <w:pPr>
        <w:numPr>
          <w:ilvl w:val="0"/>
          <w:numId w:val="23"/>
        </w:numPr>
        <w:rPr>
          <w:ins w:id="395" w:author="Ken Maclennan-Brown" w:date="2018-10-03T14:33:00Z"/>
          <w:highlight w:val="yellow"/>
          <w:lang w:eastAsia="it-IT"/>
        </w:rPr>
      </w:pPr>
      <w:ins w:id="396" w:author="Ken Maclennan-Brown" w:date="2018-10-03T14:33:00Z">
        <w:r w:rsidRPr="00544CDC">
          <w:rPr>
            <w:highlight w:val="yellow"/>
            <w:lang w:eastAsia="it-IT"/>
          </w:rPr>
          <w:t>Similarities of phrase</w:t>
        </w:r>
      </w:ins>
    </w:p>
    <w:p w14:paraId="7695DFD7" w14:textId="77777777" w:rsidR="007534E8" w:rsidRPr="00544CDC" w:rsidRDefault="007534E8" w:rsidP="007534E8">
      <w:pPr>
        <w:numPr>
          <w:ilvl w:val="0"/>
          <w:numId w:val="23"/>
        </w:numPr>
        <w:rPr>
          <w:ins w:id="397" w:author="Ken Maclennan-Brown" w:date="2018-10-03T14:33:00Z"/>
          <w:highlight w:val="yellow"/>
          <w:lang w:eastAsia="it-IT"/>
        </w:rPr>
      </w:pPr>
      <w:ins w:id="398" w:author="Ken Maclennan-Brown" w:date="2018-10-03T14:33:00Z">
        <w:r w:rsidRPr="00544CDC">
          <w:rPr>
            <w:highlight w:val="yellow"/>
            <w:lang w:eastAsia="it-IT"/>
          </w:rPr>
          <w:t>Similarities of images</w:t>
        </w:r>
      </w:ins>
    </w:p>
    <w:p w14:paraId="6EB92BF2" w14:textId="77777777" w:rsidR="007534E8" w:rsidRPr="00544CDC" w:rsidRDefault="007534E8" w:rsidP="007534E8">
      <w:pPr>
        <w:numPr>
          <w:ilvl w:val="0"/>
          <w:numId w:val="23"/>
        </w:numPr>
        <w:rPr>
          <w:ins w:id="399" w:author="Ken Maclennan-Brown" w:date="2018-10-03T14:33:00Z"/>
          <w:highlight w:val="yellow"/>
          <w:lang w:eastAsia="it-IT"/>
        </w:rPr>
      </w:pPr>
      <w:ins w:id="400" w:author="Ken Maclennan-Brown" w:date="2018-10-03T14:33:00Z">
        <w:r w:rsidRPr="00544CDC">
          <w:rPr>
            <w:highlight w:val="yellow"/>
            <w:lang w:eastAsia="it-IT"/>
          </w:rPr>
          <w:t>People in images</w:t>
        </w:r>
      </w:ins>
    </w:p>
    <w:p w14:paraId="50D7D208" w14:textId="77777777" w:rsidR="007534E8" w:rsidRPr="00544CDC" w:rsidRDefault="007534E8" w:rsidP="007534E8">
      <w:pPr>
        <w:numPr>
          <w:ilvl w:val="0"/>
          <w:numId w:val="23"/>
        </w:numPr>
        <w:rPr>
          <w:ins w:id="401" w:author="Ken Maclennan-Brown" w:date="2018-10-03T14:33:00Z"/>
          <w:highlight w:val="yellow"/>
          <w:lang w:eastAsia="it-IT"/>
        </w:rPr>
      </w:pPr>
      <w:ins w:id="402" w:author="Ken Maclennan-Brown" w:date="2018-10-03T14:33:00Z">
        <w:r w:rsidRPr="00544CDC">
          <w:rPr>
            <w:highlight w:val="yellow"/>
            <w:lang w:eastAsia="it-IT"/>
          </w:rPr>
          <w:t>Places in images</w:t>
        </w:r>
      </w:ins>
    </w:p>
    <w:p w14:paraId="02A16523" w14:textId="77777777" w:rsidR="007534E8" w:rsidRPr="00544CDC" w:rsidRDefault="007534E8" w:rsidP="007534E8">
      <w:pPr>
        <w:numPr>
          <w:ilvl w:val="0"/>
          <w:numId w:val="23"/>
        </w:numPr>
        <w:rPr>
          <w:ins w:id="403" w:author="Ken Maclennan-Brown" w:date="2018-10-03T14:33:00Z"/>
          <w:highlight w:val="yellow"/>
          <w:lang w:eastAsia="it-IT"/>
        </w:rPr>
      </w:pPr>
      <w:ins w:id="404" w:author="Ken Maclennan-Brown" w:date="2018-10-03T14:33:00Z">
        <w:r w:rsidRPr="00544CDC">
          <w:rPr>
            <w:highlight w:val="yellow"/>
            <w:lang w:eastAsia="it-IT"/>
          </w:rPr>
          <w:t>Unusual quantities</w:t>
        </w:r>
      </w:ins>
      <w:commentRangeEnd w:id="389"/>
      <w:r w:rsidR="00544CDC">
        <w:rPr>
          <w:rStyle w:val="CommentReference"/>
        </w:rPr>
        <w:commentReference w:id="389"/>
      </w:r>
    </w:p>
    <w:p w14:paraId="04B1963B" w14:textId="77777777" w:rsidR="007534E8" w:rsidRPr="00544CDC" w:rsidRDefault="007534E8">
      <w:pPr>
        <w:rPr>
          <w:lang w:eastAsia="it-IT"/>
        </w:rPr>
      </w:pPr>
    </w:p>
    <w:p w14:paraId="2F997E3F" w14:textId="77777777" w:rsidR="00A26C0D" w:rsidRDefault="00E260B6">
      <w:pPr>
        <w:pStyle w:val="Heading3"/>
      </w:pPr>
      <w:bookmarkStart w:id="405" w:name="_Toc525902771"/>
      <w:bookmarkStart w:id="406" w:name="_Toc525902772"/>
      <w:bookmarkStart w:id="407" w:name="_Toc525902773"/>
      <w:bookmarkStart w:id="408" w:name="_Toc525902774"/>
      <w:bookmarkStart w:id="409" w:name="_Toc525902775"/>
      <w:bookmarkStart w:id="410" w:name="_Toc525902776"/>
      <w:bookmarkStart w:id="411" w:name="_Toc525902777"/>
      <w:bookmarkStart w:id="412" w:name="_Toc525902778"/>
      <w:bookmarkStart w:id="413" w:name="_Toc525902779"/>
      <w:bookmarkStart w:id="414" w:name="_Toc525902780"/>
      <w:bookmarkStart w:id="415" w:name="_Toc525902781"/>
      <w:bookmarkStart w:id="416" w:name="_Toc525902782"/>
      <w:bookmarkStart w:id="417" w:name="_Toc525902783"/>
      <w:bookmarkStart w:id="418" w:name="_Toc525902784"/>
      <w:bookmarkEnd w:id="405"/>
      <w:bookmarkEnd w:id="406"/>
      <w:bookmarkEnd w:id="407"/>
      <w:bookmarkEnd w:id="408"/>
      <w:bookmarkEnd w:id="409"/>
      <w:bookmarkEnd w:id="410"/>
      <w:bookmarkEnd w:id="411"/>
      <w:bookmarkEnd w:id="412"/>
      <w:bookmarkEnd w:id="413"/>
      <w:bookmarkEnd w:id="414"/>
      <w:bookmarkEnd w:id="415"/>
      <w:bookmarkEnd w:id="416"/>
      <w:bookmarkEnd w:id="417"/>
      <w:commentRangeStart w:id="419"/>
      <w:r>
        <w:lastRenderedPageBreak/>
        <w:t>Scenario 7: Counterfeit/falsified medicine, drugs and NPS (responsible partner: KWPG)</w:t>
      </w:r>
      <w:bookmarkEnd w:id="418"/>
      <w:commentRangeEnd w:id="419"/>
      <w:r w:rsidR="00544CDC">
        <w:rPr>
          <w:rStyle w:val="CommentReference"/>
          <w:rFonts w:eastAsiaTheme="minorEastAsia" w:cstheme="minorBidi"/>
          <w:b w:val="0"/>
          <w:bCs w:val="0"/>
          <w:lang w:eastAsia="en-GB"/>
        </w:rPr>
        <w:commentReference w:id="419"/>
      </w:r>
    </w:p>
    <w:p w14:paraId="2E8D088F" w14:textId="77777777" w:rsidR="00A26C0D" w:rsidRDefault="00E260B6">
      <w:pPr>
        <w:rPr>
          <w:ins w:id="420" w:author="Ken Maclennan-Brown" w:date="2018-09-27T10:14:00Z"/>
          <w:b/>
          <w:lang w:eastAsia="it-IT"/>
        </w:rPr>
      </w:pPr>
      <w:r>
        <w:rPr>
          <w:b/>
          <w:lang w:eastAsia="it-IT"/>
        </w:rPr>
        <w:t xml:space="preserve">Narrative:  </w:t>
      </w:r>
    </w:p>
    <w:p w14:paraId="738E2F56" w14:textId="77777777" w:rsidR="00BC2748" w:rsidRPr="00544CDC" w:rsidRDefault="00BC2748">
      <w:pPr>
        <w:rPr>
          <w:lang w:eastAsia="it-IT"/>
        </w:rPr>
      </w:pPr>
      <w:r w:rsidRPr="00544CDC">
        <w:rPr>
          <w:lang w:eastAsia="it-IT"/>
        </w:rPr>
        <w:t xml:space="preserve">Since the start of Europe’s migrant crisis in 2015, the number of immigrants in Poland has also increased. It has been reported that </w:t>
      </w:r>
      <w:r w:rsidR="00B17809" w:rsidRPr="00544CDC">
        <w:rPr>
          <w:lang w:eastAsia="it-IT"/>
        </w:rPr>
        <w:t>some immigrants who either due to their criminal background or by the lack of other opportunities and difficult situation decide to get involved in crime.</w:t>
      </w:r>
    </w:p>
    <w:p w14:paraId="30BAEAD5" w14:textId="77777777" w:rsidR="00B17809" w:rsidRPr="00544CDC" w:rsidRDefault="00B17809">
      <w:pPr>
        <w:rPr>
          <w:lang w:eastAsia="it-IT"/>
        </w:rPr>
      </w:pPr>
      <w:r w:rsidRPr="00544CDC">
        <w:rPr>
          <w:lang w:eastAsia="it-IT"/>
        </w:rPr>
        <w:t>This criminal activity sometimes takes the form of drug, NPS and pharmaceuticals trafficking. Organised criminal groups arrange flats, cars, satnav systems and phones, offering “easy money” to</w:t>
      </w:r>
      <w:r w:rsidR="000E7BA1" w:rsidRPr="00544CDC">
        <w:rPr>
          <w:lang w:eastAsia="it-IT"/>
        </w:rPr>
        <w:t xml:space="preserve"> the immigrants described above, describing the merchandise as legal. The job involves answering the phone and delivering the goods to the buyer, collecting extra supplies as parcels from post lockers when stocks run low. The customers are targeted on internet sites, forums and social media. These advertisements are often sent from a variety of IP addresses but the layout and phrases are similar to each other.  The prices are set and the immigrant keeps the delivery fee as earnings. If the immigrant is arrested they have not met and do not know the names or faces of those running the operation.</w:t>
      </w:r>
    </w:p>
    <w:p w14:paraId="0DCFB923" w14:textId="54E30BC9" w:rsidR="000E7BA1" w:rsidRPr="00544CDC" w:rsidRDefault="000E7BA1">
      <w:pPr>
        <w:rPr>
          <w:lang w:eastAsia="it-IT"/>
        </w:rPr>
      </w:pPr>
      <w:commentRangeStart w:id="421"/>
      <w:r w:rsidRPr="00544CDC">
        <w:rPr>
          <w:lang w:eastAsia="it-IT"/>
        </w:rPr>
        <w:t>Often to ensure the loyalty of the immigrant the criminal gang running the operation will keep their passport or ident</w:t>
      </w:r>
      <w:r w:rsidR="00544CDC">
        <w:rPr>
          <w:lang w:eastAsia="it-IT"/>
        </w:rPr>
        <w:t>ity papers</w:t>
      </w:r>
      <w:r w:rsidRPr="00544CDC">
        <w:rPr>
          <w:lang w:eastAsia="it-IT"/>
        </w:rPr>
        <w:t>.</w:t>
      </w:r>
      <w:commentRangeEnd w:id="421"/>
      <w:r w:rsidR="00544CDC">
        <w:rPr>
          <w:rStyle w:val="CommentReference"/>
        </w:rPr>
        <w:commentReference w:id="421"/>
      </w:r>
    </w:p>
    <w:p w14:paraId="74FE1953" w14:textId="77777777" w:rsidR="00A26C0D" w:rsidRDefault="00E260B6">
      <w:pPr>
        <w:rPr>
          <w:b/>
          <w:lang w:eastAsia="it-IT"/>
        </w:rPr>
      </w:pPr>
      <w:r>
        <w:rPr>
          <w:b/>
          <w:lang w:eastAsia="it-IT"/>
        </w:rPr>
        <w:t xml:space="preserve">Available forensic data for investigation: </w:t>
      </w:r>
    </w:p>
    <w:p w14:paraId="55FCF9A6" w14:textId="3798067D" w:rsidR="00E86CB0" w:rsidRPr="00544CDC" w:rsidRDefault="00544CDC" w:rsidP="00544CDC">
      <w:pPr>
        <w:pStyle w:val="ListParagraph"/>
        <w:numPr>
          <w:ilvl w:val="0"/>
          <w:numId w:val="9"/>
        </w:numPr>
        <w:rPr>
          <w:highlight w:val="yellow"/>
          <w:lang w:eastAsia="it-IT"/>
        </w:rPr>
      </w:pPr>
      <w:commentRangeStart w:id="422"/>
      <w:r w:rsidRPr="00544CDC">
        <w:rPr>
          <w:highlight w:val="yellow"/>
          <w:lang w:eastAsia="it-IT"/>
        </w:rPr>
        <w:t>I</w:t>
      </w:r>
      <w:r w:rsidR="00E86CB0" w:rsidRPr="00544CDC">
        <w:rPr>
          <w:highlight w:val="yellow"/>
          <w:lang w:eastAsia="it-IT"/>
        </w:rPr>
        <w:t>mages have been provided that also appear on the internet</w:t>
      </w:r>
      <w:r w:rsidRPr="00544CDC">
        <w:rPr>
          <w:highlight w:val="yellow"/>
          <w:lang w:eastAsia="it-IT"/>
        </w:rPr>
        <w:t>; the</w:t>
      </w:r>
      <w:r w:rsidR="00E86CB0" w:rsidRPr="00544CDC">
        <w:rPr>
          <w:highlight w:val="yellow"/>
          <w:lang w:eastAsia="it-IT"/>
        </w:rPr>
        <w:t xml:space="preserve"> task would be to find other instances of the image and or similar images.</w:t>
      </w:r>
    </w:p>
    <w:p w14:paraId="650231EA" w14:textId="77777777" w:rsidR="00E86CB0" w:rsidRPr="00544CDC" w:rsidRDefault="00E86CB0" w:rsidP="00544CDC">
      <w:pPr>
        <w:pStyle w:val="ListParagraph"/>
        <w:numPr>
          <w:ilvl w:val="0"/>
          <w:numId w:val="9"/>
        </w:numPr>
        <w:rPr>
          <w:highlight w:val="yellow"/>
          <w:lang w:eastAsia="it-IT"/>
        </w:rPr>
      </w:pPr>
      <w:r w:rsidRPr="00544CDC">
        <w:rPr>
          <w:highlight w:val="yellow"/>
          <w:lang w:eastAsia="it-IT"/>
        </w:rPr>
        <w:t xml:space="preserve">IP </w:t>
      </w:r>
      <w:proofErr w:type="spellStart"/>
      <w:r w:rsidRPr="00544CDC">
        <w:rPr>
          <w:highlight w:val="yellow"/>
          <w:lang w:eastAsia="it-IT"/>
        </w:rPr>
        <w:t>addressses</w:t>
      </w:r>
      <w:proofErr w:type="spellEnd"/>
    </w:p>
    <w:p w14:paraId="2041CB55" w14:textId="77777777" w:rsidR="00E86CB0" w:rsidRPr="00544CDC" w:rsidRDefault="00E86CB0" w:rsidP="00544CDC">
      <w:pPr>
        <w:pStyle w:val="ListParagraph"/>
        <w:numPr>
          <w:ilvl w:val="0"/>
          <w:numId w:val="9"/>
        </w:numPr>
        <w:rPr>
          <w:highlight w:val="yellow"/>
          <w:lang w:eastAsia="it-IT"/>
        </w:rPr>
      </w:pPr>
      <w:r w:rsidRPr="00544CDC">
        <w:rPr>
          <w:highlight w:val="yellow"/>
          <w:lang w:eastAsia="it-IT"/>
        </w:rPr>
        <w:t>Graphics</w:t>
      </w:r>
    </w:p>
    <w:p w14:paraId="17222FE2" w14:textId="77777777" w:rsidR="00E86CB0" w:rsidRPr="00544CDC" w:rsidRDefault="00E86CB0" w:rsidP="00544CDC">
      <w:pPr>
        <w:pStyle w:val="ListParagraph"/>
        <w:numPr>
          <w:ilvl w:val="0"/>
          <w:numId w:val="9"/>
        </w:numPr>
        <w:rPr>
          <w:highlight w:val="yellow"/>
          <w:lang w:eastAsia="it-IT"/>
        </w:rPr>
      </w:pPr>
      <w:r w:rsidRPr="00544CDC">
        <w:rPr>
          <w:highlight w:val="yellow"/>
          <w:lang w:eastAsia="it-IT"/>
        </w:rPr>
        <w:t>Phrases</w:t>
      </w:r>
    </w:p>
    <w:p w14:paraId="1593A6D4" w14:textId="77777777" w:rsidR="00E86CB0" w:rsidRPr="00544CDC" w:rsidRDefault="00E86CB0" w:rsidP="00544CDC">
      <w:pPr>
        <w:pStyle w:val="ListParagraph"/>
        <w:numPr>
          <w:ilvl w:val="0"/>
          <w:numId w:val="9"/>
        </w:numPr>
        <w:rPr>
          <w:highlight w:val="yellow"/>
          <w:lang w:eastAsia="it-IT"/>
        </w:rPr>
      </w:pPr>
      <w:r w:rsidRPr="00544CDC">
        <w:rPr>
          <w:highlight w:val="yellow"/>
          <w:lang w:eastAsia="it-IT"/>
        </w:rPr>
        <w:t>Pictures</w:t>
      </w:r>
    </w:p>
    <w:p w14:paraId="5C73CF8E" w14:textId="77777777" w:rsidR="00E86CB0" w:rsidRPr="00544CDC" w:rsidRDefault="00E86CB0" w:rsidP="00544CDC">
      <w:pPr>
        <w:pStyle w:val="ListParagraph"/>
        <w:numPr>
          <w:ilvl w:val="0"/>
          <w:numId w:val="9"/>
        </w:numPr>
        <w:rPr>
          <w:highlight w:val="yellow"/>
          <w:lang w:eastAsia="it-IT"/>
        </w:rPr>
      </w:pPr>
      <w:r w:rsidRPr="00544CDC">
        <w:rPr>
          <w:highlight w:val="yellow"/>
          <w:lang w:eastAsia="it-IT"/>
        </w:rPr>
        <w:t>Products</w:t>
      </w:r>
    </w:p>
    <w:p w14:paraId="61EE71CC" w14:textId="77777777" w:rsidR="00A26C0D" w:rsidRPr="00544CDC" w:rsidRDefault="00E260B6">
      <w:pPr>
        <w:pStyle w:val="ListParagraph"/>
        <w:numPr>
          <w:ilvl w:val="0"/>
          <w:numId w:val="9"/>
        </w:numPr>
        <w:rPr>
          <w:highlight w:val="yellow"/>
          <w:lang w:eastAsia="it-IT"/>
        </w:rPr>
      </w:pPr>
      <w:r w:rsidRPr="00544CDC">
        <w:rPr>
          <w:highlight w:val="yellow"/>
          <w:lang w:eastAsia="it-IT"/>
        </w:rPr>
        <w:t>Open source data</w:t>
      </w:r>
      <w:commentRangeEnd w:id="422"/>
      <w:r w:rsidR="00544CDC">
        <w:rPr>
          <w:rStyle w:val="CommentReference"/>
        </w:rPr>
        <w:commentReference w:id="422"/>
      </w:r>
    </w:p>
    <w:p w14:paraId="13907894" w14:textId="77777777" w:rsidR="00A26C0D" w:rsidRDefault="00E260B6">
      <w:pPr>
        <w:rPr>
          <w:ins w:id="423" w:author="Ken Maclennan-Brown" w:date="2018-09-27T11:37:00Z"/>
          <w:b/>
          <w:lang w:eastAsia="it-IT"/>
        </w:rPr>
      </w:pPr>
      <w:r>
        <w:rPr>
          <w:b/>
          <w:lang w:eastAsia="it-IT"/>
        </w:rPr>
        <w:t xml:space="preserve">Conventional practices followed by LEA: </w:t>
      </w:r>
    </w:p>
    <w:p w14:paraId="286E7499" w14:textId="548E0A2B" w:rsidR="00E86CB0" w:rsidRPr="00E86CB0" w:rsidRDefault="00E86CB0" w:rsidP="00544CDC">
      <w:pPr>
        <w:autoSpaceDE w:val="0"/>
        <w:autoSpaceDN w:val="0"/>
        <w:adjustRightInd w:val="0"/>
        <w:spacing w:after="0" w:line="240" w:lineRule="auto"/>
        <w:rPr>
          <w:rFonts w:ascii="Times New Roman" w:eastAsia="SimSun" w:hAnsi="Times New Roman" w:cs="Times New Roman"/>
          <w:color w:val="000000"/>
          <w:sz w:val="23"/>
          <w:szCs w:val="23"/>
        </w:rPr>
      </w:pPr>
      <w:r w:rsidRPr="00E86CB0">
        <w:rPr>
          <w:rFonts w:ascii="Times New Roman" w:eastAsia="SimSun" w:hAnsi="Times New Roman" w:cs="Times New Roman"/>
          <w:color w:val="000000"/>
          <w:sz w:val="23"/>
          <w:szCs w:val="23"/>
        </w:rPr>
        <w:t>1) Judge the information –if it</w:t>
      </w:r>
      <w:r w:rsidR="00544CDC">
        <w:rPr>
          <w:rFonts w:ascii="Times New Roman" w:eastAsia="SimSun" w:hAnsi="Times New Roman" w:cs="Times New Roman"/>
          <w:color w:val="000000"/>
          <w:sz w:val="23"/>
          <w:szCs w:val="23"/>
        </w:rPr>
        <w:t xml:space="preserve"> </w:t>
      </w:r>
      <w:r w:rsidRPr="00E86CB0">
        <w:rPr>
          <w:rFonts w:ascii="Times New Roman" w:eastAsia="SimSun" w:hAnsi="Times New Roman" w:cs="Times New Roman"/>
          <w:color w:val="000000"/>
          <w:sz w:val="23"/>
          <w:szCs w:val="23"/>
        </w:rPr>
        <w:t xml:space="preserve">is reliable, if there are more than one similar </w:t>
      </w:r>
      <w:proofErr w:type="gramStart"/>
      <w:r w:rsidR="00544CDC" w:rsidRPr="00E86CB0">
        <w:rPr>
          <w:rFonts w:ascii="Times New Roman" w:eastAsia="SimSun" w:hAnsi="Times New Roman" w:cs="Times New Roman"/>
          <w:color w:val="000000"/>
          <w:sz w:val="23"/>
          <w:szCs w:val="23"/>
        </w:rPr>
        <w:t>advertisements</w:t>
      </w:r>
      <w:proofErr w:type="gramEnd"/>
      <w:r w:rsidRPr="00E86CB0">
        <w:rPr>
          <w:rFonts w:ascii="Times New Roman" w:eastAsia="SimSun" w:hAnsi="Times New Roman" w:cs="Times New Roman"/>
          <w:color w:val="000000"/>
          <w:sz w:val="23"/>
          <w:szCs w:val="23"/>
        </w:rPr>
        <w:t xml:space="preserve"> with similar phone numbers posted in the internet. </w:t>
      </w:r>
    </w:p>
    <w:p w14:paraId="307BD937" w14:textId="1B0761F6" w:rsidR="00E86CB0" w:rsidRPr="00E86CB0" w:rsidRDefault="00E86CB0" w:rsidP="00544CDC">
      <w:pPr>
        <w:autoSpaceDE w:val="0"/>
        <w:autoSpaceDN w:val="0"/>
        <w:adjustRightInd w:val="0"/>
        <w:spacing w:after="0" w:line="240" w:lineRule="auto"/>
        <w:rPr>
          <w:rFonts w:ascii="Times New Roman" w:eastAsia="SimSun" w:hAnsi="Times New Roman" w:cs="Times New Roman"/>
          <w:color w:val="000000"/>
          <w:sz w:val="23"/>
          <w:szCs w:val="23"/>
        </w:rPr>
      </w:pPr>
      <w:r w:rsidRPr="00E86CB0">
        <w:rPr>
          <w:rFonts w:ascii="Times New Roman" w:eastAsia="SimSun" w:hAnsi="Times New Roman" w:cs="Times New Roman"/>
          <w:color w:val="000000"/>
          <w:sz w:val="23"/>
          <w:szCs w:val="23"/>
        </w:rPr>
        <w:t xml:space="preserve">2) Start operational work –gathering intelligence, other information, confirming the source, trying to establish all individuals who are involved, checking the phone billings of numbers given in </w:t>
      </w:r>
      <w:proofErr w:type="gramStart"/>
      <w:r w:rsidRPr="00E86CB0">
        <w:rPr>
          <w:rFonts w:ascii="Times New Roman" w:eastAsia="SimSun" w:hAnsi="Times New Roman" w:cs="Times New Roman"/>
          <w:color w:val="000000"/>
          <w:sz w:val="23"/>
          <w:szCs w:val="23"/>
        </w:rPr>
        <w:t>ads,  If</w:t>
      </w:r>
      <w:proofErr w:type="gramEnd"/>
      <w:r w:rsidRPr="00E86CB0">
        <w:rPr>
          <w:rFonts w:ascii="Times New Roman" w:eastAsia="SimSun" w:hAnsi="Times New Roman" w:cs="Times New Roman"/>
          <w:color w:val="000000"/>
          <w:sz w:val="23"/>
          <w:szCs w:val="23"/>
        </w:rPr>
        <w:t xml:space="preserve"> necessary tapping or other ways of surveillance</w:t>
      </w:r>
      <w:r>
        <w:rPr>
          <w:rFonts w:ascii="Times New Roman" w:eastAsia="SimSun" w:hAnsi="Times New Roman" w:cs="Times New Roman"/>
          <w:color w:val="000000"/>
          <w:sz w:val="23"/>
          <w:szCs w:val="23"/>
        </w:rPr>
        <w:t>,</w:t>
      </w:r>
      <w:r w:rsidRPr="00E86CB0">
        <w:rPr>
          <w:rFonts w:ascii="Times New Roman" w:eastAsia="SimSun" w:hAnsi="Times New Roman" w:cs="Times New Roman"/>
          <w:color w:val="000000"/>
          <w:sz w:val="23"/>
          <w:szCs w:val="23"/>
        </w:rPr>
        <w:t xml:space="preserve"> </w:t>
      </w:r>
      <w:r>
        <w:rPr>
          <w:rFonts w:ascii="Times New Roman" w:eastAsia="SimSun" w:hAnsi="Times New Roman" w:cs="Times New Roman"/>
          <w:color w:val="000000"/>
          <w:sz w:val="23"/>
          <w:szCs w:val="23"/>
        </w:rPr>
        <w:t>such as</w:t>
      </w:r>
      <w:r w:rsidRPr="00E86CB0">
        <w:rPr>
          <w:rFonts w:ascii="Times New Roman" w:eastAsia="SimSun" w:hAnsi="Times New Roman" w:cs="Times New Roman"/>
          <w:color w:val="000000"/>
          <w:sz w:val="23"/>
          <w:szCs w:val="23"/>
        </w:rPr>
        <w:t xml:space="preserve"> observe the package, change the package</w:t>
      </w:r>
      <w:r w:rsidR="00544CDC">
        <w:rPr>
          <w:rFonts w:ascii="Times New Roman" w:eastAsia="SimSun" w:hAnsi="Times New Roman" w:cs="Times New Roman"/>
          <w:color w:val="000000"/>
          <w:sz w:val="23"/>
          <w:szCs w:val="23"/>
        </w:rPr>
        <w:t>, etc.</w:t>
      </w:r>
    </w:p>
    <w:p w14:paraId="1A48DF56" w14:textId="77777777" w:rsidR="00E86CB0" w:rsidRPr="00E86CB0" w:rsidRDefault="00E86CB0" w:rsidP="00544CDC">
      <w:pPr>
        <w:autoSpaceDE w:val="0"/>
        <w:autoSpaceDN w:val="0"/>
        <w:adjustRightInd w:val="0"/>
        <w:spacing w:after="0" w:line="240" w:lineRule="auto"/>
        <w:rPr>
          <w:rFonts w:ascii="Times New Roman" w:eastAsia="SimSun" w:hAnsi="Times New Roman" w:cs="Times New Roman"/>
          <w:color w:val="000000"/>
          <w:sz w:val="23"/>
          <w:szCs w:val="23"/>
        </w:rPr>
      </w:pPr>
      <w:r w:rsidRPr="00E86CB0">
        <w:rPr>
          <w:rFonts w:ascii="Times New Roman" w:eastAsia="SimSun" w:hAnsi="Times New Roman" w:cs="Times New Roman"/>
          <w:color w:val="000000"/>
          <w:sz w:val="23"/>
          <w:szCs w:val="23"/>
        </w:rPr>
        <w:t xml:space="preserve">3) When all the information is enough to launch the case, all information </w:t>
      </w:r>
      <w:r>
        <w:rPr>
          <w:rFonts w:ascii="Times New Roman" w:eastAsia="SimSun" w:hAnsi="Times New Roman" w:cs="Times New Roman"/>
          <w:color w:val="000000"/>
          <w:sz w:val="23"/>
          <w:szCs w:val="23"/>
        </w:rPr>
        <w:t>is</w:t>
      </w:r>
      <w:r w:rsidRPr="00E86CB0">
        <w:rPr>
          <w:rFonts w:ascii="Times New Roman" w:eastAsia="SimSun" w:hAnsi="Times New Roman" w:cs="Times New Roman"/>
          <w:color w:val="000000"/>
          <w:sz w:val="23"/>
          <w:szCs w:val="23"/>
        </w:rPr>
        <w:t xml:space="preserve"> transferred to the prosecutor</w:t>
      </w:r>
      <w:r>
        <w:rPr>
          <w:rFonts w:ascii="Times New Roman" w:eastAsia="SimSun" w:hAnsi="Times New Roman" w:cs="Times New Roman"/>
          <w:color w:val="000000"/>
          <w:sz w:val="23"/>
          <w:szCs w:val="23"/>
        </w:rPr>
        <w:t>’s</w:t>
      </w:r>
      <w:r w:rsidRPr="00E86CB0">
        <w:rPr>
          <w:rFonts w:ascii="Times New Roman" w:eastAsia="SimSun" w:hAnsi="Times New Roman" w:cs="Times New Roman"/>
          <w:color w:val="000000"/>
          <w:sz w:val="23"/>
          <w:szCs w:val="23"/>
        </w:rPr>
        <w:t xml:space="preserve"> office</w:t>
      </w:r>
    </w:p>
    <w:p w14:paraId="78AC9D3D" w14:textId="77777777" w:rsidR="00E86CB0" w:rsidRPr="00E86CB0" w:rsidRDefault="00E86CB0" w:rsidP="00544CDC">
      <w:pPr>
        <w:autoSpaceDE w:val="0"/>
        <w:autoSpaceDN w:val="0"/>
        <w:adjustRightInd w:val="0"/>
        <w:spacing w:after="0" w:line="240" w:lineRule="auto"/>
        <w:rPr>
          <w:rFonts w:ascii="Times New Roman" w:eastAsia="SimSun" w:hAnsi="Times New Roman" w:cs="Times New Roman"/>
          <w:color w:val="000000"/>
          <w:sz w:val="23"/>
          <w:szCs w:val="23"/>
        </w:rPr>
      </w:pPr>
      <w:r w:rsidRPr="00E86CB0">
        <w:rPr>
          <w:rFonts w:ascii="Times New Roman" w:eastAsia="SimSun" w:hAnsi="Times New Roman" w:cs="Times New Roman"/>
          <w:color w:val="000000"/>
          <w:sz w:val="23"/>
          <w:szCs w:val="23"/>
        </w:rPr>
        <w:t>4) Official investigation starts, operational officers may still be involved and search for information, but from now on the prosecutor is involved</w:t>
      </w:r>
    </w:p>
    <w:p w14:paraId="11191371" w14:textId="0545C83A" w:rsidR="00E86CB0" w:rsidRPr="00E86CB0" w:rsidRDefault="00E86CB0" w:rsidP="00544CDC">
      <w:pPr>
        <w:autoSpaceDE w:val="0"/>
        <w:autoSpaceDN w:val="0"/>
        <w:adjustRightInd w:val="0"/>
        <w:spacing w:after="0" w:line="240" w:lineRule="auto"/>
        <w:rPr>
          <w:rFonts w:ascii="Times New Roman" w:eastAsia="SimSun" w:hAnsi="Times New Roman" w:cs="Times New Roman"/>
          <w:color w:val="000000"/>
          <w:sz w:val="23"/>
          <w:szCs w:val="23"/>
        </w:rPr>
      </w:pPr>
      <w:r w:rsidRPr="00E86CB0">
        <w:rPr>
          <w:rFonts w:ascii="Times New Roman" w:eastAsia="SimSun" w:hAnsi="Times New Roman" w:cs="Times New Roman"/>
          <w:color w:val="000000"/>
          <w:sz w:val="23"/>
          <w:szCs w:val="23"/>
        </w:rPr>
        <w:t>5) In this use case</w:t>
      </w:r>
      <w:r w:rsidR="00544CDC">
        <w:rPr>
          <w:rFonts w:ascii="Times New Roman" w:eastAsia="SimSun" w:hAnsi="Times New Roman" w:cs="Times New Roman"/>
          <w:color w:val="000000"/>
          <w:sz w:val="23"/>
          <w:szCs w:val="23"/>
        </w:rPr>
        <w:t>,</w:t>
      </w:r>
      <w:r w:rsidRPr="00E86CB0">
        <w:rPr>
          <w:rFonts w:ascii="Times New Roman" w:eastAsia="SimSun" w:hAnsi="Times New Roman" w:cs="Times New Roman"/>
          <w:color w:val="000000"/>
          <w:sz w:val="23"/>
          <w:szCs w:val="23"/>
        </w:rPr>
        <w:t xml:space="preserve"> if officers manage to establish the individuals and prosecutor agreed the perpetrators may be arrested and </w:t>
      </w:r>
      <w:r>
        <w:rPr>
          <w:rFonts w:ascii="Times New Roman" w:eastAsia="SimSun" w:hAnsi="Times New Roman" w:cs="Times New Roman"/>
          <w:color w:val="000000"/>
          <w:sz w:val="23"/>
          <w:szCs w:val="23"/>
        </w:rPr>
        <w:t>brought before</w:t>
      </w:r>
      <w:r w:rsidRPr="00E86CB0">
        <w:rPr>
          <w:rFonts w:ascii="Times New Roman" w:eastAsia="SimSun" w:hAnsi="Times New Roman" w:cs="Times New Roman"/>
          <w:color w:val="000000"/>
          <w:sz w:val="23"/>
          <w:szCs w:val="23"/>
        </w:rPr>
        <w:t xml:space="preserve"> the judge who decides if the</w:t>
      </w:r>
      <w:r>
        <w:rPr>
          <w:rFonts w:ascii="Times New Roman" w:eastAsia="SimSun" w:hAnsi="Times New Roman" w:cs="Times New Roman"/>
          <w:color w:val="000000"/>
          <w:sz w:val="23"/>
          <w:szCs w:val="23"/>
        </w:rPr>
        <w:t>y</w:t>
      </w:r>
      <w:r w:rsidRPr="00E86CB0">
        <w:rPr>
          <w:rFonts w:ascii="Times New Roman" w:eastAsia="SimSun" w:hAnsi="Times New Roman" w:cs="Times New Roman"/>
          <w:color w:val="000000"/>
          <w:sz w:val="23"/>
          <w:szCs w:val="23"/>
        </w:rPr>
        <w:t xml:space="preserve"> shou</w:t>
      </w:r>
      <w:r>
        <w:rPr>
          <w:rFonts w:ascii="Times New Roman" w:eastAsia="SimSun" w:hAnsi="Times New Roman" w:cs="Times New Roman"/>
          <w:color w:val="000000"/>
          <w:sz w:val="23"/>
          <w:szCs w:val="23"/>
        </w:rPr>
        <w:t>ld be arrested and detained for 1, 2 or 3 mo</w:t>
      </w:r>
      <w:r w:rsidRPr="00E86CB0">
        <w:rPr>
          <w:rFonts w:ascii="Times New Roman" w:eastAsia="SimSun" w:hAnsi="Times New Roman" w:cs="Times New Roman"/>
          <w:color w:val="000000"/>
          <w:sz w:val="23"/>
          <w:szCs w:val="23"/>
        </w:rPr>
        <w:t>nths</w:t>
      </w:r>
    </w:p>
    <w:p w14:paraId="0A0B8748" w14:textId="00229DAC" w:rsidR="00E86CB0" w:rsidRPr="00E86CB0" w:rsidRDefault="00E86CB0" w:rsidP="00544CDC">
      <w:pPr>
        <w:autoSpaceDE w:val="0"/>
        <w:autoSpaceDN w:val="0"/>
        <w:adjustRightInd w:val="0"/>
        <w:spacing w:after="0" w:line="240" w:lineRule="auto"/>
        <w:rPr>
          <w:rFonts w:ascii="Times New Roman" w:eastAsia="SimSun" w:hAnsi="Times New Roman" w:cs="Times New Roman"/>
          <w:color w:val="000000"/>
          <w:sz w:val="23"/>
          <w:szCs w:val="23"/>
        </w:rPr>
      </w:pPr>
      <w:r w:rsidRPr="00E86CB0">
        <w:rPr>
          <w:rFonts w:ascii="Times New Roman" w:eastAsia="SimSun" w:hAnsi="Times New Roman" w:cs="Times New Roman"/>
          <w:color w:val="000000"/>
          <w:sz w:val="23"/>
          <w:szCs w:val="23"/>
        </w:rPr>
        <w:t xml:space="preserve">6) Police officially gather evidences and lead the case which may means hearing the witness, </w:t>
      </w:r>
      <w:r w:rsidR="00544CDC" w:rsidRPr="00E86CB0">
        <w:rPr>
          <w:rFonts w:ascii="Times New Roman" w:eastAsia="SimSun" w:hAnsi="Times New Roman" w:cs="Times New Roman"/>
          <w:color w:val="000000"/>
          <w:sz w:val="23"/>
          <w:szCs w:val="23"/>
        </w:rPr>
        <w:t>examining</w:t>
      </w:r>
      <w:r w:rsidRPr="00E86CB0">
        <w:rPr>
          <w:rFonts w:ascii="Times New Roman" w:eastAsia="SimSun" w:hAnsi="Times New Roman" w:cs="Times New Roman"/>
          <w:color w:val="000000"/>
          <w:sz w:val="23"/>
          <w:szCs w:val="23"/>
        </w:rPr>
        <w:t xml:space="preserve"> data sources like criminals’ phones, criminals’ computers, analyse all internet data and present conclusions to the prosecutor</w:t>
      </w:r>
    </w:p>
    <w:p w14:paraId="77519597" w14:textId="77777777" w:rsidR="00E86CB0" w:rsidRDefault="00E86CB0" w:rsidP="00544CDC">
      <w:pPr>
        <w:rPr>
          <w:b/>
          <w:lang w:eastAsia="it-IT"/>
        </w:rPr>
      </w:pPr>
      <w:r w:rsidRPr="00E86CB0">
        <w:rPr>
          <w:rFonts w:ascii="Times New Roman" w:eastAsia="SimSun" w:hAnsi="Times New Roman" w:cs="Times New Roman"/>
          <w:color w:val="000000"/>
          <w:sz w:val="23"/>
          <w:szCs w:val="23"/>
        </w:rPr>
        <w:t>7) Bring the accusation to prosecutor</w:t>
      </w:r>
    </w:p>
    <w:p w14:paraId="572BFD3A" w14:textId="77777777" w:rsidR="003B78D0" w:rsidRPr="00544CDC" w:rsidRDefault="00C43871" w:rsidP="00A96C16">
      <w:pPr>
        <w:numPr>
          <w:ilvl w:val="0"/>
          <w:numId w:val="24"/>
        </w:numPr>
        <w:rPr>
          <w:ins w:id="424" w:author="Ken Maclennan-Brown" w:date="2018-10-03T14:34:00Z"/>
          <w:highlight w:val="yellow"/>
          <w:lang w:eastAsia="it-IT"/>
        </w:rPr>
      </w:pPr>
      <w:commentRangeStart w:id="425"/>
      <w:ins w:id="426" w:author="Ken Maclennan-Brown" w:date="2018-10-03T14:34:00Z">
        <w:r w:rsidRPr="00544CDC">
          <w:rPr>
            <w:highlight w:val="yellow"/>
            <w:lang w:eastAsia="it-IT"/>
          </w:rPr>
          <w:lastRenderedPageBreak/>
          <w:t>Analyse data from various sources looking for similarities</w:t>
        </w:r>
      </w:ins>
    </w:p>
    <w:p w14:paraId="4D9E89B7" w14:textId="77777777" w:rsidR="003B78D0" w:rsidRPr="00544CDC" w:rsidRDefault="00C43871" w:rsidP="00A96C16">
      <w:pPr>
        <w:numPr>
          <w:ilvl w:val="1"/>
          <w:numId w:val="24"/>
        </w:numPr>
        <w:rPr>
          <w:ins w:id="427" w:author="Ken Maclennan-Brown" w:date="2018-10-03T14:34:00Z"/>
          <w:highlight w:val="yellow"/>
          <w:lang w:eastAsia="it-IT"/>
        </w:rPr>
      </w:pPr>
      <w:ins w:id="428" w:author="Ken Maclennan-Brown" w:date="2018-10-03T14:34:00Z">
        <w:r w:rsidRPr="00544CDC">
          <w:rPr>
            <w:highlight w:val="yellow"/>
            <w:lang w:eastAsia="it-IT"/>
          </w:rPr>
          <w:t>Graphics, phrases, pictures, products etc.</w:t>
        </w:r>
      </w:ins>
    </w:p>
    <w:p w14:paraId="5615FDAE" w14:textId="77777777" w:rsidR="003B78D0" w:rsidRPr="00544CDC" w:rsidRDefault="00C43871" w:rsidP="00A96C16">
      <w:pPr>
        <w:numPr>
          <w:ilvl w:val="0"/>
          <w:numId w:val="24"/>
        </w:numPr>
        <w:rPr>
          <w:ins w:id="429" w:author="Ken Maclennan-Brown" w:date="2018-10-03T14:34:00Z"/>
          <w:highlight w:val="yellow"/>
          <w:lang w:eastAsia="it-IT"/>
        </w:rPr>
      </w:pPr>
      <w:ins w:id="430" w:author="Ken Maclennan-Brown" w:date="2018-10-03T14:34:00Z">
        <w:r w:rsidRPr="00544CDC">
          <w:rPr>
            <w:highlight w:val="yellow"/>
            <w:lang w:eastAsia="it-IT"/>
          </w:rPr>
          <w:t>Trace emails, websites etc.</w:t>
        </w:r>
      </w:ins>
    </w:p>
    <w:p w14:paraId="24B1F200" w14:textId="77777777" w:rsidR="003B78D0" w:rsidRPr="00544CDC" w:rsidRDefault="00C43871" w:rsidP="00A96C16">
      <w:pPr>
        <w:numPr>
          <w:ilvl w:val="0"/>
          <w:numId w:val="24"/>
        </w:numPr>
        <w:rPr>
          <w:ins w:id="431" w:author="Ken Maclennan-Brown" w:date="2018-10-03T14:34:00Z"/>
          <w:highlight w:val="yellow"/>
          <w:lang w:eastAsia="it-IT"/>
        </w:rPr>
      </w:pPr>
      <w:ins w:id="432" w:author="Ken Maclennan-Brown" w:date="2018-10-03T14:34:00Z">
        <w:r w:rsidRPr="00544CDC">
          <w:rPr>
            <w:highlight w:val="yellow"/>
            <w:lang w:eastAsia="it-IT"/>
          </w:rPr>
          <w:t>Link all the above information</w:t>
        </w:r>
      </w:ins>
    </w:p>
    <w:p w14:paraId="599DB228" w14:textId="77777777" w:rsidR="00A26C0D" w:rsidRPr="00544CDC" w:rsidRDefault="00A96C16" w:rsidP="00A96C16">
      <w:pPr>
        <w:rPr>
          <w:lang w:eastAsia="it-IT"/>
        </w:rPr>
      </w:pPr>
      <w:ins w:id="433" w:author="Ken Maclennan-Brown" w:date="2018-10-03T14:34:00Z">
        <w:r w:rsidRPr="00544CDC">
          <w:rPr>
            <w:highlight w:val="yellow"/>
            <w:lang w:eastAsia="it-IT"/>
          </w:rPr>
          <w:t>Draw connections and hierarchy from the above information</w:t>
        </w:r>
      </w:ins>
      <w:commentRangeEnd w:id="425"/>
      <w:r w:rsidR="00544CDC">
        <w:rPr>
          <w:rStyle w:val="CommentReference"/>
        </w:rPr>
        <w:commentReference w:id="425"/>
      </w:r>
    </w:p>
    <w:p w14:paraId="4B1D16F2" w14:textId="77777777" w:rsidR="00A26C0D" w:rsidRDefault="00E260B6">
      <w:pPr>
        <w:pStyle w:val="Heading2"/>
        <w:rPr>
          <w:lang w:eastAsia="it-IT"/>
        </w:rPr>
      </w:pPr>
      <w:bookmarkStart w:id="434" w:name="_Toc525902785"/>
      <w:bookmarkStart w:id="435" w:name="_Toc525902786"/>
      <w:bookmarkStart w:id="436" w:name="_Toc525902787"/>
      <w:bookmarkEnd w:id="434"/>
      <w:bookmarkEnd w:id="435"/>
      <w:r>
        <w:rPr>
          <w:lang w:eastAsia="it-IT"/>
        </w:rPr>
        <w:t>Use Case 2 – Weapons trafficking</w:t>
      </w:r>
      <w:bookmarkEnd w:id="436"/>
    </w:p>
    <w:p w14:paraId="36062725" w14:textId="77777777" w:rsidR="00A26C0D" w:rsidRDefault="00E260B6">
      <w:pPr>
        <w:rPr>
          <w:lang w:eastAsia="ja-JP"/>
        </w:rPr>
      </w:pPr>
      <w:r>
        <w:rPr>
          <w:lang w:eastAsia="ja-JP"/>
        </w:rPr>
        <w:t xml:space="preserve">Trafficking of weapons and firearms within Europe, especially in support of terrorist activities, has increased in the last few years to the point that it is one of the nine priority crime areas under the surveillance of Europol. Weapons trafficking, is often a part of wider criminal activity, exploiting existing criminal routes and networks, thus exposing this activity can often disrupt much larger criminal organisations. Unlike some more transient illegal commodities, weapons and firearms are durable which means once they have entered the criminal arena they can be circulated and used for many years, causing a long term problem. Firearms are frequently used by organised crime groups when trafficking human beings to intimidate and coerce their victims. </w:t>
      </w:r>
    </w:p>
    <w:p w14:paraId="25187921" w14:textId="77777777" w:rsidR="00A26C0D" w:rsidRDefault="00A26C0D">
      <w:pPr>
        <w:rPr>
          <w:lang w:eastAsia="ja-JP"/>
        </w:rPr>
      </w:pPr>
    </w:p>
    <w:p w14:paraId="36EBB3CA" w14:textId="77777777" w:rsidR="00A26C0D" w:rsidRDefault="00E260B6">
      <w:pPr>
        <w:rPr>
          <w:rFonts w:cs="TimesNewRomanPSMT"/>
          <w:lang w:eastAsia="ja-JP"/>
        </w:rPr>
      </w:pPr>
      <w:r>
        <w:rPr>
          <w:lang w:eastAsia="ja-JP"/>
        </w:rPr>
        <w:t xml:space="preserve">The regulation of firearms across Europe is extremely complex, and relatively simple modifications can render a particular weapon legal or illegal, which makes it </w:t>
      </w:r>
      <w:r>
        <w:rPr>
          <w:rFonts w:cs="TimesNewRomanPSMT"/>
          <w:lang w:eastAsia="ja-JP"/>
        </w:rPr>
        <w:t>more difficult to distinguish between legal and illegal firearms trafficking. As with all criminal activity, the anonymity offered by Deep Web and Dark Net market places has attracted those trafficking weapons. This also allows a wider variety of weapons to be offered than could be accommodated in a physical trade.</w:t>
      </w:r>
    </w:p>
    <w:p w14:paraId="0B5D2D32" w14:textId="77777777" w:rsidR="00A26C0D" w:rsidRDefault="00A26C0D">
      <w:pPr>
        <w:autoSpaceDE w:val="0"/>
        <w:autoSpaceDN w:val="0"/>
        <w:adjustRightInd w:val="0"/>
        <w:spacing w:after="0"/>
        <w:jc w:val="left"/>
        <w:rPr>
          <w:rFonts w:ascii="TimesNewRomanPS-BoldMT" w:hAnsi="TimesNewRomanPS-BoldMT" w:cs="TimesNewRomanPS-BoldMT"/>
          <w:b/>
          <w:bCs/>
          <w:lang w:eastAsia="ja-JP"/>
        </w:rPr>
      </w:pPr>
    </w:p>
    <w:p w14:paraId="109B7E5B" w14:textId="77777777" w:rsidR="00A26C0D" w:rsidRDefault="00E260B6">
      <w:pPr>
        <w:autoSpaceDE w:val="0"/>
        <w:autoSpaceDN w:val="0"/>
        <w:adjustRightInd w:val="0"/>
        <w:spacing w:after="0"/>
        <w:jc w:val="center"/>
        <w:rPr>
          <w:rFonts w:ascii="TimesNewRomanPS-BoldMT" w:hAnsi="TimesNewRomanPS-BoldMT" w:cs="TimesNewRomanPS-BoldMT"/>
          <w:b/>
          <w:bCs/>
          <w:lang w:eastAsia="ja-JP"/>
        </w:rPr>
      </w:pPr>
      <w:r>
        <w:rPr>
          <w:noProof/>
        </w:rPr>
        <w:drawing>
          <wp:inline distT="0" distB="0" distL="0" distR="0" wp14:anchorId="32CF3151" wp14:editId="51A3C552">
            <wp:extent cx="4452620" cy="2968625"/>
            <wp:effectExtent l="0" t="0" r="5080" b="317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53028" cy="2968685"/>
                    </a:xfrm>
                    <a:prstGeom prst="rect">
                      <a:avLst/>
                    </a:prstGeom>
                  </pic:spPr>
                </pic:pic>
              </a:graphicData>
            </a:graphic>
          </wp:inline>
        </w:drawing>
      </w:r>
    </w:p>
    <w:p w14:paraId="384B1C76" w14:textId="77777777" w:rsidR="00A26C0D" w:rsidRDefault="00E260B6">
      <w:pPr>
        <w:pStyle w:val="Caption"/>
        <w:rPr>
          <w:rFonts w:ascii="TimesNewRomanPS-BoldMT" w:hAnsi="TimesNewRomanPS-BoldMT" w:cs="TimesNewRomanPS-BoldMT"/>
          <w:b w:val="0"/>
          <w:bCs w:val="0"/>
          <w:lang w:eastAsia="ja-JP"/>
        </w:rPr>
      </w:pPr>
      <w:bookmarkStart w:id="437" w:name="_Toc522623940"/>
      <w:r>
        <w:t xml:space="preserve">Figure </w:t>
      </w:r>
      <w:fldSimple w:instr=" SEQ Figure \* ARABIC ">
        <w:r>
          <w:t>5</w:t>
        </w:r>
      </w:fldSimple>
      <w:r>
        <w:t>: Weapons and Firearms</w:t>
      </w:r>
      <w:bookmarkEnd w:id="437"/>
    </w:p>
    <w:p w14:paraId="348FA592" w14:textId="77777777" w:rsidR="00A26C0D" w:rsidRDefault="00A26C0D">
      <w:pPr>
        <w:autoSpaceDE w:val="0"/>
        <w:autoSpaceDN w:val="0"/>
        <w:adjustRightInd w:val="0"/>
        <w:spacing w:after="0"/>
        <w:jc w:val="left"/>
        <w:rPr>
          <w:rFonts w:ascii="TimesNewRomanPS-BoldMT" w:hAnsi="TimesNewRomanPS-BoldMT" w:cs="TimesNewRomanPS-BoldMT"/>
          <w:b/>
          <w:bCs/>
          <w:lang w:eastAsia="ja-JP"/>
        </w:rPr>
      </w:pPr>
    </w:p>
    <w:p w14:paraId="05CFAF8E" w14:textId="77777777" w:rsidR="00A26C0D" w:rsidRDefault="00E260B6">
      <w:pPr>
        <w:pStyle w:val="Heading3"/>
      </w:pPr>
      <w:bookmarkStart w:id="438" w:name="_Toc525902788"/>
      <w:r>
        <w:lastRenderedPageBreak/>
        <w:t xml:space="preserve">Scenario 1: Cyberspace Weapons Trafficking (responsible partner: </w:t>
      </w:r>
      <w:proofErr w:type="spellStart"/>
      <w:r>
        <w:t>AoC</w:t>
      </w:r>
      <w:proofErr w:type="spellEnd"/>
      <w:r>
        <w:t>)</w:t>
      </w:r>
      <w:bookmarkEnd w:id="438"/>
    </w:p>
    <w:p w14:paraId="0B8E8214" w14:textId="77777777" w:rsidR="00A26C0D" w:rsidRDefault="00E260B6">
      <w:pPr>
        <w:rPr>
          <w:b/>
          <w:lang w:eastAsia="it-IT"/>
        </w:rPr>
      </w:pPr>
      <w:r>
        <w:rPr>
          <w:b/>
          <w:lang w:eastAsia="it-IT"/>
        </w:rPr>
        <w:t xml:space="preserve">Narrative: </w:t>
      </w:r>
    </w:p>
    <w:p w14:paraId="7520E22C" w14:textId="77777777" w:rsidR="00A26C0D" w:rsidRDefault="00E260B6">
      <w:pPr>
        <w:rPr>
          <w:lang w:eastAsia="it-IT"/>
        </w:rPr>
      </w:pPr>
      <w:commentRangeStart w:id="439"/>
      <w:r w:rsidRPr="00015670">
        <w:rPr>
          <w:highlight w:val="yellow"/>
          <w:lang w:eastAsia="it-IT"/>
        </w:rPr>
        <w:t>Investigations</w:t>
      </w:r>
      <w:r w:rsidRPr="00015670">
        <w:rPr>
          <w:b/>
          <w:highlight w:val="yellow"/>
          <w:lang w:eastAsia="it-IT"/>
        </w:rPr>
        <w:t xml:space="preserve"> </w:t>
      </w:r>
      <w:r w:rsidRPr="00015670">
        <w:rPr>
          <w:highlight w:val="yellow"/>
          <w:lang w:eastAsia="it-IT"/>
        </w:rPr>
        <w:t>on the dark Net</w:t>
      </w:r>
      <w:r w:rsidRPr="00015670">
        <w:rPr>
          <w:b/>
          <w:highlight w:val="yellow"/>
          <w:lang w:eastAsia="it-IT"/>
        </w:rPr>
        <w:t xml:space="preserve"> </w:t>
      </w:r>
      <w:r w:rsidRPr="00015670">
        <w:rPr>
          <w:highlight w:val="yellow"/>
          <w:lang w:eastAsia="it-IT"/>
        </w:rPr>
        <w:t>reveal a number of advertisements for illegal firearms, though these can be hard to spot. Sometimes the advertisers are selling legal replica firearms or the website may use some kind of wildcard technique in order to only display real information to those who know how to access it. Mostly blockchain payments in cryptocurrencies including bitcoin and Ethereum</w:t>
      </w:r>
      <w:commentRangeEnd w:id="439"/>
      <w:r w:rsidR="00015670">
        <w:rPr>
          <w:rStyle w:val="CommentReference"/>
        </w:rPr>
        <w:commentReference w:id="439"/>
      </w:r>
    </w:p>
    <w:p w14:paraId="0991B8EF" w14:textId="77777777" w:rsidR="00A26C0D" w:rsidRDefault="00A26C0D">
      <w:pPr>
        <w:rPr>
          <w:lang w:eastAsia="it-IT"/>
        </w:rPr>
      </w:pPr>
    </w:p>
    <w:p w14:paraId="3670618C" w14:textId="77777777" w:rsidR="00A26C0D" w:rsidRDefault="00E260B6">
      <w:pPr>
        <w:rPr>
          <w:b/>
          <w:lang w:eastAsia="it-IT"/>
        </w:rPr>
      </w:pPr>
      <w:r>
        <w:rPr>
          <w:b/>
          <w:lang w:eastAsia="it-IT"/>
        </w:rPr>
        <w:t xml:space="preserve">Available forensic data for investigation: </w:t>
      </w:r>
    </w:p>
    <w:p w14:paraId="105AFE98" w14:textId="52B3FB62" w:rsidR="00A26C0D" w:rsidRPr="00015670" w:rsidRDefault="00015670">
      <w:pPr>
        <w:pStyle w:val="ListParagraph"/>
        <w:numPr>
          <w:ilvl w:val="0"/>
          <w:numId w:val="9"/>
        </w:numPr>
        <w:rPr>
          <w:highlight w:val="yellow"/>
          <w:lang w:eastAsia="it-IT"/>
        </w:rPr>
      </w:pPr>
      <w:commentRangeStart w:id="440"/>
      <w:r w:rsidRPr="00015670">
        <w:rPr>
          <w:highlight w:val="yellow"/>
          <w:lang w:eastAsia="it-IT"/>
        </w:rPr>
        <w:t>+++</w:t>
      </w:r>
      <w:commentRangeEnd w:id="440"/>
      <w:r>
        <w:rPr>
          <w:rStyle w:val="CommentReference"/>
        </w:rPr>
        <w:commentReference w:id="440"/>
      </w:r>
    </w:p>
    <w:p w14:paraId="0DE5D2AE" w14:textId="77777777" w:rsidR="00A26C0D" w:rsidRDefault="00A26C0D">
      <w:pPr>
        <w:pStyle w:val="ListParagraph"/>
        <w:rPr>
          <w:lang w:eastAsia="it-IT"/>
        </w:rPr>
      </w:pPr>
    </w:p>
    <w:p w14:paraId="44D01F4C" w14:textId="77777777" w:rsidR="00A26C0D" w:rsidRDefault="00E260B6">
      <w:pPr>
        <w:rPr>
          <w:b/>
          <w:lang w:eastAsia="it-IT"/>
        </w:rPr>
      </w:pPr>
      <w:r>
        <w:rPr>
          <w:b/>
          <w:lang w:eastAsia="it-IT"/>
        </w:rPr>
        <w:t xml:space="preserve">Conventional practices followed by LEA: </w:t>
      </w:r>
    </w:p>
    <w:p w14:paraId="7F4D8863" w14:textId="77777777" w:rsidR="00A26C0D" w:rsidRDefault="00E260B6">
      <w:pPr>
        <w:rPr>
          <w:lang w:eastAsia="it-IT"/>
        </w:rPr>
      </w:pPr>
      <w:commentRangeStart w:id="441"/>
      <w:r w:rsidRPr="00015670">
        <w:rPr>
          <w:highlight w:val="yellow"/>
          <w:lang w:eastAsia="it-IT"/>
        </w:rPr>
        <w:t xml:space="preserve">Specialist unit for terrorism and extremism would use investigators with specialist expertise in firearms and weapons. </w:t>
      </w:r>
      <w:proofErr w:type="gramStart"/>
      <w:r w:rsidRPr="00015670">
        <w:rPr>
          <w:highlight w:val="yellow"/>
          <w:lang w:eastAsia="it-IT"/>
        </w:rPr>
        <w:t>Also</w:t>
      </w:r>
      <w:proofErr w:type="gramEnd"/>
      <w:r w:rsidRPr="00015670">
        <w:rPr>
          <w:highlight w:val="yellow"/>
          <w:lang w:eastAsia="it-IT"/>
        </w:rPr>
        <w:t xml:space="preserve"> specialist cyber investigation teams as detailed in use case 1 scenario 1.</w:t>
      </w:r>
      <w:commentRangeEnd w:id="441"/>
      <w:r w:rsidR="00015670">
        <w:rPr>
          <w:rStyle w:val="CommentReference"/>
        </w:rPr>
        <w:commentReference w:id="441"/>
      </w:r>
    </w:p>
    <w:p w14:paraId="3F782694" w14:textId="77777777" w:rsidR="003B78D0" w:rsidRPr="00015670" w:rsidRDefault="00C43871" w:rsidP="00A96C16">
      <w:pPr>
        <w:numPr>
          <w:ilvl w:val="0"/>
          <w:numId w:val="25"/>
        </w:numPr>
        <w:rPr>
          <w:ins w:id="442" w:author="Ken Maclennan-Brown" w:date="2018-10-03T14:35:00Z"/>
          <w:highlight w:val="yellow"/>
          <w:lang w:eastAsia="it-IT"/>
        </w:rPr>
      </w:pPr>
      <w:commentRangeStart w:id="443"/>
      <w:ins w:id="444" w:author="Ken Maclennan-Brown" w:date="2018-10-03T14:35:00Z">
        <w:r w:rsidRPr="00015670">
          <w:rPr>
            <w:highlight w:val="yellow"/>
            <w:lang w:eastAsia="it-IT"/>
          </w:rPr>
          <w:t>Identifying people or objects from images</w:t>
        </w:r>
      </w:ins>
    </w:p>
    <w:p w14:paraId="7F6CCB56" w14:textId="77777777" w:rsidR="003B78D0" w:rsidRPr="00015670" w:rsidRDefault="00C43871" w:rsidP="00A96C16">
      <w:pPr>
        <w:numPr>
          <w:ilvl w:val="0"/>
          <w:numId w:val="25"/>
        </w:numPr>
        <w:rPr>
          <w:ins w:id="445" w:author="Ken Maclennan-Brown" w:date="2018-10-03T14:35:00Z"/>
          <w:highlight w:val="yellow"/>
          <w:lang w:eastAsia="it-IT"/>
        </w:rPr>
      </w:pPr>
      <w:ins w:id="446" w:author="Ken Maclennan-Brown" w:date="2018-10-03T14:35:00Z">
        <w:r w:rsidRPr="00015670">
          <w:rPr>
            <w:highlight w:val="yellow"/>
            <w:lang w:eastAsia="it-IT"/>
          </w:rPr>
          <w:t>Finding similar images</w:t>
        </w:r>
      </w:ins>
    </w:p>
    <w:p w14:paraId="0BC19EB4" w14:textId="77777777" w:rsidR="003B78D0" w:rsidRPr="00015670" w:rsidRDefault="00C43871" w:rsidP="00A96C16">
      <w:pPr>
        <w:numPr>
          <w:ilvl w:val="0"/>
          <w:numId w:val="25"/>
        </w:numPr>
        <w:rPr>
          <w:ins w:id="447" w:author="Ken Maclennan-Brown" w:date="2018-10-03T14:35:00Z"/>
          <w:highlight w:val="yellow"/>
          <w:lang w:eastAsia="it-IT"/>
        </w:rPr>
      </w:pPr>
      <w:ins w:id="448" w:author="Ken Maclennan-Brown" w:date="2018-10-03T14:35:00Z">
        <w:r w:rsidRPr="00015670">
          <w:rPr>
            <w:highlight w:val="yellow"/>
            <w:lang w:eastAsia="it-IT"/>
          </w:rPr>
          <w:t>Finding similar phrases</w:t>
        </w:r>
      </w:ins>
    </w:p>
    <w:p w14:paraId="1DF207A1" w14:textId="77777777" w:rsidR="003B78D0" w:rsidRPr="00015670" w:rsidRDefault="00C43871" w:rsidP="00A96C16">
      <w:pPr>
        <w:numPr>
          <w:ilvl w:val="0"/>
          <w:numId w:val="25"/>
        </w:numPr>
        <w:rPr>
          <w:ins w:id="449" w:author="Ken Maclennan-Brown" w:date="2018-10-03T14:35:00Z"/>
          <w:highlight w:val="yellow"/>
          <w:lang w:eastAsia="it-IT"/>
        </w:rPr>
      </w:pPr>
      <w:ins w:id="450" w:author="Ken Maclennan-Brown" w:date="2018-10-03T14:35:00Z">
        <w:r w:rsidRPr="00015670">
          <w:rPr>
            <w:highlight w:val="yellow"/>
            <w:lang w:eastAsia="it-IT"/>
          </w:rPr>
          <w:t>Linking people with images, objects, websites etc.</w:t>
        </w:r>
      </w:ins>
      <w:commentRangeEnd w:id="443"/>
      <w:r w:rsidR="00015670">
        <w:rPr>
          <w:rStyle w:val="CommentReference"/>
        </w:rPr>
        <w:commentReference w:id="443"/>
      </w:r>
    </w:p>
    <w:p w14:paraId="691B73B8" w14:textId="77777777" w:rsidR="00A96C16" w:rsidRPr="00A96C16" w:rsidRDefault="00A96C16">
      <w:pPr>
        <w:rPr>
          <w:lang w:eastAsia="it-IT"/>
        </w:rPr>
      </w:pPr>
    </w:p>
    <w:p w14:paraId="5D333794" w14:textId="061B0D3D" w:rsidR="00A26C0D" w:rsidRDefault="00E260B6">
      <w:pPr>
        <w:pStyle w:val="Heading3"/>
      </w:pPr>
      <w:bookmarkStart w:id="451" w:name="_Toc525902789"/>
      <w:r>
        <w:t xml:space="preserve">Scenario 2: </w:t>
      </w:r>
      <w:ins w:id="452" w:author="Ken Maclennan-Brown" w:date="2018-10-03T14:35:00Z">
        <w:r w:rsidR="00A96C16">
          <w:t>Hidden parts</w:t>
        </w:r>
      </w:ins>
      <w:r>
        <w:t xml:space="preserve"> (responsible partner: KWPG)</w:t>
      </w:r>
      <w:bookmarkEnd w:id="451"/>
    </w:p>
    <w:p w14:paraId="10E80B86" w14:textId="77777777" w:rsidR="00A26C0D" w:rsidRDefault="00E260B6">
      <w:pPr>
        <w:rPr>
          <w:b/>
          <w:lang w:eastAsia="it-IT"/>
        </w:rPr>
      </w:pPr>
      <w:commentRangeStart w:id="453"/>
      <w:r>
        <w:rPr>
          <w:b/>
          <w:lang w:eastAsia="it-IT"/>
        </w:rPr>
        <w:t>Narrative</w:t>
      </w:r>
      <w:commentRangeEnd w:id="453"/>
      <w:r w:rsidR="00015670">
        <w:rPr>
          <w:rStyle w:val="CommentReference"/>
        </w:rPr>
        <w:commentReference w:id="453"/>
      </w:r>
      <w:r>
        <w:rPr>
          <w:b/>
          <w:lang w:eastAsia="it-IT"/>
        </w:rPr>
        <w:t xml:space="preserve">: </w:t>
      </w:r>
    </w:p>
    <w:p w14:paraId="310ED698" w14:textId="56D787A5" w:rsidR="00A26C0D" w:rsidRDefault="00E260B6">
      <w:r>
        <w:t>Following information from an informant</w:t>
      </w:r>
      <w:r w:rsidR="00015670">
        <w:t>,</w:t>
      </w:r>
      <w:r>
        <w:t xml:space="preserve"> several adverts from internet auction sites and local announcement sites were investigated where the vendors was offering components of firearms – for example trigger mechanisms. These advertisements were posted on general interest sites rather than specialist forums where you would normally expect them. The vendor was contacted anonymously by an investigator posing as a buyer. The vendor asked several questions to try and find out if the buyer was genuinely trying to buy an illegal firearm. Once he was satisfied this was the case the transaction was initiated. The transaction was split into several stages with payments at each stage and more parts sent to assemble the illegal firearm. The parts were concealed in several parcels, sent from a variety of different addresses, mixed with other items and sent to a mailbox not a residence. Investigation of the adverts showed they were all similar in layout and style. </w:t>
      </w:r>
      <w:commentRangeStart w:id="454"/>
      <w:r>
        <w:t>The seller had attempted to conceal this connection by posting the adverts from different devices and from a variety of public hotspots.</w:t>
      </w:r>
      <w:commentRangeEnd w:id="454"/>
      <w:r w:rsidR="00015670">
        <w:rPr>
          <w:rStyle w:val="CommentReference"/>
        </w:rPr>
        <w:commentReference w:id="454"/>
      </w:r>
    </w:p>
    <w:p w14:paraId="214B4090" w14:textId="77777777" w:rsidR="00A26C0D" w:rsidRDefault="00A26C0D">
      <w:pPr>
        <w:rPr>
          <w:lang w:eastAsia="it-IT"/>
        </w:rPr>
      </w:pPr>
    </w:p>
    <w:p w14:paraId="5EF8A8C1" w14:textId="77777777" w:rsidR="00A26C0D" w:rsidRDefault="00E260B6">
      <w:pPr>
        <w:rPr>
          <w:lang w:eastAsia="it-IT"/>
        </w:rPr>
      </w:pPr>
      <w:r>
        <w:rPr>
          <w:b/>
          <w:lang w:eastAsia="it-IT"/>
        </w:rPr>
        <w:t xml:space="preserve">Available forensic data for investigation: </w:t>
      </w:r>
    </w:p>
    <w:p w14:paraId="2DF34C5E" w14:textId="77777777" w:rsidR="00A26C0D" w:rsidRPr="00015670" w:rsidRDefault="00E260B6">
      <w:pPr>
        <w:pStyle w:val="ListParagraph"/>
        <w:numPr>
          <w:ilvl w:val="0"/>
          <w:numId w:val="9"/>
        </w:numPr>
        <w:rPr>
          <w:highlight w:val="yellow"/>
          <w:lang w:eastAsia="it-IT"/>
        </w:rPr>
      </w:pPr>
      <w:commentRangeStart w:id="455"/>
      <w:r w:rsidRPr="00015670">
        <w:rPr>
          <w:highlight w:val="yellow"/>
          <w:lang w:eastAsia="it-IT"/>
        </w:rPr>
        <w:t>Emails</w:t>
      </w:r>
    </w:p>
    <w:p w14:paraId="69C58BC3" w14:textId="77777777" w:rsidR="00A26C0D" w:rsidRPr="00015670" w:rsidRDefault="00E260B6">
      <w:pPr>
        <w:pStyle w:val="ListParagraph"/>
        <w:numPr>
          <w:ilvl w:val="0"/>
          <w:numId w:val="9"/>
        </w:numPr>
        <w:rPr>
          <w:highlight w:val="yellow"/>
          <w:lang w:eastAsia="it-IT"/>
        </w:rPr>
      </w:pPr>
      <w:r w:rsidRPr="00015670">
        <w:rPr>
          <w:highlight w:val="yellow"/>
          <w:lang w:eastAsia="it-IT"/>
        </w:rPr>
        <w:t>IP addresses</w:t>
      </w:r>
      <w:commentRangeEnd w:id="455"/>
      <w:r w:rsidR="00015670">
        <w:rPr>
          <w:rStyle w:val="CommentReference"/>
        </w:rPr>
        <w:commentReference w:id="455"/>
      </w:r>
    </w:p>
    <w:p w14:paraId="5A8F9AF8" w14:textId="77777777" w:rsidR="00A26C0D" w:rsidRDefault="00E260B6">
      <w:pPr>
        <w:rPr>
          <w:b/>
          <w:lang w:eastAsia="it-IT"/>
        </w:rPr>
      </w:pPr>
      <w:r>
        <w:rPr>
          <w:b/>
          <w:lang w:eastAsia="it-IT"/>
        </w:rPr>
        <w:lastRenderedPageBreak/>
        <w:t xml:space="preserve">Conventional practices followed by LEA: </w:t>
      </w:r>
    </w:p>
    <w:p w14:paraId="523901D8" w14:textId="77777777" w:rsidR="00A26C0D" w:rsidRDefault="00E260B6">
      <w:pPr>
        <w:rPr>
          <w:lang w:eastAsia="it-IT"/>
        </w:rPr>
      </w:pPr>
      <w:commentRangeStart w:id="456"/>
      <w:r w:rsidRPr="00015670">
        <w:rPr>
          <w:highlight w:val="yellow"/>
          <w:lang w:eastAsia="it-IT"/>
        </w:rPr>
        <w:t>Standard policing methods, no mention of specialist protocols or tools.</w:t>
      </w:r>
      <w:commentRangeEnd w:id="456"/>
      <w:r w:rsidR="00015670">
        <w:rPr>
          <w:rStyle w:val="CommentReference"/>
        </w:rPr>
        <w:commentReference w:id="456"/>
      </w:r>
    </w:p>
    <w:p w14:paraId="182BDD25" w14:textId="77777777" w:rsidR="003B78D0" w:rsidRPr="00015670" w:rsidRDefault="00C43871" w:rsidP="00A96C16">
      <w:pPr>
        <w:numPr>
          <w:ilvl w:val="0"/>
          <w:numId w:val="26"/>
        </w:numPr>
        <w:rPr>
          <w:ins w:id="457" w:author="Ken Maclennan-Brown" w:date="2018-10-03T14:36:00Z"/>
          <w:highlight w:val="yellow"/>
          <w:lang w:eastAsia="it-IT"/>
        </w:rPr>
      </w:pPr>
      <w:commentRangeStart w:id="458"/>
      <w:ins w:id="459" w:author="Ken Maclennan-Brown" w:date="2018-10-03T14:36:00Z">
        <w:r w:rsidRPr="00015670">
          <w:rPr>
            <w:highlight w:val="yellow"/>
            <w:lang w:eastAsia="it-IT"/>
          </w:rPr>
          <w:t>Identifying people or objects from images</w:t>
        </w:r>
      </w:ins>
    </w:p>
    <w:p w14:paraId="65CF9182" w14:textId="77777777" w:rsidR="003B78D0" w:rsidRPr="00015670" w:rsidRDefault="00C43871" w:rsidP="00A96C16">
      <w:pPr>
        <w:numPr>
          <w:ilvl w:val="0"/>
          <w:numId w:val="26"/>
        </w:numPr>
        <w:rPr>
          <w:ins w:id="460" w:author="Ken Maclennan-Brown" w:date="2018-10-03T14:36:00Z"/>
          <w:highlight w:val="yellow"/>
          <w:lang w:eastAsia="it-IT"/>
        </w:rPr>
      </w:pPr>
      <w:ins w:id="461" w:author="Ken Maclennan-Brown" w:date="2018-10-03T14:36:00Z">
        <w:r w:rsidRPr="00015670">
          <w:rPr>
            <w:highlight w:val="yellow"/>
            <w:lang w:eastAsia="it-IT"/>
          </w:rPr>
          <w:t>Finding similar images</w:t>
        </w:r>
      </w:ins>
    </w:p>
    <w:p w14:paraId="670E037D" w14:textId="77777777" w:rsidR="003B78D0" w:rsidRPr="00015670" w:rsidRDefault="00C43871" w:rsidP="00A96C16">
      <w:pPr>
        <w:numPr>
          <w:ilvl w:val="0"/>
          <w:numId w:val="26"/>
        </w:numPr>
        <w:rPr>
          <w:ins w:id="462" w:author="Ken Maclennan-Brown" w:date="2018-10-03T14:36:00Z"/>
          <w:highlight w:val="yellow"/>
          <w:lang w:eastAsia="it-IT"/>
        </w:rPr>
      </w:pPr>
      <w:ins w:id="463" w:author="Ken Maclennan-Brown" w:date="2018-10-03T14:36:00Z">
        <w:r w:rsidRPr="00015670">
          <w:rPr>
            <w:highlight w:val="yellow"/>
            <w:lang w:eastAsia="it-IT"/>
          </w:rPr>
          <w:t>Finding similar phrases</w:t>
        </w:r>
      </w:ins>
    </w:p>
    <w:p w14:paraId="1FA8B565" w14:textId="77777777" w:rsidR="003B78D0" w:rsidRPr="00015670" w:rsidRDefault="00C43871" w:rsidP="00A96C16">
      <w:pPr>
        <w:numPr>
          <w:ilvl w:val="0"/>
          <w:numId w:val="26"/>
        </w:numPr>
        <w:rPr>
          <w:ins w:id="464" w:author="Ken Maclennan-Brown" w:date="2018-10-03T14:36:00Z"/>
          <w:highlight w:val="yellow"/>
          <w:lang w:eastAsia="it-IT"/>
        </w:rPr>
      </w:pPr>
      <w:ins w:id="465" w:author="Ken Maclennan-Brown" w:date="2018-10-03T14:36:00Z">
        <w:r w:rsidRPr="00015670">
          <w:rPr>
            <w:highlight w:val="yellow"/>
            <w:lang w:eastAsia="it-IT"/>
          </w:rPr>
          <w:t>Linking people with images, objects, websites etc.</w:t>
        </w:r>
      </w:ins>
    </w:p>
    <w:p w14:paraId="26439525" w14:textId="77777777" w:rsidR="003B78D0" w:rsidRPr="00015670" w:rsidRDefault="00C43871" w:rsidP="00A96C16">
      <w:pPr>
        <w:numPr>
          <w:ilvl w:val="0"/>
          <w:numId w:val="26"/>
        </w:numPr>
        <w:rPr>
          <w:ins w:id="466" w:author="Ken Maclennan-Brown" w:date="2018-10-03T14:36:00Z"/>
          <w:highlight w:val="yellow"/>
          <w:lang w:eastAsia="it-IT"/>
        </w:rPr>
      </w:pPr>
      <w:ins w:id="467" w:author="Ken Maclennan-Brown" w:date="2018-10-03T14:36:00Z">
        <w:r w:rsidRPr="00015670">
          <w:rPr>
            <w:highlight w:val="yellow"/>
            <w:lang w:eastAsia="it-IT"/>
          </w:rPr>
          <w:t>Link postings to times, locations etc.</w:t>
        </w:r>
      </w:ins>
      <w:commentRangeEnd w:id="458"/>
      <w:r w:rsidR="00015670">
        <w:rPr>
          <w:rStyle w:val="CommentReference"/>
        </w:rPr>
        <w:commentReference w:id="458"/>
      </w:r>
    </w:p>
    <w:p w14:paraId="09BD81CA" w14:textId="77777777" w:rsidR="00A96C16" w:rsidRPr="00A96C16" w:rsidRDefault="00A96C16">
      <w:pPr>
        <w:rPr>
          <w:lang w:eastAsia="it-IT"/>
        </w:rPr>
      </w:pPr>
    </w:p>
    <w:p w14:paraId="4628D196" w14:textId="77777777" w:rsidR="00A26C0D" w:rsidRDefault="00E260B6">
      <w:pPr>
        <w:jc w:val="center"/>
        <w:rPr>
          <w:lang w:eastAsia="it-IT"/>
        </w:rPr>
      </w:pPr>
      <w:r>
        <w:rPr>
          <w:noProof/>
        </w:rPr>
        <w:drawing>
          <wp:inline distT="0" distB="0" distL="0" distR="0" wp14:anchorId="12D5ACEA" wp14:editId="2A57437B">
            <wp:extent cx="3096260" cy="387159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98909" cy="3874440"/>
                    </a:xfrm>
                    <a:prstGeom prst="rect">
                      <a:avLst/>
                    </a:prstGeom>
                  </pic:spPr>
                </pic:pic>
              </a:graphicData>
            </a:graphic>
          </wp:inline>
        </w:drawing>
      </w:r>
    </w:p>
    <w:p w14:paraId="26FD51F8" w14:textId="77777777" w:rsidR="00A26C0D" w:rsidRDefault="00E260B6">
      <w:pPr>
        <w:pStyle w:val="Caption"/>
        <w:rPr>
          <w:lang w:eastAsia="it-IT"/>
        </w:rPr>
      </w:pPr>
      <w:bookmarkStart w:id="468" w:name="_Toc522623941"/>
      <w:r>
        <w:t xml:space="preserve">Figure </w:t>
      </w:r>
      <w:fldSimple w:instr=" SEQ Figure \* ARABIC ">
        <w:r>
          <w:t>6</w:t>
        </w:r>
      </w:fldSimple>
      <w:r>
        <w:t>: Glock 9, disassembled</w:t>
      </w:r>
      <w:bookmarkEnd w:id="468"/>
    </w:p>
    <w:p w14:paraId="5F3E4ED7" w14:textId="0CEA8601" w:rsidR="00A26C0D" w:rsidRDefault="00E260B6">
      <w:pPr>
        <w:pStyle w:val="Heading3"/>
      </w:pPr>
      <w:bookmarkStart w:id="469" w:name="_Toc525902790"/>
      <w:r>
        <w:t xml:space="preserve">Scenario 3: </w:t>
      </w:r>
      <w:ins w:id="470" w:author="Ken Maclennan-Brown" w:date="2018-10-03T14:36:00Z">
        <w:r w:rsidR="00A96C16">
          <w:t>Mock ups</w:t>
        </w:r>
      </w:ins>
      <w:r>
        <w:t xml:space="preserve"> (responsible partner: KWPG)</w:t>
      </w:r>
      <w:bookmarkEnd w:id="469"/>
    </w:p>
    <w:p w14:paraId="74636D56" w14:textId="77777777" w:rsidR="00A26C0D" w:rsidRDefault="00E260B6">
      <w:pPr>
        <w:rPr>
          <w:b/>
          <w:lang w:eastAsia="it-IT"/>
        </w:rPr>
      </w:pPr>
      <w:r>
        <w:rPr>
          <w:b/>
          <w:lang w:eastAsia="it-IT"/>
        </w:rPr>
        <w:t xml:space="preserve">Narrative: </w:t>
      </w:r>
    </w:p>
    <w:p w14:paraId="25667747" w14:textId="0AA2D6DB" w:rsidR="00A26C0D" w:rsidRDefault="00E260B6">
      <w:pPr>
        <w:rPr>
          <w:lang w:eastAsia="it-IT"/>
        </w:rPr>
      </w:pPr>
      <w:r>
        <w:rPr>
          <w:lang w:eastAsia="it-IT"/>
        </w:rPr>
        <w:t xml:space="preserve">This scenario is an example of criminals often being involved in more than one type of crime. In this instance the individual </w:t>
      </w:r>
      <w:r w:rsidR="00015670">
        <w:rPr>
          <w:lang w:eastAsia="it-IT"/>
        </w:rPr>
        <w:t>is</w:t>
      </w:r>
      <w:r>
        <w:rPr>
          <w:lang w:eastAsia="it-IT"/>
        </w:rPr>
        <w:t xml:space="preserve"> arrested for identity theft and fraud. During the search of his address several firearms, sniper rifles and black powder weapons </w:t>
      </w:r>
      <w:r w:rsidR="00015670">
        <w:rPr>
          <w:lang w:eastAsia="it-IT"/>
        </w:rPr>
        <w:t>are</w:t>
      </w:r>
      <w:r>
        <w:rPr>
          <w:lang w:eastAsia="it-IT"/>
        </w:rPr>
        <w:t xml:space="preserve"> found, along with over </w:t>
      </w:r>
      <w:proofErr w:type="gramStart"/>
      <w:r>
        <w:rPr>
          <w:lang w:eastAsia="it-IT"/>
        </w:rPr>
        <w:t>a 1000 rounds of ammunition</w:t>
      </w:r>
      <w:proofErr w:type="gramEnd"/>
      <w:r>
        <w:rPr>
          <w:lang w:eastAsia="it-IT"/>
        </w:rPr>
        <w:t xml:space="preserve"> in various calibres. Searches of his computer and mobile phone revealed evidence that he was obtaining weapon parts, weapons and ammunition from a website. He was then contacting people with similar military interests and exchanging or trading weapons and ammunition with them. However, on the internet pages the weapons and ammunition were presented as mock-ups or </w:t>
      </w:r>
      <w:r>
        <w:rPr>
          <w:lang w:eastAsia="it-IT"/>
        </w:rPr>
        <w:lastRenderedPageBreak/>
        <w:t xml:space="preserve">components, e.g. bullets shown as empty casings. </w:t>
      </w:r>
      <w:commentRangeStart w:id="471"/>
      <w:r>
        <w:rPr>
          <w:lang w:eastAsia="it-IT"/>
        </w:rPr>
        <w:t xml:space="preserve">This case </w:t>
      </w:r>
      <w:r w:rsidR="009369CC">
        <w:rPr>
          <w:lang w:eastAsia="it-IT"/>
        </w:rPr>
        <w:t>is</w:t>
      </w:r>
      <w:r>
        <w:rPr>
          <w:lang w:eastAsia="it-IT"/>
        </w:rPr>
        <w:t xml:space="preserve"> further complicated by the fact that the black powder gun – as a collector’s item – is legal in Poland, though this loophole is starting to be abused by football fans who are obtaining and using them illegally.</w:t>
      </w:r>
      <w:commentRangeEnd w:id="471"/>
      <w:r w:rsidR="009369CC">
        <w:rPr>
          <w:rStyle w:val="CommentReference"/>
        </w:rPr>
        <w:commentReference w:id="471"/>
      </w:r>
    </w:p>
    <w:p w14:paraId="66FA9C28" w14:textId="77777777" w:rsidR="00A26C0D" w:rsidRDefault="00A26C0D">
      <w:pPr>
        <w:rPr>
          <w:lang w:eastAsia="it-IT"/>
        </w:rPr>
      </w:pPr>
    </w:p>
    <w:p w14:paraId="3745A1AB" w14:textId="77777777" w:rsidR="00A26C0D" w:rsidRDefault="00E260B6">
      <w:pPr>
        <w:rPr>
          <w:lang w:eastAsia="it-IT"/>
        </w:rPr>
      </w:pPr>
      <w:r>
        <w:rPr>
          <w:b/>
          <w:lang w:eastAsia="it-IT"/>
        </w:rPr>
        <w:t xml:space="preserve">Available forensic data for investigation: </w:t>
      </w:r>
    </w:p>
    <w:p w14:paraId="0557EF9F" w14:textId="77777777" w:rsidR="00A26C0D" w:rsidRPr="009369CC" w:rsidRDefault="00E260B6">
      <w:pPr>
        <w:pStyle w:val="ListParagraph"/>
        <w:numPr>
          <w:ilvl w:val="0"/>
          <w:numId w:val="11"/>
        </w:numPr>
        <w:rPr>
          <w:highlight w:val="yellow"/>
          <w:lang w:eastAsia="it-IT"/>
        </w:rPr>
      </w:pPr>
      <w:commentRangeStart w:id="472"/>
      <w:r w:rsidRPr="009369CC">
        <w:rPr>
          <w:highlight w:val="yellow"/>
          <w:lang w:eastAsia="it-IT"/>
        </w:rPr>
        <w:t>Emails</w:t>
      </w:r>
    </w:p>
    <w:p w14:paraId="199059B7" w14:textId="77777777" w:rsidR="00A26C0D" w:rsidRPr="009369CC" w:rsidRDefault="00E260B6">
      <w:pPr>
        <w:pStyle w:val="ListParagraph"/>
        <w:numPr>
          <w:ilvl w:val="0"/>
          <w:numId w:val="11"/>
        </w:numPr>
        <w:rPr>
          <w:highlight w:val="yellow"/>
          <w:lang w:eastAsia="it-IT"/>
        </w:rPr>
      </w:pPr>
      <w:r w:rsidRPr="009369CC">
        <w:rPr>
          <w:highlight w:val="yellow"/>
          <w:lang w:eastAsia="it-IT"/>
        </w:rPr>
        <w:t>IP addresses</w:t>
      </w:r>
      <w:commentRangeEnd w:id="472"/>
      <w:r w:rsidR="002A6CDA">
        <w:rPr>
          <w:rStyle w:val="CommentReference"/>
        </w:rPr>
        <w:commentReference w:id="472"/>
      </w:r>
    </w:p>
    <w:p w14:paraId="51CE88BD" w14:textId="77777777" w:rsidR="00A26C0D" w:rsidRDefault="00E260B6">
      <w:pPr>
        <w:rPr>
          <w:b/>
          <w:lang w:eastAsia="it-IT"/>
        </w:rPr>
      </w:pPr>
      <w:r>
        <w:rPr>
          <w:b/>
          <w:lang w:eastAsia="it-IT"/>
        </w:rPr>
        <w:t xml:space="preserve">Conventional practices followed by LEA: </w:t>
      </w:r>
    </w:p>
    <w:p w14:paraId="7B608A88" w14:textId="77777777" w:rsidR="00A26C0D" w:rsidRDefault="00E260B6">
      <w:pPr>
        <w:rPr>
          <w:ins w:id="473" w:author="Ken Maclennan-Brown" w:date="2018-10-03T14:37:00Z"/>
          <w:lang w:eastAsia="it-IT"/>
        </w:rPr>
      </w:pPr>
      <w:commentRangeStart w:id="474"/>
      <w:r w:rsidRPr="002A6CDA">
        <w:rPr>
          <w:highlight w:val="yellow"/>
          <w:lang w:eastAsia="it-IT"/>
        </w:rPr>
        <w:t>Standard policing methods, no mention of specialist protocols or tools.</w:t>
      </w:r>
      <w:commentRangeEnd w:id="474"/>
      <w:r w:rsidR="002A6CDA">
        <w:rPr>
          <w:rStyle w:val="CommentReference"/>
        </w:rPr>
        <w:commentReference w:id="474"/>
      </w:r>
    </w:p>
    <w:p w14:paraId="41AF755F" w14:textId="660B21E7" w:rsidR="00A96C16" w:rsidRDefault="00A96C16">
      <w:pPr>
        <w:rPr>
          <w:ins w:id="475" w:author="Ken Maclennan-Brown" w:date="2018-10-03T14:37:00Z"/>
          <w:b/>
          <w:lang w:eastAsia="it-IT"/>
        </w:rPr>
      </w:pPr>
    </w:p>
    <w:p w14:paraId="0336A1FF" w14:textId="77777777" w:rsidR="003B78D0" w:rsidRPr="002A6CDA" w:rsidRDefault="00C43871" w:rsidP="00A96C16">
      <w:pPr>
        <w:numPr>
          <w:ilvl w:val="0"/>
          <w:numId w:val="27"/>
        </w:numPr>
        <w:rPr>
          <w:ins w:id="476" w:author="Ken Maclennan-Brown" w:date="2018-10-03T14:37:00Z"/>
          <w:highlight w:val="yellow"/>
          <w:lang w:eastAsia="it-IT"/>
        </w:rPr>
      </w:pPr>
      <w:commentRangeStart w:id="477"/>
      <w:ins w:id="478" w:author="Ken Maclennan-Brown" w:date="2018-10-03T14:37:00Z">
        <w:r w:rsidRPr="002A6CDA">
          <w:rPr>
            <w:highlight w:val="yellow"/>
            <w:lang w:eastAsia="it-IT"/>
          </w:rPr>
          <w:t>Identifying people or objects from images</w:t>
        </w:r>
      </w:ins>
    </w:p>
    <w:p w14:paraId="61F15700" w14:textId="77777777" w:rsidR="003B78D0" w:rsidRPr="002A6CDA" w:rsidRDefault="00C43871" w:rsidP="00A96C16">
      <w:pPr>
        <w:numPr>
          <w:ilvl w:val="0"/>
          <w:numId w:val="27"/>
        </w:numPr>
        <w:rPr>
          <w:ins w:id="479" w:author="Ken Maclennan-Brown" w:date="2018-10-03T14:37:00Z"/>
          <w:highlight w:val="yellow"/>
          <w:lang w:eastAsia="it-IT"/>
        </w:rPr>
      </w:pPr>
      <w:ins w:id="480" w:author="Ken Maclennan-Brown" w:date="2018-10-03T14:37:00Z">
        <w:r w:rsidRPr="002A6CDA">
          <w:rPr>
            <w:highlight w:val="yellow"/>
            <w:lang w:eastAsia="it-IT"/>
          </w:rPr>
          <w:t>Finding similar images</w:t>
        </w:r>
      </w:ins>
    </w:p>
    <w:p w14:paraId="02A39105" w14:textId="77777777" w:rsidR="003B78D0" w:rsidRPr="002A6CDA" w:rsidRDefault="00C43871" w:rsidP="00A96C16">
      <w:pPr>
        <w:numPr>
          <w:ilvl w:val="0"/>
          <w:numId w:val="27"/>
        </w:numPr>
        <w:rPr>
          <w:ins w:id="481" w:author="Ken Maclennan-Brown" w:date="2018-10-03T14:37:00Z"/>
          <w:highlight w:val="yellow"/>
          <w:lang w:eastAsia="it-IT"/>
        </w:rPr>
      </w:pPr>
      <w:ins w:id="482" w:author="Ken Maclennan-Brown" w:date="2018-10-03T14:37:00Z">
        <w:r w:rsidRPr="002A6CDA">
          <w:rPr>
            <w:highlight w:val="yellow"/>
            <w:lang w:eastAsia="it-IT"/>
          </w:rPr>
          <w:t>Finding similar phrases</w:t>
        </w:r>
      </w:ins>
    </w:p>
    <w:p w14:paraId="57FF1427" w14:textId="77777777" w:rsidR="003B78D0" w:rsidRPr="002A6CDA" w:rsidRDefault="00C43871" w:rsidP="00A96C16">
      <w:pPr>
        <w:numPr>
          <w:ilvl w:val="0"/>
          <w:numId w:val="27"/>
        </w:numPr>
        <w:rPr>
          <w:ins w:id="483" w:author="Ken Maclennan-Brown" w:date="2018-10-03T14:37:00Z"/>
          <w:highlight w:val="yellow"/>
          <w:lang w:eastAsia="it-IT"/>
        </w:rPr>
      </w:pPr>
      <w:ins w:id="484" w:author="Ken Maclennan-Brown" w:date="2018-10-03T14:37:00Z">
        <w:r w:rsidRPr="002A6CDA">
          <w:rPr>
            <w:highlight w:val="yellow"/>
            <w:lang w:eastAsia="it-IT"/>
          </w:rPr>
          <w:t>Linking people with images, objects, websites etc.</w:t>
        </w:r>
      </w:ins>
      <w:commentRangeEnd w:id="477"/>
      <w:r w:rsidR="002A6CDA">
        <w:rPr>
          <w:rStyle w:val="CommentReference"/>
        </w:rPr>
        <w:commentReference w:id="477"/>
      </w:r>
    </w:p>
    <w:p w14:paraId="6FB503DE" w14:textId="77777777" w:rsidR="00A96C16" w:rsidRPr="00A96C16" w:rsidRDefault="00A96C16">
      <w:pPr>
        <w:rPr>
          <w:lang w:eastAsia="it-IT"/>
        </w:rPr>
      </w:pPr>
    </w:p>
    <w:p w14:paraId="0E625B7B" w14:textId="6451EFEE" w:rsidR="00A26C0D" w:rsidRDefault="00E260B6">
      <w:pPr>
        <w:pStyle w:val="Heading3"/>
      </w:pPr>
      <w:bookmarkStart w:id="485" w:name="_Toc525902791"/>
      <w:r>
        <w:t xml:space="preserve">Scenario 4: </w:t>
      </w:r>
      <w:r w:rsidR="00A96C16">
        <w:t>Show off</w:t>
      </w:r>
      <w:r>
        <w:t xml:space="preserve"> (responsible partner: KWPG)</w:t>
      </w:r>
      <w:bookmarkEnd w:id="485"/>
    </w:p>
    <w:p w14:paraId="6E5C2CA9" w14:textId="77777777" w:rsidR="00A26C0D" w:rsidRDefault="00E260B6">
      <w:pPr>
        <w:rPr>
          <w:b/>
          <w:lang w:eastAsia="it-IT"/>
        </w:rPr>
      </w:pPr>
      <w:r>
        <w:rPr>
          <w:b/>
          <w:lang w:eastAsia="it-IT"/>
        </w:rPr>
        <w:t xml:space="preserve">Narrative: </w:t>
      </w:r>
    </w:p>
    <w:p w14:paraId="612A4B53" w14:textId="77777777" w:rsidR="00A26C0D" w:rsidRDefault="00E260B6">
      <w:pPr>
        <w:rPr>
          <w:lang w:eastAsia="it-IT"/>
        </w:rPr>
      </w:pPr>
      <w:r>
        <w:rPr>
          <w:lang w:eastAsia="it-IT"/>
        </w:rPr>
        <w:t xml:space="preserve">During a routine trawl of social media, police officers found a man’s profile with photos of him posing with a weapon. Comments on the photos boasted of how powerful the weapon was. Also within the comments were phrases that constituted hate speech. Further investigation into the person revealed that he may be remodelling sport or air weapons to use combat ammunition. When the man’s apartment and workplace were searched multiple collecting and sporting weapons were recovered along with some noise makers. Ammunition, weapon parts and equipment used for adapting weapons and ammunition manufacturing devices were also secured. Documentation seized showed that weapons had been bought legally in the Czech Republic and Poland, remodelled and then sold. </w:t>
      </w:r>
      <w:commentRangeStart w:id="486"/>
      <w:r>
        <w:rPr>
          <w:lang w:eastAsia="it-IT"/>
        </w:rPr>
        <w:t>Experts confirmed that some of the weapons had been adapted for combat ammunition.</w:t>
      </w:r>
      <w:commentRangeEnd w:id="486"/>
      <w:r w:rsidR="002A6CDA">
        <w:rPr>
          <w:rStyle w:val="CommentReference"/>
        </w:rPr>
        <w:commentReference w:id="486"/>
      </w:r>
    </w:p>
    <w:p w14:paraId="2E9899C7" w14:textId="77777777" w:rsidR="00A26C0D" w:rsidRDefault="00E260B6">
      <w:pPr>
        <w:jc w:val="center"/>
        <w:rPr>
          <w:lang w:eastAsia="it-IT"/>
        </w:rPr>
      </w:pPr>
      <w:r>
        <w:rPr>
          <w:noProof/>
        </w:rPr>
        <w:lastRenderedPageBreak/>
        <w:drawing>
          <wp:inline distT="0" distB="0" distL="0" distR="0" wp14:anchorId="70C4A18B" wp14:editId="427645DC">
            <wp:extent cx="4313555"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313843" cy="2875895"/>
                    </a:xfrm>
                    <a:prstGeom prst="rect">
                      <a:avLst/>
                    </a:prstGeom>
                  </pic:spPr>
                </pic:pic>
              </a:graphicData>
            </a:graphic>
          </wp:inline>
        </w:drawing>
      </w:r>
    </w:p>
    <w:p w14:paraId="2F502CFA" w14:textId="77777777" w:rsidR="00A26C0D" w:rsidRDefault="00E260B6">
      <w:pPr>
        <w:pStyle w:val="Caption"/>
        <w:rPr>
          <w:lang w:eastAsia="it-IT"/>
        </w:rPr>
      </w:pPr>
      <w:bookmarkStart w:id="487" w:name="_Toc522623942"/>
      <w:r>
        <w:t xml:space="preserve">Figure </w:t>
      </w:r>
      <w:fldSimple w:instr=" SEQ Figure \* ARABIC ">
        <w:r>
          <w:t>7</w:t>
        </w:r>
      </w:fldSimple>
      <w:r>
        <w:t>: Illegal firearms</w:t>
      </w:r>
      <w:bookmarkEnd w:id="487"/>
    </w:p>
    <w:p w14:paraId="31DA49D0" w14:textId="77777777" w:rsidR="00A26C0D" w:rsidRDefault="00A26C0D">
      <w:pPr>
        <w:rPr>
          <w:lang w:eastAsia="it-IT"/>
        </w:rPr>
      </w:pPr>
    </w:p>
    <w:p w14:paraId="1E4E85FC" w14:textId="77777777" w:rsidR="00A26C0D" w:rsidRDefault="00E260B6">
      <w:pPr>
        <w:rPr>
          <w:lang w:eastAsia="it-IT"/>
        </w:rPr>
      </w:pPr>
      <w:r>
        <w:rPr>
          <w:b/>
          <w:lang w:eastAsia="it-IT"/>
        </w:rPr>
        <w:t xml:space="preserve">Available forensic data for investigation: </w:t>
      </w:r>
    </w:p>
    <w:p w14:paraId="4576CAB8" w14:textId="77777777" w:rsidR="00A26C0D" w:rsidRPr="002A6CDA" w:rsidRDefault="00E260B6">
      <w:pPr>
        <w:pStyle w:val="ListParagraph"/>
        <w:numPr>
          <w:ilvl w:val="0"/>
          <w:numId w:val="11"/>
        </w:numPr>
        <w:rPr>
          <w:highlight w:val="yellow"/>
          <w:lang w:eastAsia="it-IT"/>
        </w:rPr>
      </w:pPr>
      <w:commentRangeStart w:id="488"/>
      <w:r w:rsidRPr="002A6CDA">
        <w:rPr>
          <w:highlight w:val="yellow"/>
          <w:lang w:eastAsia="it-IT"/>
        </w:rPr>
        <w:t>Emails</w:t>
      </w:r>
    </w:p>
    <w:p w14:paraId="794BDB31" w14:textId="77777777" w:rsidR="00A26C0D" w:rsidRPr="002A6CDA" w:rsidRDefault="00E260B6">
      <w:pPr>
        <w:pStyle w:val="ListParagraph"/>
        <w:numPr>
          <w:ilvl w:val="0"/>
          <w:numId w:val="11"/>
        </w:numPr>
        <w:rPr>
          <w:highlight w:val="yellow"/>
          <w:lang w:eastAsia="it-IT"/>
        </w:rPr>
      </w:pPr>
      <w:r w:rsidRPr="002A6CDA">
        <w:rPr>
          <w:highlight w:val="yellow"/>
          <w:lang w:eastAsia="it-IT"/>
        </w:rPr>
        <w:t>IP addresses</w:t>
      </w:r>
      <w:commentRangeEnd w:id="488"/>
      <w:r w:rsidR="002A6CDA">
        <w:rPr>
          <w:rStyle w:val="CommentReference"/>
        </w:rPr>
        <w:commentReference w:id="488"/>
      </w:r>
    </w:p>
    <w:p w14:paraId="6E24EBA5" w14:textId="77777777" w:rsidR="00A26C0D" w:rsidRDefault="00A26C0D">
      <w:pPr>
        <w:rPr>
          <w:lang w:eastAsia="it-IT"/>
        </w:rPr>
      </w:pPr>
    </w:p>
    <w:p w14:paraId="19711B18" w14:textId="77777777" w:rsidR="00A26C0D" w:rsidRDefault="00E260B6">
      <w:pPr>
        <w:rPr>
          <w:b/>
          <w:lang w:eastAsia="it-IT"/>
        </w:rPr>
      </w:pPr>
      <w:r>
        <w:rPr>
          <w:b/>
          <w:lang w:eastAsia="it-IT"/>
        </w:rPr>
        <w:t xml:space="preserve">Conventional practices followed by LEAs: </w:t>
      </w:r>
    </w:p>
    <w:p w14:paraId="23292ED4" w14:textId="77777777" w:rsidR="00A26C0D" w:rsidRDefault="00E260B6">
      <w:pPr>
        <w:rPr>
          <w:ins w:id="489" w:author="Ken Maclennan-Brown" w:date="2018-10-03T14:38:00Z"/>
          <w:lang w:eastAsia="it-IT"/>
        </w:rPr>
      </w:pPr>
      <w:commentRangeStart w:id="490"/>
      <w:r w:rsidRPr="002A6CDA">
        <w:rPr>
          <w:highlight w:val="yellow"/>
          <w:lang w:eastAsia="it-IT"/>
        </w:rPr>
        <w:t>Standard policing methods, no mention of specialist protocols or tools.</w:t>
      </w:r>
      <w:commentRangeEnd w:id="490"/>
      <w:r w:rsidR="002A6CDA">
        <w:rPr>
          <w:rStyle w:val="CommentReference"/>
        </w:rPr>
        <w:commentReference w:id="490"/>
      </w:r>
    </w:p>
    <w:p w14:paraId="6A8D307C" w14:textId="77777777" w:rsidR="003B78D0" w:rsidRPr="002A6CDA" w:rsidRDefault="00C43871" w:rsidP="00A96C16">
      <w:pPr>
        <w:numPr>
          <w:ilvl w:val="0"/>
          <w:numId w:val="28"/>
        </w:numPr>
        <w:rPr>
          <w:ins w:id="491" w:author="Ken Maclennan-Brown" w:date="2018-10-03T14:38:00Z"/>
          <w:highlight w:val="yellow"/>
          <w:lang w:eastAsia="it-IT"/>
        </w:rPr>
      </w:pPr>
      <w:commentRangeStart w:id="492"/>
      <w:ins w:id="493" w:author="Ken Maclennan-Brown" w:date="2018-10-03T14:38:00Z">
        <w:r w:rsidRPr="002A6CDA">
          <w:rPr>
            <w:highlight w:val="yellow"/>
            <w:lang w:eastAsia="it-IT"/>
          </w:rPr>
          <w:t>Trawl for suspect images</w:t>
        </w:r>
      </w:ins>
    </w:p>
    <w:p w14:paraId="4589E8C7" w14:textId="77777777" w:rsidR="003B78D0" w:rsidRPr="002A6CDA" w:rsidRDefault="00C43871" w:rsidP="00A96C16">
      <w:pPr>
        <w:numPr>
          <w:ilvl w:val="0"/>
          <w:numId w:val="28"/>
        </w:numPr>
        <w:rPr>
          <w:ins w:id="494" w:author="Ken Maclennan-Brown" w:date="2018-10-03T14:38:00Z"/>
          <w:highlight w:val="yellow"/>
          <w:lang w:eastAsia="it-IT"/>
        </w:rPr>
      </w:pPr>
      <w:ins w:id="495" w:author="Ken Maclennan-Brown" w:date="2018-10-03T14:38:00Z">
        <w:r w:rsidRPr="002A6CDA">
          <w:rPr>
            <w:highlight w:val="yellow"/>
            <w:lang w:eastAsia="it-IT"/>
          </w:rPr>
          <w:t>Trawl for hate speech</w:t>
        </w:r>
      </w:ins>
    </w:p>
    <w:p w14:paraId="56B3EB11" w14:textId="77777777" w:rsidR="003B78D0" w:rsidRPr="002A6CDA" w:rsidRDefault="00C43871" w:rsidP="00A96C16">
      <w:pPr>
        <w:numPr>
          <w:ilvl w:val="0"/>
          <w:numId w:val="28"/>
        </w:numPr>
        <w:rPr>
          <w:ins w:id="496" w:author="Ken Maclennan-Brown" w:date="2018-10-03T14:38:00Z"/>
          <w:highlight w:val="yellow"/>
          <w:lang w:eastAsia="it-IT"/>
        </w:rPr>
      </w:pPr>
      <w:ins w:id="497" w:author="Ken Maclennan-Brown" w:date="2018-10-03T14:38:00Z">
        <w:r w:rsidRPr="002A6CDA">
          <w:rPr>
            <w:highlight w:val="yellow"/>
            <w:lang w:eastAsia="it-IT"/>
          </w:rPr>
          <w:t>Match similar images</w:t>
        </w:r>
      </w:ins>
    </w:p>
    <w:p w14:paraId="4F4DBDAC" w14:textId="77777777" w:rsidR="003B78D0" w:rsidRPr="002A6CDA" w:rsidRDefault="00C43871" w:rsidP="00A96C16">
      <w:pPr>
        <w:numPr>
          <w:ilvl w:val="0"/>
          <w:numId w:val="28"/>
        </w:numPr>
        <w:rPr>
          <w:ins w:id="498" w:author="Ken Maclennan-Brown" w:date="2018-10-03T14:38:00Z"/>
          <w:highlight w:val="yellow"/>
          <w:lang w:eastAsia="it-IT"/>
        </w:rPr>
      </w:pPr>
      <w:ins w:id="499" w:author="Ken Maclennan-Brown" w:date="2018-10-03T14:38:00Z">
        <w:r w:rsidRPr="002A6CDA">
          <w:rPr>
            <w:highlight w:val="yellow"/>
            <w:lang w:eastAsia="it-IT"/>
          </w:rPr>
          <w:t>Match phrases</w:t>
        </w:r>
      </w:ins>
    </w:p>
    <w:p w14:paraId="747248CC" w14:textId="77777777" w:rsidR="003B78D0" w:rsidRPr="002A6CDA" w:rsidRDefault="00C43871" w:rsidP="00A96C16">
      <w:pPr>
        <w:numPr>
          <w:ilvl w:val="0"/>
          <w:numId w:val="28"/>
        </w:numPr>
        <w:rPr>
          <w:ins w:id="500" w:author="Ken Maclennan-Brown" w:date="2018-10-03T14:38:00Z"/>
          <w:highlight w:val="yellow"/>
          <w:lang w:eastAsia="it-IT"/>
        </w:rPr>
      </w:pPr>
      <w:ins w:id="501" w:author="Ken Maclennan-Brown" w:date="2018-10-03T14:38:00Z">
        <w:r w:rsidRPr="002A6CDA">
          <w:rPr>
            <w:highlight w:val="yellow"/>
            <w:lang w:eastAsia="it-IT"/>
          </w:rPr>
          <w:t>Trace purchases / purchasers</w:t>
        </w:r>
      </w:ins>
    </w:p>
    <w:p w14:paraId="5F5FA7BA" w14:textId="77777777" w:rsidR="003B78D0" w:rsidRPr="002A6CDA" w:rsidRDefault="00C43871" w:rsidP="00A96C16">
      <w:pPr>
        <w:numPr>
          <w:ilvl w:val="0"/>
          <w:numId w:val="28"/>
        </w:numPr>
        <w:rPr>
          <w:ins w:id="502" w:author="Ken Maclennan-Brown" w:date="2018-10-03T14:38:00Z"/>
          <w:highlight w:val="yellow"/>
          <w:lang w:eastAsia="it-IT"/>
        </w:rPr>
      </w:pPr>
      <w:ins w:id="503" w:author="Ken Maclennan-Brown" w:date="2018-10-03T14:38:00Z">
        <w:r w:rsidRPr="002A6CDA">
          <w:rPr>
            <w:highlight w:val="yellow"/>
            <w:lang w:eastAsia="it-IT"/>
          </w:rPr>
          <w:t>Link individuals / organisations and show level of interaction</w:t>
        </w:r>
      </w:ins>
      <w:commentRangeEnd w:id="492"/>
      <w:r w:rsidR="002A6CDA">
        <w:rPr>
          <w:rStyle w:val="CommentReference"/>
        </w:rPr>
        <w:commentReference w:id="492"/>
      </w:r>
    </w:p>
    <w:p w14:paraId="73B280E1" w14:textId="77777777" w:rsidR="00A96C16" w:rsidRPr="00A96C16" w:rsidRDefault="00A96C16">
      <w:pPr>
        <w:rPr>
          <w:lang w:eastAsia="it-IT"/>
        </w:rPr>
      </w:pPr>
    </w:p>
    <w:p w14:paraId="220730AD" w14:textId="587E853E" w:rsidR="00A26C0D" w:rsidRDefault="00E260B6">
      <w:pPr>
        <w:pStyle w:val="Heading3"/>
      </w:pPr>
      <w:bookmarkStart w:id="504" w:name="_Toc525902792"/>
      <w:r>
        <w:t xml:space="preserve">Scenario 5: </w:t>
      </w:r>
      <w:r w:rsidR="00A96C16">
        <w:t>Gun Education</w:t>
      </w:r>
      <w:r>
        <w:t xml:space="preserve"> (responsible partner: KWPG)</w:t>
      </w:r>
      <w:bookmarkEnd w:id="504"/>
    </w:p>
    <w:p w14:paraId="08E316EC" w14:textId="77777777" w:rsidR="00A26C0D" w:rsidRDefault="00E260B6">
      <w:pPr>
        <w:rPr>
          <w:b/>
          <w:lang w:eastAsia="it-IT"/>
        </w:rPr>
      </w:pPr>
      <w:r>
        <w:rPr>
          <w:b/>
          <w:lang w:eastAsia="it-IT"/>
        </w:rPr>
        <w:t xml:space="preserve">Narrative: </w:t>
      </w:r>
    </w:p>
    <w:p w14:paraId="0AF30672" w14:textId="08CA8733" w:rsidR="00A26C0D" w:rsidRDefault="00E260B6">
      <w:pPr>
        <w:rPr>
          <w:lang w:eastAsia="it-IT"/>
        </w:rPr>
      </w:pPr>
      <w:r>
        <w:rPr>
          <w:lang w:eastAsia="it-IT"/>
        </w:rPr>
        <w:t>This scenario is not really a crime more an example of possible missed opportunities to spot criminal or terrorist activity early and therefore prevent a major crime. An individual wishing to purchase a weapon searches the internet for technical information about the weapon and firearms: kind, specifications, construction details</w:t>
      </w:r>
      <w:r w:rsidR="002A6CDA">
        <w:rPr>
          <w:lang w:eastAsia="it-IT"/>
        </w:rPr>
        <w:t>,</w:t>
      </w:r>
      <w:r>
        <w:rPr>
          <w:lang w:eastAsia="it-IT"/>
        </w:rPr>
        <w:t xml:space="preserve"> etc. So far this is legal with no warning flags, however, as the questions get more </w:t>
      </w:r>
      <w:r>
        <w:rPr>
          <w:lang w:eastAsia="it-IT"/>
        </w:rPr>
        <w:lastRenderedPageBreak/>
        <w:t xml:space="preserve">specific – can the weapon be divided into sections, how these sections can be transported, what is the best weapon for long range shooting etc. now the questions are getting more concerning and could point to potential criminal or terrorist activity. </w:t>
      </w:r>
      <w:commentRangeStart w:id="505"/>
      <w:r>
        <w:rPr>
          <w:lang w:eastAsia="it-IT"/>
        </w:rPr>
        <w:t>The problem being most of the replies are via private message or through unrelated email addresses from domains outside the national jurisdiction such as gmail.com (USA) or mail.ru (Russia).</w:t>
      </w:r>
      <w:commentRangeEnd w:id="505"/>
      <w:r w:rsidR="002A6CDA">
        <w:rPr>
          <w:rStyle w:val="CommentReference"/>
        </w:rPr>
        <w:commentReference w:id="505"/>
      </w:r>
    </w:p>
    <w:p w14:paraId="284B0B6C" w14:textId="77777777" w:rsidR="00A26C0D" w:rsidRDefault="00A26C0D">
      <w:pPr>
        <w:rPr>
          <w:lang w:eastAsia="it-IT"/>
        </w:rPr>
      </w:pPr>
    </w:p>
    <w:p w14:paraId="6201F710" w14:textId="77777777" w:rsidR="00A26C0D" w:rsidRDefault="00E260B6">
      <w:pPr>
        <w:rPr>
          <w:lang w:eastAsia="it-IT"/>
        </w:rPr>
      </w:pPr>
      <w:r>
        <w:rPr>
          <w:b/>
          <w:lang w:eastAsia="it-IT"/>
        </w:rPr>
        <w:t xml:space="preserve">Available forensic data for investigation: </w:t>
      </w:r>
    </w:p>
    <w:p w14:paraId="6620059C" w14:textId="77777777" w:rsidR="00A26C0D" w:rsidRPr="002A6CDA" w:rsidRDefault="00E260B6">
      <w:pPr>
        <w:pStyle w:val="ListParagraph"/>
        <w:numPr>
          <w:ilvl w:val="0"/>
          <w:numId w:val="12"/>
        </w:numPr>
        <w:rPr>
          <w:highlight w:val="yellow"/>
          <w:lang w:eastAsia="it-IT"/>
        </w:rPr>
      </w:pPr>
      <w:commentRangeStart w:id="506"/>
      <w:r w:rsidRPr="002A6CDA">
        <w:rPr>
          <w:highlight w:val="yellow"/>
          <w:lang w:eastAsia="it-IT"/>
        </w:rPr>
        <w:t>Email addresses</w:t>
      </w:r>
    </w:p>
    <w:p w14:paraId="75841DF1" w14:textId="77777777" w:rsidR="00A26C0D" w:rsidRPr="002A6CDA" w:rsidRDefault="00E260B6">
      <w:pPr>
        <w:pStyle w:val="ListParagraph"/>
        <w:numPr>
          <w:ilvl w:val="0"/>
          <w:numId w:val="12"/>
        </w:numPr>
        <w:rPr>
          <w:highlight w:val="yellow"/>
          <w:lang w:eastAsia="it-IT"/>
        </w:rPr>
      </w:pPr>
      <w:r w:rsidRPr="002A6CDA">
        <w:rPr>
          <w:highlight w:val="yellow"/>
          <w:lang w:eastAsia="it-IT"/>
        </w:rPr>
        <w:t>URLs</w:t>
      </w:r>
    </w:p>
    <w:p w14:paraId="687D9DE9" w14:textId="77777777" w:rsidR="00A26C0D" w:rsidRPr="002A6CDA" w:rsidRDefault="00E260B6">
      <w:pPr>
        <w:pStyle w:val="ListParagraph"/>
        <w:numPr>
          <w:ilvl w:val="0"/>
          <w:numId w:val="12"/>
        </w:numPr>
        <w:rPr>
          <w:highlight w:val="yellow"/>
          <w:lang w:eastAsia="it-IT"/>
        </w:rPr>
      </w:pPr>
      <w:r w:rsidRPr="002A6CDA">
        <w:rPr>
          <w:highlight w:val="yellow"/>
          <w:lang w:eastAsia="it-IT"/>
        </w:rPr>
        <w:t>Forum posts, etc.</w:t>
      </w:r>
      <w:commentRangeEnd w:id="506"/>
      <w:r w:rsidR="002A6CDA">
        <w:rPr>
          <w:rStyle w:val="CommentReference"/>
        </w:rPr>
        <w:commentReference w:id="506"/>
      </w:r>
    </w:p>
    <w:p w14:paraId="361FDB1F" w14:textId="77777777" w:rsidR="00A26C0D" w:rsidRDefault="00A26C0D">
      <w:pPr>
        <w:pStyle w:val="ListParagraph"/>
        <w:rPr>
          <w:ins w:id="507" w:author="Ken Maclennan-Brown" w:date="2018-10-03T14:39:00Z"/>
          <w:lang w:eastAsia="it-IT"/>
        </w:rPr>
      </w:pPr>
    </w:p>
    <w:p w14:paraId="7114B755" w14:textId="77777777" w:rsidR="00A26C0D" w:rsidRDefault="00E260B6">
      <w:pPr>
        <w:rPr>
          <w:b/>
          <w:lang w:eastAsia="it-IT"/>
        </w:rPr>
      </w:pPr>
      <w:r>
        <w:rPr>
          <w:b/>
          <w:lang w:eastAsia="it-IT"/>
        </w:rPr>
        <w:t xml:space="preserve">Conventional practices followed by LEAs: </w:t>
      </w:r>
    </w:p>
    <w:p w14:paraId="42CA2400" w14:textId="77777777" w:rsidR="00A26C0D" w:rsidRDefault="00E260B6">
      <w:pPr>
        <w:rPr>
          <w:ins w:id="508" w:author="Ken Maclennan-Brown" w:date="2018-10-03T14:39:00Z"/>
          <w:lang w:eastAsia="it-IT"/>
        </w:rPr>
      </w:pPr>
      <w:commentRangeStart w:id="509"/>
      <w:r w:rsidRPr="002A6CDA">
        <w:rPr>
          <w:highlight w:val="yellow"/>
          <w:lang w:eastAsia="it-IT"/>
        </w:rPr>
        <w:t>This is currently a largely untapped area for policing as the data volume is too large to realistically allow speculative investigations to provide a reasonable investment on time. Though some forums are monitored at least occasionally this is a manual task so extremely resource intensive.</w:t>
      </w:r>
      <w:commentRangeEnd w:id="509"/>
      <w:r w:rsidR="002A6CDA">
        <w:rPr>
          <w:rStyle w:val="CommentReference"/>
        </w:rPr>
        <w:commentReference w:id="509"/>
      </w:r>
    </w:p>
    <w:p w14:paraId="60F91B89" w14:textId="77777777" w:rsidR="003B78D0" w:rsidRPr="002A6CDA" w:rsidRDefault="00C43871" w:rsidP="00A96C16">
      <w:pPr>
        <w:numPr>
          <w:ilvl w:val="0"/>
          <w:numId w:val="29"/>
        </w:numPr>
        <w:rPr>
          <w:ins w:id="510" w:author="Ken Maclennan-Brown" w:date="2018-10-03T14:40:00Z"/>
          <w:highlight w:val="yellow"/>
          <w:lang w:eastAsia="it-IT"/>
        </w:rPr>
      </w:pPr>
      <w:commentRangeStart w:id="511"/>
      <w:ins w:id="512" w:author="Ken Maclennan-Brown" w:date="2018-10-03T14:40:00Z">
        <w:r w:rsidRPr="002A6CDA">
          <w:rPr>
            <w:highlight w:val="yellow"/>
            <w:lang w:eastAsia="it-IT"/>
          </w:rPr>
          <w:t>Ability to search for phrases</w:t>
        </w:r>
      </w:ins>
    </w:p>
    <w:p w14:paraId="4FA22F8F" w14:textId="77777777" w:rsidR="003B78D0" w:rsidRPr="002A6CDA" w:rsidRDefault="00C43871" w:rsidP="00A96C16">
      <w:pPr>
        <w:numPr>
          <w:ilvl w:val="0"/>
          <w:numId w:val="29"/>
        </w:numPr>
        <w:rPr>
          <w:ins w:id="513" w:author="Ken Maclennan-Brown" w:date="2018-10-03T14:40:00Z"/>
          <w:highlight w:val="yellow"/>
          <w:lang w:eastAsia="it-IT"/>
        </w:rPr>
      </w:pPr>
      <w:ins w:id="514" w:author="Ken Maclennan-Brown" w:date="2018-10-03T14:40:00Z">
        <w:r w:rsidRPr="002A6CDA">
          <w:rPr>
            <w:highlight w:val="yellow"/>
            <w:lang w:eastAsia="it-IT"/>
          </w:rPr>
          <w:t>Ability to search private messages</w:t>
        </w:r>
      </w:ins>
    </w:p>
    <w:p w14:paraId="1C076428" w14:textId="77777777" w:rsidR="003B78D0" w:rsidRPr="002A6CDA" w:rsidRDefault="00C43871" w:rsidP="00A96C16">
      <w:pPr>
        <w:numPr>
          <w:ilvl w:val="0"/>
          <w:numId w:val="29"/>
        </w:numPr>
        <w:rPr>
          <w:ins w:id="515" w:author="Ken Maclennan-Brown" w:date="2018-10-03T14:40:00Z"/>
          <w:highlight w:val="yellow"/>
          <w:lang w:eastAsia="it-IT"/>
        </w:rPr>
      </w:pPr>
      <w:ins w:id="516" w:author="Ken Maclennan-Brown" w:date="2018-10-03T14:40:00Z">
        <w:r w:rsidRPr="002A6CDA">
          <w:rPr>
            <w:highlight w:val="yellow"/>
            <w:lang w:eastAsia="it-IT"/>
          </w:rPr>
          <w:t>Ability of searching mail servers outside of national jurisdiction</w:t>
        </w:r>
      </w:ins>
      <w:commentRangeEnd w:id="511"/>
      <w:r w:rsidR="002A6CDA">
        <w:rPr>
          <w:rStyle w:val="CommentReference"/>
        </w:rPr>
        <w:commentReference w:id="511"/>
      </w:r>
    </w:p>
    <w:p w14:paraId="629A18E3" w14:textId="77777777" w:rsidR="00A96C16" w:rsidRPr="00A96C16" w:rsidRDefault="00A96C16">
      <w:pPr>
        <w:rPr>
          <w:lang w:eastAsia="it-IT"/>
        </w:rPr>
      </w:pPr>
    </w:p>
    <w:p w14:paraId="0A00FAE5" w14:textId="77777777" w:rsidR="00A26C0D" w:rsidRDefault="00E260B6">
      <w:pPr>
        <w:pStyle w:val="Heading2"/>
        <w:rPr>
          <w:lang w:eastAsia="it-IT"/>
        </w:rPr>
      </w:pPr>
      <w:bookmarkStart w:id="517" w:name="_Toc525902793"/>
      <w:r>
        <w:rPr>
          <w:lang w:eastAsia="it-IT"/>
        </w:rPr>
        <w:t>Use Case 3 – Trafficking related to terrorism funding</w:t>
      </w:r>
      <w:bookmarkEnd w:id="517"/>
    </w:p>
    <w:p w14:paraId="10120552" w14:textId="79D17672" w:rsidR="00A26C0D" w:rsidRPr="00DC4E1F" w:rsidRDefault="00E260B6" w:rsidP="00DC4E1F">
      <w:pPr>
        <w:rPr>
          <w:lang w:eastAsia="ja-JP"/>
        </w:rPr>
      </w:pPr>
      <w:r>
        <w:rPr>
          <w:lang w:eastAsia="ja-JP"/>
        </w:rPr>
        <w:t>Terrorist organisations require large amounts of funds in order to support themselves and their illegal activities. Unfortunately, the rise in online commerce and all that it facilitates in both domestic and international trade, not only makes it easy for legitimate businesses but also provides many opportunities for illegal funding. There are many ways in which terrorist organisations can obtain funding some of the most common are:</w:t>
      </w:r>
    </w:p>
    <w:p w14:paraId="1E62D948" w14:textId="77777777" w:rsidR="00A26C0D" w:rsidRDefault="00E260B6">
      <w:pPr>
        <w:rPr>
          <w:lang w:eastAsia="ja-JP"/>
        </w:rPr>
      </w:pPr>
      <w:r>
        <w:rPr>
          <w:b/>
          <w:lang w:eastAsia="ja-JP"/>
        </w:rPr>
        <w:t>Terrorist-related financial networks:</w:t>
      </w:r>
      <w:r>
        <w:rPr>
          <w:lang w:eastAsia="ja-JP"/>
        </w:rPr>
        <w:t xml:space="preserve"> either through the same organisations or between terrorist organisations, exchanging goods cash or services. The money transactions are usually through blockchain or cryptocurrencies to preserve anonymity and hide from LEAs.</w:t>
      </w:r>
    </w:p>
    <w:p w14:paraId="5136655D" w14:textId="77777777" w:rsidR="00A26C0D" w:rsidRDefault="00E260B6">
      <w:pPr>
        <w:rPr>
          <w:lang w:eastAsia="ja-JP"/>
        </w:rPr>
      </w:pPr>
      <w:r>
        <w:rPr>
          <w:b/>
          <w:lang w:eastAsia="ja-JP"/>
        </w:rPr>
        <w:t>Fake charities:</w:t>
      </w:r>
      <w:r>
        <w:rPr>
          <w:lang w:eastAsia="ja-JP"/>
        </w:rPr>
        <w:t xml:space="preserve"> appearing to be about a major humanitarian issue such a medical assistance to war victims they lure in potential donors and can collect significant amounts of money. These are often well researched and credible professionally constructed sites, with activities, objectives and false information. Donations to these sites are normally on the surface web made through legal means such as bank transfer, PayPal and credit card. The money is then transferred via various means to the well-hidden terrorist organisation accounts.</w:t>
      </w:r>
    </w:p>
    <w:p w14:paraId="48D7BB75" w14:textId="0C0301DF" w:rsidR="00A26C0D" w:rsidRDefault="00E260B6">
      <w:pPr>
        <w:rPr>
          <w:lang w:eastAsia="ja-JP"/>
        </w:rPr>
      </w:pPr>
      <w:r>
        <w:rPr>
          <w:b/>
          <w:lang w:eastAsia="ja-JP"/>
        </w:rPr>
        <w:t>Fund-raising campaigns:</w:t>
      </w:r>
      <w:r>
        <w:rPr>
          <w:lang w:eastAsia="ja-JP"/>
        </w:rPr>
        <w:t xml:space="preserve"> these are run over the public and Deep Web as well as the Dark Net. These campaigns are specifically targeted at other terrorists, extremists or sympathisers and often only last </w:t>
      </w:r>
      <w:r>
        <w:rPr>
          <w:lang w:eastAsia="ja-JP"/>
        </w:rPr>
        <w:lastRenderedPageBreak/>
        <w:t>for a few days or even hours in order to escape notice by LEAs. The majority are established in the Deep Web or on Dark Nets again to escape notice from LEAs.</w:t>
      </w:r>
    </w:p>
    <w:p w14:paraId="173F4535" w14:textId="77777777" w:rsidR="00A26C0D" w:rsidRDefault="00E260B6">
      <w:pPr>
        <w:pStyle w:val="Heading3"/>
      </w:pPr>
      <w:bookmarkStart w:id="518" w:name="_Toc525902794"/>
      <w:commentRangeStart w:id="519"/>
      <w:r>
        <w:t>Scenario 1: Terrorism Funding 1 (responsible partner: LPV)</w:t>
      </w:r>
      <w:bookmarkEnd w:id="518"/>
      <w:commentRangeEnd w:id="519"/>
      <w:r w:rsidR="008840EA">
        <w:rPr>
          <w:rStyle w:val="CommentReference"/>
          <w:rFonts w:eastAsiaTheme="minorEastAsia" w:cstheme="minorBidi"/>
          <w:b w:val="0"/>
          <w:bCs w:val="0"/>
          <w:lang w:eastAsia="en-GB"/>
        </w:rPr>
        <w:commentReference w:id="519"/>
      </w:r>
    </w:p>
    <w:p w14:paraId="714EC397" w14:textId="77777777" w:rsidR="00A26C0D" w:rsidRDefault="00E260B6">
      <w:pPr>
        <w:rPr>
          <w:b/>
          <w:lang w:eastAsia="it-IT"/>
        </w:rPr>
      </w:pPr>
      <w:r>
        <w:rPr>
          <w:b/>
          <w:lang w:eastAsia="it-IT"/>
        </w:rPr>
        <w:t xml:space="preserve">Narrative: </w:t>
      </w:r>
    </w:p>
    <w:p w14:paraId="75B260AD" w14:textId="77777777" w:rsidR="00A26C0D" w:rsidRDefault="00E260B6">
      <w:commentRangeStart w:id="520"/>
      <w:r w:rsidRPr="00D14256">
        <w:rPr>
          <w:highlight w:val="yellow"/>
        </w:rPr>
        <w:t>An asylum seeker staying in an asylum shelter begins to show behaviour that indicates either they are a terrorist or that they are being radicalised.  This person is making use of the facilities of the asylum shelter such as phone/smartphone and computer. Social services then notify the police of this disturbing change in behaviour and are asked to intervene.</w:t>
      </w:r>
      <w:commentRangeEnd w:id="520"/>
      <w:r w:rsidR="00D14256">
        <w:rPr>
          <w:rStyle w:val="CommentReference"/>
        </w:rPr>
        <w:commentReference w:id="520"/>
      </w:r>
    </w:p>
    <w:p w14:paraId="5733D18B" w14:textId="77777777" w:rsidR="00A26C0D" w:rsidRDefault="00A26C0D">
      <w:pPr>
        <w:rPr>
          <w:lang w:eastAsia="it-IT"/>
        </w:rPr>
      </w:pPr>
    </w:p>
    <w:p w14:paraId="79FAB5B5" w14:textId="77777777" w:rsidR="00A26C0D" w:rsidRDefault="00E260B6">
      <w:pPr>
        <w:rPr>
          <w:lang w:eastAsia="it-IT"/>
        </w:rPr>
      </w:pPr>
      <w:r>
        <w:rPr>
          <w:b/>
          <w:lang w:eastAsia="it-IT"/>
        </w:rPr>
        <w:t xml:space="preserve">Available forensic data for investigation: </w:t>
      </w:r>
    </w:p>
    <w:p w14:paraId="4D1B67F7" w14:textId="77777777" w:rsidR="00D14256" w:rsidRPr="00D14256" w:rsidRDefault="00E260B6" w:rsidP="00D14256">
      <w:pPr>
        <w:pStyle w:val="ListParagraph"/>
        <w:numPr>
          <w:ilvl w:val="0"/>
          <w:numId w:val="9"/>
        </w:numPr>
        <w:rPr>
          <w:highlight w:val="yellow"/>
          <w:lang w:eastAsia="it-IT"/>
        </w:rPr>
      </w:pPr>
      <w:commentRangeStart w:id="521"/>
      <w:r w:rsidRPr="00D14256">
        <w:rPr>
          <w:highlight w:val="yellow"/>
          <w:lang w:eastAsia="it-IT"/>
        </w:rPr>
        <w:t xml:space="preserve">A great number of videos that are hosted </w:t>
      </w:r>
      <w:r w:rsidR="00D14256" w:rsidRPr="00D14256">
        <w:rPr>
          <w:highlight w:val="yellow"/>
          <w:lang w:eastAsia="it-IT"/>
        </w:rPr>
        <w:t>on YouTube site</w:t>
      </w:r>
    </w:p>
    <w:p w14:paraId="1A437B66" w14:textId="1CC8596D" w:rsidR="00A26C0D" w:rsidRPr="00D14256" w:rsidRDefault="00E260B6" w:rsidP="00D14256">
      <w:pPr>
        <w:pStyle w:val="ListParagraph"/>
        <w:numPr>
          <w:ilvl w:val="0"/>
          <w:numId w:val="9"/>
        </w:numPr>
        <w:rPr>
          <w:highlight w:val="yellow"/>
          <w:lang w:eastAsia="it-IT"/>
        </w:rPr>
      </w:pPr>
      <w:r w:rsidRPr="00D14256">
        <w:rPr>
          <w:highlight w:val="yellow"/>
          <w:lang w:eastAsia="it-IT"/>
        </w:rPr>
        <w:t>A variety of keywords are provided and can be used in order to collect visual content such as videos and images from online sources (google images, dark web, YouTube)</w:t>
      </w:r>
      <w:commentRangeEnd w:id="521"/>
      <w:r w:rsidR="00D14256">
        <w:rPr>
          <w:rStyle w:val="CommentReference"/>
        </w:rPr>
        <w:commentReference w:id="521"/>
      </w:r>
    </w:p>
    <w:p w14:paraId="52198B18" w14:textId="77777777" w:rsidR="003B78D0" w:rsidRPr="00D14256" w:rsidRDefault="00C43871" w:rsidP="00A96C16">
      <w:pPr>
        <w:numPr>
          <w:ilvl w:val="0"/>
          <w:numId w:val="30"/>
        </w:numPr>
        <w:rPr>
          <w:ins w:id="522" w:author="Ken Maclennan-Brown" w:date="2018-10-03T14:41:00Z"/>
          <w:highlight w:val="yellow"/>
          <w:lang w:eastAsia="it-IT"/>
        </w:rPr>
      </w:pPr>
      <w:commentRangeStart w:id="523"/>
      <w:ins w:id="524" w:author="Ken Maclennan-Brown" w:date="2018-10-03T14:41:00Z">
        <w:r w:rsidRPr="00D14256">
          <w:rPr>
            <w:highlight w:val="yellow"/>
            <w:lang w:eastAsia="it-IT"/>
          </w:rPr>
          <w:t>Links between people and levels of interaction</w:t>
        </w:r>
      </w:ins>
    </w:p>
    <w:p w14:paraId="68C8C034" w14:textId="0E8315D9" w:rsidR="00A96C16" w:rsidRPr="00D14256" w:rsidRDefault="00C43871" w:rsidP="00D14256">
      <w:pPr>
        <w:numPr>
          <w:ilvl w:val="0"/>
          <w:numId w:val="30"/>
        </w:numPr>
        <w:rPr>
          <w:highlight w:val="yellow"/>
          <w:lang w:eastAsia="it-IT"/>
        </w:rPr>
      </w:pPr>
      <w:ins w:id="525" w:author="Ken Maclennan-Brown" w:date="2018-10-03T14:41:00Z">
        <w:r w:rsidRPr="00D14256">
          <w:rPr>
            <w:highlight w:val="yellow"/>
            <w:lang w:eastAsia="it-IT"/>
          </w:rPr>
          <w:t>Trace websites, email addresses etc</w:t>
        </w:r>
        <w:r w:rsidR="00A96C16" w:rsidRPr="00D14256">
          <w:rPr>
            <w:highlight w:val="yellow"/>
            <w:lang w:eastAsia="it-IT"/>
          </w:rPr>
          <w:t>.</w:t>
        </w:r>
      </w:ins>
      <w:commentRangeEnd w:id="523"/>
      <w:r w:rsidR="00D14256">
        <w:rPr>
          <w:rStyle w:val="CommentReference"/>
        </w:rPr>
        <w:commentReference w:id="523"/>
      </w:r>
    </w:p>
    <w:p w14:paraId="78827EA7" w14:textId="77777777" w:rsidR="00A26C0D" w:rsidRDefault="00E260B6">
      <w:pPr>
        <w:rPr>
          <w:b/>
          <w:lang w:eastAsia="it-IT"/>
        </w:rPr>
      </w:pPr>
      <w:r>
        <w:rPr>
          <w:b/>
          <w:lang w:eastAsia="it-IT"/>
        </w:rPr>
        <w:t xml:space="preserve">Conventional practices followed by LEA: </w:t>
      </w:r>
    </w:p>
    <w:p w14:paraId="4141BEDC" w14:textId="77777777" w:rsidR="00A26C0D" w:rsidRDefault="00E260B6">
      <w:r>
        <w:t>We interview the representative of the social service and the asylum shelter, and other concerned persons if necessary to form an image of the situation and the target. It is the investigators choice to perform an internet investigation, and the investigator also determines the extent of this investigation.</w:t>
      </w:r>
    </w:p>
    <w:p w14:paraId="4EB0B169" w14:textId="056DF274" w:rsidR="00A26C0D" w:rsidRDefault="00E260B6">
      <w:r>
        <w:t>We then interrogate the target, perform a house search and confiscate any material deemed useful for the investigation. Based on additional elements, the person will be asked to leave the country, will be incarcerated or let go.</w:t>
      </w:r>
    </w:p>
    <w:p w14:paraId="6B92DE09" w14:textId="77777777" w:rsidR="00A26C0D" w:rsidRDefault="00E260B6">
      <w:pPr>
        <w:pStyle w:val="Heading3"/>
      </w:pPr>
      <w:bookmarkStart w:id="526" w:name="_Toc525902795"/>
      <w:commentRangeStart w:id="527"/>
      <w:r>
        <w:t>Scenario 2: Terrorism Funding 2 (responsible partner: LPV)</w:t>
      </w:r>
      <w:bookmarkEnd w:id="526"/>
      <w:commentRangeEnd w:id="527"/>
      <w:r w:rsidR="008840EA">
        <w:rPr>
          <w:rStyle w:val="CommentReference"/>
          <w:rFonts w:eastAsiaTheme="minorEastAsia" w:cstheme="minorBidi"/>
          <w:b w:val="0"/>
          <w:bCs w:val="0"/>
          <w:lang w:eastAsia="en-GB"/>
        </w:rPr>
        <w:commentReference w:id="527"/>
      </w:r>
    </w:p>
    <w:p w14:paraId="7C5CF7C0" w14:textId="77777777" w:rsidR="00A26C0D" w:rsidRDefault="00E260B6">
      <w:pPr>
        <w:rPr>
          <w:b/>
          <w:lang w:eastAsia="it-IT"/>
        </w:rPr>
      </w:pPr>
      <w:r>
        <w:rPr>
          <w:b/>
          <w:lang w:eastAsia="it-IT"/>
        </w:rPr>
        <w:t xml:space="preserve">Narrative: </w:t>
      </w:r>
    </w:p>
    <w:p w14:paraId="3D67DD37" w14:textId="1D79D301" w:rsidR="00A26C0D" w:rsidRDefault="00E260B6">
      <w:pPr>
        <w:rPr>
          <w:lang w:eastAsia="it-IT"/>
        </w:rPr>
      </w:pPr>
      <w:commentRangeStart w:id="528"/>
      <w:r w:rsidRPr="00D14256">
        <w:rPr>
          <w:highlight w:val="yellow"/>
          <w:lang w:eastAsia="it-IT"/>
        </w:rPr>
        <w:t>A</w:t>
      </w:r>
      <w:r w:rsidR="00D14256" w:rsidRPr="00D14256">
        <w:rPr>
          <w:highlight w:val="yellow"/>
          <w:lang w:eastAsia="it-IT"/>
        </w:rPr>
        <w:t xml:space="preserve"> young girl at school starts </w:t>
      </w:r>
      <w:r w:rsidRPr="00D14256">
        <w:rPr>
          <w:highlight w:val="yellow"/>
          <w:lang w:eastAsia="it-IT"/>
        </w:rPr>
        <w:t>to display signs of radicalisation, such a</w:t>
      </w:r>
      <w:r w:rsidR="00D14256" w:rsidRPr="00D14256">
        <w:rPr>
          <w:highlight w:val="yellow"/>
          <w:lang w:eastAsia="it-IT"/>
        </w:rPr>
        <w:t>s</w:t>
      </w:r>
      <w:r w:rsidRPr="00D14256">
        <w:rPr>
          <w:highlight w:val="yellow"/>
          <w:lang w:eastAsia="it-IT"/>
        </w:rPr>
        <w:t xml:space="preserve"> starting to wear a burka. The family is known to be very isolated and does not wish to engage in conversation.</w:t>
      </w:r>
      <w:commentRangeEnd w:id="528"/>
      <w:r w:rsidR="00D14256">
        <w:rPr>
          <w:rStyle w:val="CommentReference"/>
        </w:rPr>
        <w:commentReference w:id="528"/>
      </w:r>
    </w:p>
    <w:p w14:paraId="549E5BF3" w14:textId="77777777" w:rsidR="00A26C0D" w:rsidRDefault="00E260B6">
      <w:pPr>
        <w:rPr>
          <w:lang w:eastAsia="it-IT"/>
        </w:rPr>
      </w:pPr>
      <w:r>
        <w:rPr>
          <w:b/>
          <w:lang w:eastAsia="it-IT"/>
        </w:rPr>
        <w:t xml:space="preserve">Available forensic data for investigation: </w:t>
      </w:r>
    </w:p>
    <w:p w14:paraId="502C7715" w14:textId="77777777" w:rsidR="00D14256" w:rsidRPr="00D14256" w:rsidRDefault="00E260B6" w:rsidP="00D14256">
      <w:pPr>
        <w:pStyle w:val="ListParagraph"/>
        <w:numPr>
          <w:ilvl w:val="0"/>
          <w:numId w:val="9"/>
        </w:numPr>
        <w:rPr>
          <w:highlight w:val="yellow"/>
          <w:lang w:eastAsia="it-IT"/>
        </w:rPr>
      </w:pPr>
      <w:commentRangeStart w:id="529"/>
      <w:r w:rsidRPr="00D14256">
        <w:rPr>
          <w:highlight w:val="yellow"/>
          <w:lang w:eastAsia="it-IT"/>
        </w:rPr>
        <w:t xml:space="preserve">A great number of videos that are hosted </w:t>
      </w:r>
      <w:r w:rsidR="00D14256" w:rsidRPr="00D14256">
        <w:rPr>
          <w:highlight w:val="yellow"/>
          <w:lang w:eastAsia="it-IT"/>
        </w:rPr>
        <w:t>on YouTube site</w:t>
      </w:r>
    </w:p>
    <w:p w14:paraId="72FF2928" w14:textId="2449630B" w:rsidR="00A26C0D" w:rsidRPr="00D14256" w:rsidRDefault="00E260B6" w:rsidP="00D14256">
      <w:pPr>
        <w:pStyle w:val="ListParagraph"/>
        <w:numPr>
          <w:ilvl w:val="0"/>
          <w:numId w:val="9"/>
        </w:numPr>
        <w:rPr>
          <w:highlight w:val="yellow"/>
          <w:lang w:eastAsia="it-IT"/>
        </w:rPr>
      </w:pPr>
      <w:r w:rsidRPr="00D14256">
        <w:rPr>
          <w:highlight w:val="yellow"/>
          <w:lang w:eastAsia="it-IT"/>
        </w:rPr>
        <w:t>A variety of keywords are provided and can be used in order to collect visual content such as videos and images from online sources (google images, dark web, YouTube)</w:t>
      </w:r>
      <w:commentRangeEnd w:id="529"/>
      <w:r w:rsidR="00D14256">
        <w:rPr>
          <w:rStyle w:val="CommentReference"/>
        </w:rPr>
        <w:commentReference w:id="529"/>
      </w:r>
    </w:p>
    <w:p w14:paraId="41DAD280" w14:textId="77777777" w:rsidR="00A26C0D" w:rsidRDefault="00E260B6">
      <w:pPr>
        <w:rPr>
          <w:b/>
          <w:lang w:eastAsia="it-IT"/>
        </w:rPr>
      </w:pPr>
      <w:r>
        <w:rPr>
          <w:b/>
          <w:lang w:eastAsia="it-IT"/>
        </w:rPr>
        <w:t xml:space="preserve">Conventional practices followed by LEA: </w:t>
      </w:r>
    </w:p>
    <w:p w14:paraId="02CA52CB" w14:textId="77777777" w:rsidR="00A26C0D" w:rsidRDefault="00E260B6">
      <w:r>
        <w:t>The school’s head master will be interviewed, the target’s head teacher and other concerned persons if necessary to form an image of the situation and the target. It is the investigators choice to perform an internet investigation, and the investigator also determines the extent of this investigation.</w:t>
      </w:r>
    </w:p>
    <w:p w14:paraId="26D6E481" w14:textId="77777777" w:rsidR="00A26C0D" w:rsidRDefault="00E260B6">
      <w:r>
        <w:lastRenderedPageBreak/>
        <w:t>An effort will be made to talk to the family if possible and start some form of assistance for the family if necessary. If this procedure is not effective, the target will be interrogated, and possibly a house search will be performed for further evidence gathering and also confiscation of elements relevant to the investigation.</w:t>
      </w:r>
    </w:p>
    <w:p w14:paraId="1D08E988" w14:textId="77777777" w:rsidR="00A26C0D" w:rsidRDefault="00E260B6">
      <w:pPr>
        <w:rPr>
          <w:ins w:id="530" w:author="Ken Maclennan-Brown" w:date="2018-10-03T14:41:00Z"/>
        </w:rPr>
      </w:pPr>
      <w:r>
        <w:t xml:space="preserve">Based on what additional elements are found, this could lead to the person being incarcerated (or locked up in an institution for minors) or let go. </w:t>
      </w:r>
    </w:p>
    <w:p w14:paraId="183A0D3D" w14:textId="77777777" w:rsidR="003B78D0" w:rsidRPr="008840EA" w:rsidRDefault="00C43871" w:rsidP="00A96C16">
      <w:pPr>
        <w:numPr>
          <w:ilvl w:val="0"/>
          <w:numId w:val="31"/>
        </w:numPr>
        <w:jc w:val="left"/>
        <w:rPr>
          <w:ins w:id="531" w:author="Ken Maclennan-Brown" w:date="2018-10-03T14:42:00Z"/>
          <w:highlight w:val="yellow"/>
          <w:lang w:eastAsia="it-IT"/>
          <w:rPrChange w:id="532" w:author="Ken Maclennan-Brown" w:date="2018-10-03T14:42:00Z">
            <w:rPr>
              <w:ins w:id="533" w:author="Ken Maclennan-Brown" w:date="2018-10-03T14:42:00Z"/>
              <w:b/>
              <w:lang w:eastAsia="it-IT"/>
            </w:rPr>
          </w:rPrChange>
        </w:rPr>
      </w:pPr>
      <w:commentRangeStart w:id="534"/>
      <w:ins w:id="535" w:author="Ken Maclennan-Brown" w:date="2018-10-03T14:42:00Z">
        <w:r w:rsidRPr="008840EA">
          <w:rPr>
            <w:highlight w:val="yellow"/>
            <w:lang w:eastAsia="it-IT"/>
            <w:rPrChange w:id="536" w:author="Ken Maclennan-Brown" w:date="2018-10-03T14:42:00Z">
              <w:rPr>
                <w:b/>
                <w:lang w:eastAsia="it-IT"/>
              </w:rPr>
            </w:rPrChange>
          </w:rPr>
          <w:t>Search for similar images</w:t>
        </w:r>
      </w:ins>
    </w:p>
    <w:p w14:paraId="061AA16C" w14:textId="77777777" w:rsidR="003B78D0" w:rsidRPr="008840EA" w:rsidRDefault="00C43871" w:rsidP="00A96C16">
      <w:pPr>
        <w:numPr>
          <w:ilvl w:val="0"/>
          <w:numId w:val="31"/>
        </w:numPr>
        <w:jc w:val="left"/>
        <w:rPr>
          <w:ins w:id="537" w:author="Ken Maclennan-Brown" w:date="2018-10-03T14:42:00Z"/>
          <w:highlight w:val="yellow"/>
          <w:lang w:eastAsia="it-IT"/>
          <w:rPrChange w:id="538" w:author="Ken Maclennan-Brown" w:date="2018-10-03T14:42:00Z">
            <w:rPr>
              <w:ins w:id="539" w:author="Ken Maclennan-Brown" w:date="2018-10-03T14:42:00Z"/>
              <w:b/>
              <w:lang w:eastAsia="it-IT"/>
            </w:rPr>
          </w:rPrChange>
        </w:rPr>
      </w:pPr>
      <w:ins w:id="540" w:author="Ken Maclennan-Brown" w:date="2018-10-03T14:42:00Z">
        <w:r w:rsidRPr="008840EA">
          <w:rPr>
            <w:highlight w:val="yellow"/>
            <w:lang w:eastAsia="it-IT"/>
            <w:rPrChange w:id="541" w:author="Ken Maclennan-Brown" w:date="2018-10-03T14:42:00Z">
              <w:rPr>
                <w:b/>
                <w:lang w:eastAsia="it-IT"/>
              </w:rPr>
            </w:rPrChange>
          </w:rPr>
          <w:t>Search on IP addresses</w:t>
        </w:r>
      </w:ins>
    </w:p>
    <w:p w14:paraId="46AF71EB" w14:textId="77777777" w:rsidR="003B78D0" w:rsidRPr="008840EA" w:rsidRDefault="00C43871" w:rsidP="00A96C16">
      <w:pPr>
        <w:numPr>
          <w:ilvl w:val="0"/>
          <w:numId w:val="31"/>
        </w:numPr>
        <w:jc w:val="left"/>
        <w:rPr>
          <w:ins w:id="542" w:author="Ken Maclennan-Brown" w:date="2018-10-03T14:42:00Z"/>
          <w:highlight w:val="yellow"/>
          <w:lang w:eastAsia="it-IT"/>
          <w:rPrChange w:id="543" w:author="Ken Maclennan-Brown" w:date="2018-10-03T14:42:00Z">
            <w:rPr>
              <w:ins w:id="544" w:author="Ken Maclennan-Brown" w:date="2018-10-03T14:42:00Z"/>
              <w:b/>
              <w:lang w:eastAsia="it-IT"/>
            </w:rPr>
          </w:rPrChange>
        </w:rPr>
      </w:pPr>
      <w:ins w:id="545" w:author="Ken Maclennan-Brown" w:date="2018-10-03T14:42:00Z">
        <w:r w:rsidRPr="008840EA">
          <w:rPr>
            <w:highlight w:val="yellow"/>
            <w:lang w:eastAsia="it-IT"/>
            <w:rPrChange w:id="546" w:author="Ken Maclennan-Brown" w:date="2018-10-03T14:42:00Z">
              <w:rPr>
                <w:b/>
                <w:lang w:eastAsia="it-IT"/>
              </w:rPr>
            </w:rPrChange>
          </w:rPr>
          <w:t>Dark web search</w:t>
        </w:r>
      </w:ins>
      <w:commentRangeEnd w:id="534"/>
      <w:r w:rsidR="008840EA">
        <w:rPr>
          <w:rStyle w:val="CommentReference"/>
        </w:rPr>
        <w:commentReference w:id="534"/>
      </w:r>
    </w:p>
    <w:p w14:paraId="53B21B5D" w14:textId="77777777" w:rsidR="00A96C16" w:rsidRDefault="00A96C16">
      <w:pPr>
        <w:jc w:val="left"/>
        <w:rPr>
          <w:ins w:id="547" w:author="Ken Maclennan-Brown" w:date="2018-10-03T14:41:00Z"/>
          <w:b/>
          <w:lang w:eastAsia="it-IT"/>
        </w:rPr>
        <w:pPrChange w:id="548" w:author="Ken Maclennan-Brown" w:date="2018-10-03T14:42:00Z">
          <w:pPr>
            <w:jc w:val="center"/>
          </w:pPr>
        </w:pPrChange>
      </w:pPr>
    </w:p>
    <w:p w14:paraId="72D09433" w14:textId="77777777" w:rsidR="00A26C0D" w:rsidRDefault="00E260B6">
      <w:pPr>
        <w:jc w:val="center"/>
        <w:rPr>
          <w:lang w:eastAsia="it-IT"/>
        </w:rPr>
      </w:pPr>
      <w:r>
        <w:rPr>
          <w:noProof/>
        </w:rPr>
        <w:drawing>
          <wp:inline distT="0" distB="0" distL="0" distR="0" wp14:anchorId="4E62E635" wp14:editId="43265E90">
            <wp:extent cx="3249295" cy="1789430"/>
            <wp:effectExtent l="0" t="0" r="8255" b="1270"/>
            <wp:docPr id="17" name="Picture 6" descr="C:\Users\kikikaza\Desktop\cjljt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C:\Users\kikikaza\Desktop\cjljtt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249559" cy="1789508"/>
                    </a:xfrm>
                    <a:prstGeom prst="rect">
                      <a:avLst/>
                    </a:prstGeom>
                    <a:noFill/>
                  </pic:spPr>
                </pic:pic>
              </a:graphicData>
            </a:graphic>
          </wp:inline>
        </w:drawing>
      </w:r>
    </w:p>
    <w:p w14:paraId="46D26B6D" w14:textId="77777777" w:rsidR="00A26C0D" w:rsidRDefault="00E260B6">
      <w:pPr>
        <w:pStyle w:val="Caption"/>
        <w:rPr>
          <w:lang w:eastAsia="it-IT"/>
        </w:rPr>
      </w:pPr>
      <w:bookmarkStart w:id="549" w:name="_Toc522623944"/>
      <w:r>
        <w:t xml:space="preserve">Figure </w:t>
      </w:r>
      <w:fldSimple w:instr=" SEQ Figure \* ARABIC ">
        <w:r>
          <w:t>9</w:t>
        </w:r>
      </w:fldSimple>
      <w:r>
        <w:t>: Terrorist call for funding</w:t>
      </w:r>
      <w:bookmarkEnd w:id="549"/>
    </w:p>
    <w:p w14:paraId="11701B07" w14:textId="77777777" w:rsidR="00A26C0D" w:rsidRDefault="00E260B6">
      <w:pPr>
        <w:pStyle w:val="Heading3"/>
      </w:pPr>
      <w:bookmarkStart w:id="550" w:name="_Toc525902796"/>
      <w:commentRangeStart w:id="551"/>
      <w:r>
        <w:t>Scenario 3: Terrorism Funding 3 (responsible partner: LPV)</w:t>
      </w:r>
      <w:bookmarkEnd w:id="550"/>
      <w:commentRangeEnd w:id="551"/>
      <w:r w:rsidR="008840EA">
        <w:rPr>
          <w:rStyle w:val="CommentReference"/>
          <w:rFonts w:eastAsiaTheme="minorEastAsia" w:cstheme="minorBidi"/>
          <w:b w:val="0"/>
          <w:bCs w:val="0"/>
          <w:lang w:eastAsia="en-GB"/>
        </w:rPr>
        <w:commentReference w:id="551"/>
      </w:r>
    </w:p>
    <w:p w14:paraId="14C99AA3" w14:textId="77777777" w:rsidR="00A26C0D" w:rsidRDefault="00E260B6">
      <w:pPr>
        <w:rPr>
          <w:b/>
          <w:lang w:eastAsia="it-IT"/>
        </w:rPr>
      </w:pPr>
      <w:r>
        <w:rPr>
          <w:b/>
          <w:lang w:eastAsia="it-IT"/>
        </w:rPr>
        <w:t xml:space="preserve">Narrative: </w:t>
      </w:r>
    </w:p>
    <w:p w14:paraId="0909A5DB" w14:textId="32A77D01" w:rsidR="00A26C0D" w:rsidRDefault="00E260B6">
      <w:commentRangeStart w:id="552"/>
      <w:r w:rsidRPr="008840EA">
        <w:rPr>
          <w:highlight w:val="yellow"/>
        </w:rPr>
        <w:t>This case is similar but involves a returning TFT. This individual displays disturbing behaviour and signs of radicalisation. He lives a very isolated lifestyle and does not wish to engage in conversation.</w:t>
      </w:r>
      <w:commentRangeEnd w:id="552"/>
      <w:r w:rsidR="008840EA">
        <w:rPr>
          <w:rStyle w:val="CommentReference"/>
        </w:rPr>
        <w:commentReference w:id="552"/>
      </w:r>
    </w:p>
    <w:p w14:paraId="522C7E20" w14:textId="77777777" w:rsidR="00A26C0D" w:rsidRDefault="00E260B6">
      <w:pPr>
        <w:rPr>
          <w:lang w:eastAsia="it-IT"/>
        </w:rPr>
      </w:pPr>
      <w:r>
        <w:rPr>
          <w:b/>
          <w:lang w:eastAsia="it-IT"/>
        </w:rPr>
        <w:t xml:space="preserve">Available forensic data for investigation: </w:t>
      </w:r>
    </w:p>
    <w:p w14:paraId="4BC84A98" w14:textId="77777777" w:rsidR="008840EA" w:rsidRPr="008840EA" w:rsidRDefault="00E260B6" w:rsidP="008840EA">
      <w:pPr>
        <w:pStyle w:val="ListParagraph"/>
        <w:numPr>
          <w:ilvl w:val="0"/>
          <w:numId w:val="9"/>
        </w:numPr>
        <w:rPr>
          <w:highlight w:val="yellow"/>
          <w:lang w:eastAsia="it-IT"/>
        </w:rPr>
      </w:pPr>
      <w:commentRangeStart w:id="553"/>
      <w:r w:rsidRPr="008840EA">
        <w:rPr>
          <w:highlight w:val="yellow"/>
          <w:lang w:eastAsia="it-IT"/>
        </w:rPr>
        <w:t xml:space="preserve">A great number of videos that are hosted </w:t>
      </w:r>
      <w:r w:rsidR="008840EA" w:rsidRPr="008840EA">
        <w:rPr>
          <w:highlight w:val="yellow"/>
          <w:lang w:eastAsia="it-IT"/>
        </w:rPr>
        <w:t>on YouTube</w:t>
      </w:r>
    </w:p>
    <w:p w14:paraId="039926E7" w14:textId="387A134D" w:rsidR="00A26C0D" w:rsidRPr="008840EA" w:rsidRDefault="00E260B6" w:rsidP="008840EA">
      <w:pPr>
        <w:pStyle w:val="ListParagraph"/>
        <w:numPr>
          <w:ilvl w:val="0"/>
          <w:numId w:val="9"/>
        </w:numPr>
        <w:rPr>
          <w:highlight w:val="yellow"/>
          <w:lang w:eastAsia="it-IT"/>
        </w:rPr>
      </w:pPr>
      <w:r w:rsidRPr="008840EA">
        <w:rPr>
          <w:highlight w:val="yellow"/>
          <w:lang w:eastAsia="it-IT"/>
        </w:rPr>
        <w:t>A variety of keywords are provided and can be used in order to collect visual content such as videos and images from online sources (google images, dark web, YouTube)</w:t>
      </w:r>
      <w:commentRangeEnd w:id="553"/>
      <w:r w:rsidR="008840EA">
        <w:rPr>
          <w:rStyle w:val="CommentReference"/>
        </w:rPr>
        <w:commentReference w:id="553"/>
      </w:r>
    </w:p>
    <w:p w14:paraId="2576113C" w14:textId="77777777" w:rsidR="00A26C0D" w:rsidRDefault="00E260B6">
      <w:pPr>
        <w:rPr>
          <w:b/>
          <w:lang w:eastAsia="it-IT"/>
        </w:rPr>
      </w:pPr>
      <w:r>
        <w:rPr>
          <w:b/>
          <w:lang w:eastAsia="it-IT"/>
        </w:rPr>
        <w:t xml:space="preserve">Conventional practices followed by LEA: </w:t>
      </w:r>
    </w:p>
    <w:p w14:paraId="3D7FEFCE" w14:textId="77777777" w:rsidR="00A26C0D" w:rsidRDefault="00E260B6">
      <w:pPr>
        <w:rPr>
          <w:ins w:id="554" w:author="Ken Maclennan-Brown" w:date="2018-10-03T14:42:00Z"/>
        </w:rPr>
      </w:pPr>
      <w:r>
        <w:t>Initially we will interview neighbours and monitor where the suspect’s vehicle is driven. If this continues or heightens the level of concern we will try and speak to the suspect if possible. If the above does not lead to a satisfactory conclusion then the suspect will be interrogated and possibly a search of their premises will be conducted. Following these procedures and depending on what items are found, this could lead to the being prosecuted or released.</w:t>
      </w:r>
    </w:p>
    <w:p w14:paraId="06EA8A41" w14:textId="77777777" w:rsidR="003B78D0" w:rsidRPr="008840EA" w:rsidRDefault="00C43871" w:rsidP="00A96C16">
      <w:pPr>
        <w:numPr>
          <w:ilvl w:val="0"/>
          <w:numId w:val="32"/>
        </w:numPr>
        <w:rPr>
          <w:ins w:id="555" w:author="Ken Maclennan-Brown" w:date="2018-10-03T14:42:00Z"/>
          <w:highlight w:val="yellow"/>
        </w:rPr>
      </w:pPr>
      <w:commentRangeStart w:id="556"/>
      <w:ins w:id="557" w:author="Ken Maclennan-Brown" w:date="2018-10-03T14:42:00Z">
        <w:r w:rsidRPr="008840EA">
          <w:rPr>
            <w:highlight w:val="yellow"/>
          </w:rPr>
          <w:t>GPS data</w:t>
        </w:r>
      </w:ins>
    </w:p>
    <w:p w14:paraId="6EC6927D" w14:textId="77777777" w:rsidR="003B78D0" w:rsidRPr="008840EA" w:rsidRDefault="00C43871" w:rsidP="00A96C16">
      <w:pPr>
        <w:numPr>
          <w:ilvl w:val="0"/>
          <w:numId w:val="32"/>
        </w:numPr>
        <w:rPr>
          <w:ins w:id="558" w:author="Ken Maclennan-Brown" w:date="2018-10-03T14:42:00Z"/>
          <w:highlight w:val="yellow"/>
        </w:rPr>
      </w:pPr>
      <w:ins w:id="559" w:author="Ken Maclennan-Brown" w:date="2018-10-03T14:42:00Z">
        <w:r w:rsidRPr="008840EA">
          <w:rPr>
            <w:highlight w:val="yellow"/>
          </w:rPr>
          <w:t>Vehicle location</w:t>
        </w:r>
      </w:ins>
    </w:p>
    <w:p w14:paraId="52EEAC10" w14:textId="77777777" w:rsidR="003B78D0" w:rsidRPr="008840EA" w:rsidRDefault="00C43871" w:rsidP="00A96C16">
      <w:pPr>
        <w:numPr>
          <w:ilvl w:val="0"/>
          <w:numId w:val="32"/>
        </w:numPr>
        <w:rPr>
          <w:ins w:id="560" w:author="Ken Maclennan-Brown" w:date="2018-10-03T14:42:00Z"/>
          <w:highlight w:val="yellow"/>
        </w:rPr>
      </w:pPr>
      <w:ins w:id="561" w:author="Ken Maclennan-Brown" w:date="2018-10-03T14:42:00Z">
        <w:r w:rsidRPr="008840EA">
          <w:rPr>
            <w:highlight w:val="yellow"/>
          </w:rPr>
          <w:lastRenderedPageBreak/>
          <w:t>Internet sites visited</w:t>
        </w:r>
      </w:ins>
    </w:p>
    <w:p w14:paraId="294BB5F5" w14:textId="77777777" w:rsidR="003B78D0" w:rsidRPr="008840EA" w:rsidRDefault="00C43871" w:rsidP="00A96C16">
      <w:pPr>
        <w:numPr>
          <w:ilvl w:val="0"/>
          <w:numId w:val="32"/>
        </w:numPr>
        <w:rPr>
          <w:ins w:id="562" w:author="Ken Maclennan-Brown" w:date="2018-10-03T14:42:00Z"/>
          <w:highlight w:val="yellow"/>
        </w:rPr>
      </w:pPr>
      <w:ins w:id="563" w:author="Ken Maclennan-Brown" w:date="2018-10-03T14:42:00Z">
        <w:r w:rsidRPr="008840EA">
          <w:rPr>
            <w:highlight w:val="yellow"/>
          </w:rPr>
          <w:t>Internet searches conducted</w:t>
        </w:r>
      </w:ins>
    </w:p>
    <w:p w14:paraId="5890512B" w14:textId="77777777" w:rsidR="003B78D0" w:rsidRPr="008840EA" w:rsidRDefault="00C43871" w:rsidP="00A96C16">
      <w:pPr>
        <w:numPr>
          <w:ilvl w:val="0"/>
          <w:numId w:val="32"/>
        </w:numPr>
        <w:rPr>
          <w:ins w:id="564" w:author="Ken Maclennan-Brown" w:date="2018-10-03T14:42:00Z"/>
          <w:highlight w:val="yellow"/>
        </w:rPr>
      </w:pPr>
      <w:ins w:id="565" w:author="Ken Maclennan-Brown" w:date="2018-10-03T14:42:00Z">
        <w:r w:rsidRPr="008840EA">
          <w:rPr>
            <w:highlight w:val="yellow"/>
          </w:rPr>
          <w:t>Links between people and hierarchy of interaction</w:t>
        </w:r>
      </w:ins>
    </w:p>
    <w:p w14:paraId="3386BE4E" w14:textId="77777777" w:rsidR="003B78D0" w:rsidRPr="008840EA" w:rsidRDefault="00C43871" w:rsidP="00A96C16">
      <w:pPr>
        <w:numPr>
          <w:ilvl w:val="0"/>
          <w:numId w:val="32"/>
        </w:numPr>
        <w:rPr>
          <w:ins w:id="566" w:author="Ken Maclennan-Brown" w:date="2018-10-03T14:42:00Z"/>
          <w:highlight w:val="yellow"/>
        </w:rPr>
      </w:pPr>
      <w:ins w:id="567" w:author="Ken Maclennan-Brown" w:date="2018-10-03T14:42:00Z">
        <w:r w:rsidRPr="008840EA">
          <w:rPr>
            <w:highlight w:val="yellow"/>
          </w:rPr>
          <w:t>Association with keywords</w:t>
        </w:r>
      </w:ins>
      <w:commentRangeEnd w:id="556"/>
      <w:r w:rsidR="008840EA">
        <w:rPr>
          <w:rStyle w:val="CommentReference"/>
        </w:rPr>
        <w:commentReference w:id="556"/>
      </w:r>
    </w:p>
    <w:p w14:paraId="533F8E73" w14:textId="77777777" w:rsidR="00A96C16" w:rsidRPr="00A96C16" w:rsidRDefault="00A96C16"/>
    <w:p w14:paraId="4848C2FE" w14:textId="77777777" w:rsidR="00A26C0D" w:rsidRDefault="00E260B6">
      <w:pPr>
        <w:jc w:val="center"/>
      </w:pPr>
      <w:r>
        <w:rPr>
          <w:noProof/>
        </w:rPr>
        <w:drawing>
          <wp:inline distT="0" distB="0" distL="0" distR="0" wp14:anchorId="320695F3" wp14:editId="41B36ABC">
            <wp:extent cx="3606800" cy="2967355"/>
            <wp:effectExtent l="0" t="0" r="0" b="4445"/>
            <wp:docPr id="14" name="Picture 6" descr="isis-dark-web-webiste-tor"/>
            <wp:cNvGraphicFramePr/>
            <a:graphic xmlns:a="http://schemas.openxmlformats.org/drawingml/2006/main">
              <a:graphicData uri="http://schemas.openxmlformats.org/drawingml/2006/picture">
                <pic:pic xmlns:pic="http://schemas.openxmlformats.org/drawingml/2006/picture">
                  <pic:nvPicPr>
                    <pic:cNvPr id="14" name="Picture 6" descr="isis-dark-web-webiste-tor"/>
                    <pic:cNvPicPr/>
                  </pic:nvPicPr>
                  <pic:blipFill>
                    <a:blip r:embed="rId23">
                      <a:extLst>
                        <a:ext uri="{28A0092B-C50C-407E-A947-70E740481C1C}">
                          <a14:useLocalDpi xmlns:a14="http://schemas.microsoft.com/office/drawing/2010/main" val="0"/>
                        </a:ext>
                      </a:extLst>
                    </a:blip>
                    <a:srcRect/>
                    <a:stretch>
                      <a:fillRect/>
                    </a:stretch>
                  </pic:blipFill>
                  <pic:spPr>
                    <a:xfrm>
                      <a:off x="0" y="0"/>
                      <a:ext cx="3606897" cy="2967471"/>
                    </a:xfrm>
                    <a:prstGeom prst="rect">
                      <a:avLst/>
                    </a:prstGeom>
                    <a:noFill/>
                    <a:ln>
                      <a:noFill/>
                    </a:ln>
                  </pic:spPr>
                </pic:pic>
              </a:graphicData>
            </a:graphic>
          </wp:inline>
        </w:drawing>
      </w:r>
    </w:p>
    <w:p w14:paraId="2A6D75B9" w14:textId="77777777" w:rsidR="00A26C0D" w:rsidRDefault="00E260B6">
      <w:pPr>
        <w:pStyle w:val="Caption"/>
      </w:pPr>
      <w:bookmarkStart w:id="568" w:name="_Toc522623945"/>
      <w:r>
        <w:t xml:space="preserve">Figure </w:t>
      </w:r>
      <w:fldSimple w:instr=" SEQ Figure \* ARABIC ">
        <w:r>
          <w:t>10</w:t>
        </w:r>
      </w:fldSimple>
      <w:r>
        <w:t>: Fundamentalist website</w:t>
      </w:r>
      <w:bookmarkEnd w:id="568"/>
    </w:p>
    <w:p w14:paraId="53050819" w14:textId="77777777" w:rsidR="00A26C0D" w:rsidRDefault="00E260B6">
      <w:pPr>
        <w:pStyle w:val="Heading3"/>
      </w:pPr>
      <w:bookmarkStart w:id="569" w:name="_Toc525902798"/>
      <w:commentRangeStart w:id="570"/>
      <w:r>
        <w:t>Scenario 4: Terrorism Funding (responsible partner: NPN)</w:t>
      </w:r>
      <w:bookmarkEnd w:id="569"/>
      <w:commentRangeEnd w:id="570"/>
      <w:r w:rsidR="008840EA">
        <w:rPr>
          <w:rStyle w:val="CommentReference"/>
          <w:rFonts w:eastAsiaTheme="minorEastAsia" w:cstheme="minorBidi"/>
          <w:b w:val="0"/>
          <w:bCs w:val="0"/>
          <w:lang w:eastAsia="en-GB"/>
        </w:rPr>
        <w:commentReference w:id="570"/>
      </w:r>
    </w:p>
    <w:p w14:paraId="0314996D" w14:textId="77777777" w:rsidR="00A26C0D" w:rsidRDefault="00E260B6">
      <w:pPr>
        <w:rPr>
          <w:b/>
          <w:lang w:eastAsia="it-IT"/>
        </w:rPr>
      </w:pPr>
      <w:r>
        <w:rPr>
          <w:b/>
          <w:lang w:eastAsia="it-IT"/>
        </w:rPr>
        <w:t xml:space="preserve">Narrative: </w:t>
      </w:r>
    </w:p>
    <w:p w14:paraId="0C21446C" w14:textId="34D3A5A4" w:rsidR="00A26C0D" w:rsidRDefault="00E260B6">
      <w:pPr>
        <w:rPr>
          <w:lang w:eastAsia="it-IT"/>
        </w:rPr>
      </w:pPr>
      <w:commentRangeStart w:id="571"/>
      <w:r w:rsidRPr="008840EA">
        <w:rPr>
          <w:highlight w:val="yellow"/>
          <w:lang w:eastAsia="it-IT"/>
        </w:rPr>
        <w:t>Concerns an ongoing investigation so details are withheld.</w:t>
      </w:r>
      <w:commentRangeEnd w:id="571"/>
      <w:r w:rsidR="008840EA">
        <w:rPr>
          <w:rStyle w:val="CommentReference"/>
        </w:rPr>
        <w:commentReference w:id="571"/>
      </w:r>
    </w:p>
    <w:p w14:paraId="734AA984" w14:textId="77777777" w:rsidR="00A26C0D" w:rsidRDefault="00E260B6">
      <w:pPr>
        <w:rPr>
          <w:lang w:eastAsia="it-IT"/>
        </w:rPr>
      </w:pPr>
      <w:r>
        <w:rPr>
          <w:b/>
          <w:lang w:eastAsia="it-IT"/>
        </w:rPr>
        <w:t xml:space="preserve">Available forensic data for investigation: </w:t>
      </w:r>
    </w:p>
    <w:p w14:paraId="12561555" w14:textId="77777777" w:rsidR="00A26C0D" w:rsidRDefault="00E260B6">
      <w:pPr>
        <w:rPr>
          <w:lang w:eastAsia="it-IT"/>
        </w:rPr>
      </w:pPr>
      <w:commentRangeStart w:id="572"/>
      <w:r w:rsidRPr="008840EA">
        <w:rPr>
          <w:highlight w:val="yellow"/>
          <w:lang w:eastAsia="it-IT"/>
        </w:rPr>
        <w:t>None provided</w:t>
      </w:r>
      <w:commentRangeEnd w:id="572"/>
      <w:r w:rsidR="008840EA">
        <w:rPr>
          <w:rStyle w:val="CommentReference"/>
        </w:rPr>
        <w:commentReference w:id="572"/>
      </w:r>
    </w:p>
    <w:p w14:paraId="0B7D1268" w14:textId="77777777" w:rsidR="00A26C0D" w:rsidRDefault="00E260B6">
      <w:pPr>
        <w:pStyle w:val="Caption"/>
      </w:pPr>
      <w:r>
        <w:rPr>
          <w:noProof/>
        </w:rPr>
        <w:lastRenderedPageBreak/>
        <w:drawing>
          <wp:inline distT="0" distB="0" distL="0" distR="0" wp14:anchorId="1B1297E0" wp14:editId="33591D3B">
            <wp:extent cx="3723640" cy="3890645"/>
            <wp:effectExtent l="0" t="0" r="0" b="0"/>
            <wp:docPr id="15" name="Picture 8" descr="C:\Users\magoulianitis\Desktop\1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C:\Users\magoulianitis\Desktop\149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723894" cy="3891260"/>
                    </a:xfrm>
                    <a:prstGeom prst="rect">
                      <a:avLst/>
                    </a:prstGeom>
                    <a:noFill/>
                  </pic:spPr>
                </pic:pic>
              </a:graphicData>
            </a:graphic>
          </wp:inline>
        </w:drawing>
      </w:r>
    </w:p>
    <w:p w14:paraId="5837DFEB" w14:textId="77777777" w:rsidR="00A26C0D" w:rsidRDefault="00E260B6">
      <w:pPr>
        <w:pStyle w:val="Caption"/>
        <w:rPr>
          <w:lang w:eastAsia="it-IT"/>
        </w:rPr>
      </w:pPr>
      <w:bookmarkStart w:id="573" w:name="_Toc522623946"/>
      <w:r>
        <w:t xml:space="preserve">Figure </w:t>
      </w:r>
      <w:fldSimple w:instr=" SEQ Figure \* ARABIC ">
        <w:r>
          <w:t>11</w:t>
        </w:r>
      </w:fldSimple>
      <w:r>
        <w:t>: Propaganda page</w:t>
      </w:r>
      <w:bookmarkEnd w:id="573"/>
    </w:p>
    <w:p w14:paraId="729626CA" w14:textId="77777777" w:rsidR="00A26C0D" w:rsidRDefault="00E260B6">
      <w:pPr>
        <w:rPr>
          <w:b/>
          <w:lang w:eastAsia="it-IT"/>
        </w:rPr>
      </w:pPr>
      <w:r>
        <w:rPr>
          <w:b/>
          <w:lang w:eastAsia="it-IT"/>
        </w:rPr>
        <w:t xml:space="preserve">Conventional practices followed by LEAs: </w:t>
      </w:r>
    </w:p>
    <w:p w14:paraId="055B0D38" w14:textId="77777777" w:rsidR="00A26C0D" w:rsidRDefault="00E260B6">
      <w:r>
        <w:t xml:space="preserve">Detection: </w:t>
      </w:r>
    </w:p>
    <w:p w14:paraId="1116DE4F" w14:textId="300D0888" w:rsidR="00A26C0D" w:rsidRDefault="00E260B6">
      <w:pPr>
        <w:pStyle w:val="ListParagraph"/>
        <w:numPr>
          <w:ilvl w:val="0"/>
          <w:numId w:val="14"/>
        </w:numPr>
      </w:pPr>
      <w:r>
        <w:t xml:space="preserve">Banks and other financial institutions have a legal obligation to identify and report certain possibly illegal (suspect) </w:t>
      </w:r>
      <w:r w:rsidR="008840EA">
        <w:t>transactions. These are scanned,</w:t>
      </w:r>
      <w:r>
        <w:t xml:space="preserve"> investigated and classified by the Financial Intelligence Unit. They determine whether the transaction is possibly terrorism related.</w:t>
      </w:r>
    </w:p>
    <w:p w14:paraId="355B42AF" w14:textId="77777777" w:rsidR="00A26C0D" w:rsidRDefault="00E260B6">
      <w:pPr>
        <w:pStyle w:val="ListParagraph"/>
        <w:numPr>
          <w:ilvl w:val="0"/>
          <w:numId w:val="14"/>
        </w:numPr>
      </w:pPr>
      <w:r>
        <w:t>Subjects might be known as terrorism related and facilitating. Based on that a financial investigation can be started</w:t>
      </w:r>
    </w:p>
    <w:p w14:paraId="091A0014" w14:textId="77777777" w:rsidR="00A26C0D" w:rsidRDefault="00E260B6">
      <w:pPr>
        <w:pStyle w:val="ListParagraph"/>
        <w:numPr>
          <w:ilvl w:val="0"/>
          <w:numId w:val="14"/>
        </w:numPr>
      </w:pPr>
      <w:r>
        <w:t>Detection can be the result of actual investigations or accidental discoveries.</w:t>
      </w:r>
    </w:p>
    <w:p w14:paraId="4581C433" w14:textId="77777777" w:rsidR="00A26C0D" w:rsidRDefault="00E260B6">
      <w:pPr>
        <w:pStyle w:val="ListParagraph"/>
        <w:numPr>
          <w:ilvl w:val="0"/>
          <w:numId w:val="14"/>
        </w:numPr>
      </w:pPr>
      <w:r>
        <w:t>There is currently no systematic, broad scanning of internet / social media.</w:t>
      </w:r>
    </w:p>
    <w:p w14:paraId="1E50B691" w14:textId="77777777" w:rsidR="00A26C0D" w:rsidRDefault="00E260B6">
      <w:r>
        <w:t>Selection</w:t>
      </w:r>
    </w:p>
    <w:p w14:paraId="19788A95" w14:textId="77777777" w:rsidR="00A26C0D" w:rsidRDefault="00E260B6">
      <w:pPr>
        <w:pStyle w:val="ListParagraph"/>
        <w:numPr>
          <w:ilvl w:val="0"/>
          <w:numId w:val="15"/>
        </w:numPr>
      </w:pPr>
      <w:r>
        <w:t>The signal is investigated (light means) by the police  to enhance the case</w:t>
      </w:r>
    </w:p>
    <w:p w14:paraId="4069288E" w14:textId="77777777" w:rsidR="00A26C0D" w:rsidRDefault="00E260B6">
      <w:pPr>
        <w:pStyle w:val="ListParagraph"/>
        <w:numPr>
          <w:ilvl w:val="0"/>
          <w:numId w:val="15"/>
        </w:numPr>
      </w:pPr>
      <w:r>
        <w:t xml:space="preserve">This means full inquiry upon the police information and inclusion of open source (internet / social media, etc.) to supplement the information. Related persons (when known) are included. No information from taxes and other governmental institutions may be included at this point. </w:t>
      </w:r>
    </w:p>
    <w:p w14:paraId="1D45B2CB" w14:textId="77777777" w:rsidR="00A26C0D" w:rsidRDefault="00E260B6">
      <w:pPr>
        <w:pStyle w:val="ListParagraph"/>
        <w:numPr>
          <w:ilvl w:val="0"/>
          <w:numId w:val="15"/>
        </w:numPr>
      </w:pPr>
      <w:r>
        <w:t xml:space="preserve">This case is brought to a committee (incl. DA) to determine the further action: official investigation by the police and/or combined action with other governmental units; no further action, etc. </w:t>
      </w:r>
    </w:p>
    <w:p w14:paraId="15E8DC1B" w14:textId="77777777" w:rsidR="00A26C0D" w:rsidRDefault="00E260B6">
      <w:r>
        <w:t>Investigation police</w:t>
      </w:r>
    </w:p>
    <w:p w14:paraId="2150C0CA" w14:textId="77777777" w:rsidR="00A26C0D" w:rsidRDefault="00E260B6">
      <w:pPr>
        <w:pStyle w:val="ListParagraph"/>
        <w:numPr>
          <w:ilvl w:val="0"/>
          <w:numId w:val="16"/>
        </w:numPr>
      </w:pPr>
      <w:r>
        <w:lastRenderedPageBreak/>
        <w:t xml:space="preserve">When the decision is made that a full police inquiry will start additional means will be used including telephone/wiretap, historical communication data/user information related to the phone number, beacon information, full financial information, etc. will be used. Telephones, computers etc. are possessed and investigated when possible. These investigations are largely done by hand. </w:t>
      </w:r>
    </w:p>
    <w:p w14:paraId="3200DC13" w14:textId="7F799309" w:rsidR="00A26C0D" w:rsidRDefault="00E260B6">
      <w:pPr>
        <w:pStyle w:val="ListParagraph"/>
        <w:numPr>
          <w:ilvl w:val="0"/>
          <w:numId w:val="16"/>
        </w:numPr>
      </w:pPr>
      <w:r>
        <w:t>Audio information, but also written texts, documents, etc., in a foreign language is tra</w:t>
      </w:r>
      <w:r w:rsidR="00B514FA">
        <w:t xml:space="preserve">nslated by a human interpreter </w:t>
      </w:r>
      <w:r>
        <w:t>(this is done to make sure we use the right context of the language and words used)</w:t>
      </w:r>
    </w:p>
    <w:p w14:paraId="6607A4CF" w14:textId="77777777" w:rsidR="00A26C0D" w:rsidRDefault="00E260B6">
      <w:pPr>
        <w:pStyle w:val="ListParagraph"/>
        <w:numPr>
          <w:ilvl w:val="0"/>
          <w:numId w:val="16"/>
        </w:numPr>
      </w:pPr>
      <w:r>
        <w:t>Information is gathered from other governmental institutions (taxes, etc.), banks. Currently limited use is made of information from deep web, block chain, etc.</w:t>
      </w:r>
    </w:p>
    <w:p w14:paraId="1C0BF733" w14:textId="77777777" w:rsidR="003B78D0" w:rsidRPr="00B514FA" w:rsidRDefault="00C43871" w:rsidP="00A96C16">
      <w:pPr>
        <w:numPr>
          <w:ilvl w:val="0"/>
          <w:numId w:val="33"/>
        </w:numPr>
        <w:rPr>
          <w:ins w:id="574" w:author="Ken Maclennan-Brown" w:date="2018-10-03T14:43:00Z"/>
          <w:highlight w:val="yellow"/>
          <w:lang w:eastAsia="it-IT"/>
        </w:rPr>
      </w:pPr>
      <w:commentRangeStart w:id="575"/>
      <w:ins w:id="576" w:author="Ken Maclennan-Brown" w:date="2018-10-03T14:43:00Z">
        <w:r w:rsidRPr="00B514FA">
          <w:rPr>
            <w:highlight w:val="yellow"/>
            <w:lang w:eastAsia="it-IT"/>
          </w:rPr>
          <w:t>Broad scanning of internet / social media</w:t>
        </w:r>
      </w:ins>
    </w:p>
    <w:p w14:paraId="121725BD" w14:textId="77777777" w:rsidR="003B78D0" w:rsidRPr="00B514FA" w:rsidRDefault="00C43871" w:rsidP="00A96C16">
      <w:pPr>
        <w:numPr>
          <w:ilvl w:val="0"/>
          <w:numId w:val="33"/>
        </w:numPr>
        <w:rPr>
          <w:ins w:id="577" w:author="Ken Maclennan-Brown" w:date="2018-10-03T14:43:00Z"/>
          <w:highlight w:val="yellow"/>
          <w:lang w:eastAsia="it-IT"/>
        </w:rPr>
      </w:pPr>
      <w:ins w:id="578" w:author="Ken Maclennan-Brown" w:date="2018-10-03T14:43:00Z">
        <w:r w:rsidRPr="00B514FA">
          <w:rPr>
            <w:highlight w:val="yellow"/>
            <w:lang w:eastAsia="it-IT"/>
          </w:rPr>
          <w:t>Links with other watch lists</w:t>
        </w:r>
      </w:ins>
    </w:p>
    <w:p w14:paraId="1D0F7EB5" w14:textId="77777777" w:rsidR="003B78D0" w:rsidRPr="00B514FA" w:rsidRDefault="00C43871" w:rsidP="00A96C16">
      <w:pPr>
        <w:numPr>
          <w:ilvl w:val="0"/>
          <w:numId w:val="33"/>
        </w:numPr>
        <w:rPr>
          <w:ins w:id="579" w:author="Ken Maclennan-Brown" w:date="2018-10-03T14:43:00Z"/>
          <w:highlight w:val="yellow"/>
          <w:lang w:eastAsia="it-IT"/>
        </w:rPr>
      </w:pPr>
      <w:ins w:id="580" w:author="Ken Maclennan-Brown" w:date="2018-10-03T14:43:00Z">
        <w:r w:rsidRPr="00B514FA">
          <w:rPr>
            <w:highlight w:val="yellow"/>
            <w:lang w:eastAsia="it-IT"/>
          </w:rPr>
          <w:t>Similarities between watch lists</w:t>
        </w:r>
      </w:ins>
    </w:p>
    <w:p w14:paraId="767C9E52" w14:textId="77777777" w:rsidR="003B78D0" w:rsidRPr="00B514FA" w:rsidRDefault="00C43871" w:rsidP="00A96C16">
      <w:pPr>
        <w:numPr>
          <w:ilvl w:val="0"/>
          <w:numId w:val="33"/>
        </w:numPr>
        <w:rPr>
          <w:ins w:id="581" w:author="Ken Maclennan-Brown" w:date="2018-10-03T14:43:00Z"/>
          <w:highlight w:val="yellow"/>
          <w:lang w:eastAsia="it-IT"/>
        </w:rPr>
      </w:pPr>
      <w:ins w:id="582" w:author="Ken Maclennan-Brown" w:date="2018-10-03T14:43:00Z">
        <w:r w:rsidRPr="00B514FA">
          <w:rPr>
            <w:highlight w:val="yellow"/>
            <w:lang w:eastAsia="it-IT"/>
          </w:rPr>
          <w:t>Comparison of audio data</w:t>
        </w:r>
      </w:ins>
    </w:p>
    <w:p w14:paraId="25D2B550" w14:textId="77777777" w:rsidR="003B78D0" w:rsidRPr="00B514FA" w:rsidRDefault="00C43871" w:rsidP="00A96C16">
      <w:pPr>
        <w:numPr>
          <w:ilvl w:val="0"/>
          <w:numId w:val="33"/>
        </w:numPr>
        <w:rPr>
          <w:ins w:id="583" w:author="Ken Maclennan-Brown" w:date="2018-10-03T14:43:00Z"/>
          <w:highlight w:val="yellow"/>
          <w:lang w:eastAsia="it-IT"/>
        </w:rPr>
      </w:pPr>
      <w:ins w:id="584" w:author="Ken Maclennan-Brown" w:date="2018-10-03T14:43:00Z">
        <w:r w:rsidRPr="00B514FA">
          <w:rPr>
            <w:highlight w:val="yellow"/>
            <w:lang w:eastAsia="it-IT"/>
          </w:rPr>
          <w:t>Physical location of phone</w:t>
        </w:r>
      </w:ins>
    </w:p>
    <w:p w14:paraId="1F828BEA" w14:textId="77777777" w:rsidR="003B78D0" w:rsidRPr="00B514FA" w:rsidRDefault="00C43871" w:rsidP="00A96C16">
      <w:pPr>
        <w:numPr>
          <w:ilvl w:val="0"/>
          <w:numId w:val="33"/>
        </w:numPr>
        <w:rPr>
          <w:ins w:id="585" w:author="Ken Maclennan-Brown" w:date="2018-10-03T14:43:00Z"/>
          <w:highlight w:val="yellow"/>
          <w:lang w:eastAsia="it-IT"/>
        </w:rPr>
      </w:pPr>
      <w:ins w:id="586" w:author="Ken Maclennan-Brown" w:date="2018-10-03T14:43:00Z">
        <w:r w:rsidRPr="00B514FA">
          <w:rPr>
            <w:highlight w:val="yellow"/>
            <w:lang w:eastAsia="it-IT"/>
          </w:rPr>
          <w:t>Full digital footprint</w:t>
        </w:r>
      </w:ins>
      <w:commentRangeEnd w:id="575"/>
      <w:r w:rsidR="00B514FA">
        <w:rPr>
          <w:rStyle w:val="CommentReference"/>
        </w:rPr>
        <w:commentReference w:id="575"/>
      </w:r>
    </w:p>
    <w:p w14:paraId="6E3E5F48" w14:textId="77777777" w:rsidR="00A96C16" w:rsidRPr="00A96C16" w:rsidRDefault="00A96C16">
      <w:pPr>
        <w:rPr>
          <w:lang w:eastAsia="it-IT"/>
          <w:rPrChange w:id="587" w:author="Ken Maclennan-Brown" w:date="2018-10-03T14:43:00Z">
            <w:rPr>
              <w:b/>
              <w:lang w:eastAsia="it-IT"/>
            </w:rPr>
          </w:rPrChange>
        </w:rPr>
      </w:pPr>
    </w:p>
    <w:p w14:paraId="69DA2DBD" w14:textId="77777777" w:rsidR="00A26C0D" w:rsidRDefault="00E260B6">
      <w:pPr>
        <w:pStyle w:val="Heading3"/>
      </w:pPr>
      <w:bookmarkStart w:id="588" w:name="_Toc525902799"/>
      <w:commentRangeStart w:id="589"/>
      <w:r>
        <w:t>Scenario 5: Terrorism Funding (responsible partner: CAST/DSTL)</w:t>
      </w:r>
      <w:bookmarkEnd w:id="588"/>
      <w:commentRangeEnd w:id="589"/>
      <w:r w:rsidR="00B514FA">
        <w:rPr>
          <w:rStyle w:val="CommentReference"/>
          <w:rFonts w:eastAsiaTheme="minorEastAsia" w:cstheme="minorBidi"/>
          <w:b w:val="0"/>
          <w:bCs w:val="0"/>
          <w:lang w:eastAsia="en-GB"/>
        </w:rPr>
        <w:commentReference w:id="589"/>
      </w:r>
    </w:p>
    <w:p w14:paraId="72198ABE" w14:textId="77777777" w:rsidR="00A26C0D" w:rsidRDefault="00E260B6">
      <w:pPr>
        <w:rPr>
          <w:b/>
          <w:lang w:eastAsia="it-IT"/>
        </w:rPr>
      </w:pPr>
      <w:r>
        <w:rPr>
          <w:b/>
          <w:lang w:eastAsia="it-IT"/>
        </w:rPr>
        <w:t xml:space="preserve">Narrative: </w:t>
      </w:r>
    </w:p>
    <w:p w14:paraId="58EC881E" w14:textId="77777777" w:rsidR="00A26C0D" w:rsidRDefault="00E260B6">
      <w:pPr>
        <w:spacing w:after="0"/>
        <w:ind w:right="199"/>
      </w:pPr>
      <w:r>
        <w:t>This case study relates to an investigation into payments sent from the UK to a Turkish based suspected terrorist financer. Initial enquiries identified that the facilitator had originally used WESTERN UNION to receive funds from multiple countries and senders.  After WESTERN UNION closed his account, he was sent money via MONEYGRAM.  The investigation into the WESTERN UNION payments resulted in the conviction of husband and wife, who had sent money to their nephew, who was associated with Da’esh.</w:t>
      </w:r>
    </w:p>
    <w:p w14:paraId="052ED2B9" w14:textId="77777777" w:rsidR="00A26C0D" w:rsidRDefault="00A26C0D">
      <w:pPr>
        <w:spacing w:after="0"/>
        <w:ind w:right="199"/>
      </w:pPr>
    </w:p>
    <w:p w14:paraId="7056C54B" w14:textId="77777777" w:rsidR="00A26C0D" w:rsidRDefault="00E260B6">
      <w:pPr>
        <w:spacing w:after="0"/>
        <w:ind w:right="199"/>
      </w:pPr>
      <w:r>
        <w:t>After this, NTFIU commenced an investigation into the MONEYGRAM payments.</w:t>
      </w:r>
    </w:p>
    <w:p w14:paraId="4BDBB007" w14:textId="0D9AED3C" w:rsidR="00A26C0D" w:rsidRDefault="00E260B6">
      <w:pPr>
        <w:spacing w:after="0"/>
        <w:ind w:right="199"/>
      </w:pPr>
      <w:r>
        <w:t>One payment to</w:t>
      </w:r>
      <w:r w:rsidR="00B514FA">
        <w:t xml:space="preserve"> the facilitator of £1,500 </w:t>
      </w:r>
      <w:r>
        <w:t>was sent by a person who was arrested and interviewed, and his account indicated that he had been asked to send the money by person C, with whom he went to College and University.</w:t>
      </w:r>
    </w:p>
    <w:p w14:paraId="45FCD808" w14:textId="77777777" w:rsidR="00A26C0D" w:rsidRDefault="00A26C0D">
      <w:pPr>
        <w:spacing w:after="0"/>
        <w:ind w:right="199"/>
      </w:pPr>
    </w:p>
    <w:p w14:paraId="0FF87C6E" w14:textId="77777777" w:rsidR="00A26C0D" w:rsidRDefault="00E260B6">
      <w:pPr>
        <w:spacing w:after="0"/>
        <w:ind w:right="199"/>
      </w:pPr>
      <w:r>
        <w:t xml:space="preserve">Person C was arrested and multimedia devices belonging to her were seized at her home address in August 2016.  She was interviewed and admitted that she had asked another person to send the money to her husband as it was not culturally appropriate for a female to send the money.  She said that her husband was in TURKEY having started a new life, and added that she had no idea that he was or had been involved in terrorism. </w:t>
      </w:r>
    </w:p>
    <w:p w14:paraId="4ACA536A" w14:textId="77777777" w:rsidR="00A26C0D" w:rsidRDefault="00A26C0D">
      <w:pPr>
        <w:spacing w:after="0"/>
        <w:ind w:right="199"/>
      </w:pPr>
    </w:p>
    <w:p w14:paraId="4EEEDFF9" w14:textId="6F1FF8B1" w:rsidR="00A26C0D" w:rsidRDefault="00E260B6">
      <w:pPr>
        <w:spacing w:after="0"/>
        <w:ind w:right="199"/>
      </w:pPr>
      <w:r>
        <w:t xml:space="preserve">She said she had never sent any other money to her husband, and claimed the money came from her bank account, and money she had laying around the house. NTFIU downloaded numerous multimedia </w:t>
      </w:r>
      <w:r>
        <w:lastRenderedPageBreak/>
        <w:t>devices belonging to person C. An examination of one of the phone handset’s identified a chat conversation, between her and her husband. The message and chat contained imagery of her husband (person D) holding an AK47 firearm and relaying Da’esh type rhetoric.  Further messaging recovered showed him making specific requests to person C asking her to purchase items from AMAZON for him and other persons located with him.</w:t>
      </w:r>
    </w:p>
    <w:p w14:paraId="3D1344D3" w14:textId="77777777" w:rsidR="00A26C0D" w:rsidRDefault="00A26C0D">
      <w:pPr>
        <w:spacing w:after="0"/>
        <w:ind w:right="199"/>
      </w:pPr>
    </w:p>
    <w:p w14:paraId="274425AD" w14:textId="77777777" w:rsidR="00A26C0D" w:rsidRDefault="00E260B6">
      <w:pPr>
        <w:spacing w:after="0"/>
        <w:ind w:right="199"/>
      </w:pPr>
      <w:r>
        <w:t>An examination of person C’s bank and AMAZON accounts showed she had purchased the items that her husband had requested.  Further enquiries with WESTERN UNION showed that a third party had also sent other money transfers (to three different named persons in TURKEY) for person D which totalled just over £10,000.  Person C had also used a former female colleague, to send a money transfer of £2,000 to another suspected terrorist funding facilitator.</w:t>
      </w:r>
    </w:p>
    <w:p w14:paraId="7C661B36" w14:textId="77777777" w:rsidR="00A26C0D" w:rsidRDefault="00A26C0D">
      <w:pPr>
        <w:spacing w:after="0"/>
        <w:ind w:right="199"/>
      </w:pPr>
    </w:p>
    <w:p w14:paraId="742EDDC0" w14:textId="27B202A2" w:rsidR="00A26C0D" w:rsidRDefault="00E260B6">
      <w:pPr>
        <w:spacing w:after="0"/>
        <w:ind w:right="199"/>
      </w:pPr>
      <w:r>
        <w:t>Person D’s wife was further interviewed, during this interview she still claimed not to know that her husband was or is involved in Terrorism or armed conflict, despite detailed pre-interview disclosure to her legal advisor.  Person C changed her account part way through the interview and claimed that after she found out that her husband was involved in terrorism she didn’t send any further money or property to him.</w:t>
      </w:r>
    </w:p>
    <w:p w14:paraId="44FE07C2" w14:textId="77777777" w:rsidR="00A26C0D" w:rsidRDefault="00A26C0D">
      <w:pPr>
        <w:pStyle w:val="ListParagraph"/>
        <w:ind w:left="0"/>
      </w:pPr>
    </w:p>
    <w:p w14:paraId="607C84CD" w14:textId="77777777" w:rsidR="00A26C0D" w:rsidRDefault="00E260B6">
      <w:pPr>
        <w:spacing w:after="0"/>
        <w:ind w:right="199"/>
      </w:pPr>
      <w:r>
        <w:t>Person C was charged with two counts of being concerned in arrangements to fund terrorism, one count to cover money, and another count to cover items purchased through AMAZON for her husband   She appeared at Westminster Magistrates Court, and the Central Criminal Court.  The case was sent to Woolwich Crown Court for trial.</w:t>
      </w:r>
    </w:p>
    <w:p w14:paraId="23FF98D2" w14:textId="77777777" w:rsidR="00A26C0D" w:rsidRDefault="00A26C0D">
      <w:pPr>
        <w:spacing w:after="0"/>
        <w:ind w:right="199"/>
      </w:pPr>
    </w:p>
    <w:p w14:paraId="1F967CCB" w14:textId="77777777" w:rsidR="00A26C0D" w:rsidRDefault="00E260B6">
      <w:pPr>
        <w:spacing w:after="0"/>
        <w:ind w:right="199"/>
      </w:pPr>
      <w:commentRangeStart w:id="590"/>
      <w:r>
        <w:t>Person C subsequently pleaded guilty to the offences and was sentenced to 5 years 3 months imprisonment.</w:t>
      </w:r>
      <w:commentRangeEnd w:id="590"/>
      <w:r w:rsidR="007841BA">
        <w:rPr>
          <w:rStyle w:val="CommentReference"/>
        </w:rPr>
        <w:commentReference w:id="590"/>
      </w:r>
    </w:p>
    <w:p w14:paraId="6B3E3CAE" w14:textId="77777777" w:rsidR="00A26C0D" w:rsidRDefault="00A26C0D">
      <w:pPr>
        <w:rPr>
          <w:lang w:eastAsia="it-IT"/>
        </w:rPr>
      </w:pPr>
    </w:p>
    <w:p w14:paraId="4DAABD3F" w14:textId="77777777" w:rsidR="00A26C0D" w:rsidRDefault="00E260B6">
      <w:pPr>
        <w:rPr>
          <w:lang w:eastAsia="it-IT"/>
        </w:rPr>
      </w:pPr>
      <w:r>
        <w:rPr>
          <w:b/>
          <w:lang w:eastAsia="it-IT"/>
        </w:rPr>
        <w:t xml:space="preserve">Available forensic data for investigation: </w:t>
      </w:r>
    </w:p>
    <w:p w14:paraId="2A2AF23B" w14:textId="077B8404" w:rsidR="00A26C0D" w:rsidRDefault="007841BA">
      <w:pPr>
        <w:rPr>
          <w:lang w:eastAsia="it-IT"/>
        </w:rPr>
      </w:pPr>
      <w:commentRangeStart w:id="591"/>
      <w:r w:rsidRPr="007841BA">
        <w:rPr>
          <w:highlight w:val="yellow"/>
          <w:lang w:eastAsia="it-IT"/>
        </w:rPr>
        <w:t>+++</w:t>
      </w:r>
      <w:commentRangeEnd w:id="591"/>
      <w:r>
        <w:rPr>
          <w:rStyle w:val="CommentReference"/>
        </w:rPr>
        <w:commentReference w:id="591"/>
      </w:r>
    </w:p>
    <w:p w14:paraId="4C9B7AD4" w14:textId="77777777" w:rsidR="00A26C0D" w:rsidRDefault="00E260B6">
      <w:pPr>
        <w:rPr>
          <w:b/>
          <w:lang w:eastAsia="it-IT"/>
        </w:rPr>
      </w:pPr>
      <w:r>
        <w:rPr>
          <w:b/>
          <w:lang w:eastAsia="it-IT"/>
        </w:rPr>
        <w:t xml:space="preserve">Conventional practices followed by LEA: </w:t>
      </w:r>
    </w:p>
    <w:p w14:paraId="03C3F61B" w14:textId="77777777" w:rsidR="00A26C0D" w:rsidRDefault="00E260B6">
      <w:pPr>
        <w:rPr>
          <w:lang w:eastAsia="it-IT"/>
        </w:rPr>
      </w:pPr>
      <w:r>
        <w:rPr>
          <w:lang w:eastAsia="it-IT"/>
        </w:rPr>
        <w:t xml:space="preserve">UK LEA has information sharing agreements with most financial providers and LEA’s across Europe and the rest of the world. These procedures enable the sharing of ‘suspicious’ transactions which are subsequently investigated. Intelligence of Terrorist organisations activities is collected across a whole host of LEA agencies. This information is assessed and graded to establish if offences are identified. In addition UK LEAs have web searching tools for identifying ‘key word’ searching to identify terrorist activity. This data is then reviewed by the investigation team to identify specific evidence.     </w:t>
      </w:r>
    </w:p>
    <w:p w14:paraId="0FC50A2E" w14:textId="77777777" w:rsidR="00A26C0D" w:rsidRDefault="00A26C0D">
      <w:pPr>
        <w:rPr>
          <w:b/>
          <w:lang w:eastAsia="it-IT"/>
        </w:rPr>
      </w:pPr>
    </w:p>
    <w:p w14:paraId="15244C2C" w14:textId="77777777" w:rsidR="00A26C0D" w:rsidRDefault="00A26C0D">
      <w:pPr>
        <w:rPr>
          <w:b/>
          <w:lang w:eastAsia="it-IT"/>
        </w:rPr>
      </w:pPr>
    </w:p>
    <w:p w14:paraId="2C8AF613" w14:textId="77777777" w:rsidR="00A26C0D" w:rsidRDefault="00E260B6">
      <w:pPr>
        <w:jc w:val="center"/>
        <w:rPr>
          <w:lang w:eastAsia="it-IT"/>
        </w:rPr>
      </w:pPr>
      <w:r>
        <w:rPr>
          <w:noProof/>
        </w:rPr>
        <w:lastRenderedPageBreak/>
        <w:drawing>
          <wp:inline distT="0" distB="0" distL="0" distR="0" wp14:anchorId="7CC32464" wp14:editId="655806DD">
            <wp:extent cx="4051935" cy="3194685"/>
            <wp:effectExtent l="0" t="0" r="5715" b="5715"/>
            <wp:docPr id="16" name="Picture 8" descr="C:\Users\kikikaza\Desktop\13-Doctrines.of.Radical.Islam.and.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C:\Users\kikikaza\Desktop\13-Doctrines.of.Radical.Islam.and.ISI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052402" cy="3194686"/>
                    </a:xfrm>
                    <a:prstGeom prst="rect">
                      <a:avLst/>
                    </a:prstGeom>
                    <a:noFill/>
                  </pic:spPr>
                </pic:pic>
              </a:graphicData>
            </a:graphic>
          </wp:inline>
        </w:drawing>
      </w:r>
    </w:p>
    <w:p w14:paraId="6A0EF251" w14:textId="77777777" w:rsidR="00A26C0D" w:rsidRDefault="00E260B6">
      <w:pPr>
        <w:pStyle w:val="Caption"/>
        <w:rPr>
          <w:lang w:eastAsia="it-IT"/>
        </w:rPr>
      </w:pPr>
      <w:bookmarkStart w:id="592" w:name="_Toc522623947"/>
      <w:r>
        <w:t xml:space="preserve">Figure </w:t>
      </w:r>
      <w:fldSimple w:instr=" SEQ Figure \* ARABIC ">
        <w:r>
          <w:t>12</w:t>
        </w:r>
      </w:fldSimple>
      <w:r>
        <w:t>: ISIS doctrine</w:t>
      </w:r>
      <w:bookmarkEnd w:id="592"/>
    </w:p>
    <w:p w14:paraId="0B1B0873" w14:textId="77777777" w:rsidR="003B78D0" w:rsidRPr="007841BA" w:rsidRDefault="00C43871" w:rsidP="00C43871">
      <w:pPr>
        <w:numPr>
          <w:ilvl w:val="0"/>
          <w:numId w:val="34"/>
        </w:numPr>
        <w:rPr>
          <w:ins w:id="593" w:author="Ken Maclennan-Brown" w:date="2018-10-03T14:45:00Z"/>
          <w:highlight w:val="yellow"/>
          <w:lang w:eastAsia="it-IT"/>
        </w:rPr>
      </w:pPr>
      <w:commentRangeStart w:id="594"/>
      <w:ins w:id="595" w:author="Ken Maclennan-Brown" w:date="2018-10-03T14:45:00Z">
        <w:r w:rsidRPr="007841BA">
          <w:rPr>
            <w:highlight w:val="yellow"/>
            <w:lang w:eastAsia="it-IT"/>
          </w:rPr>
          <w:t>Keyword searches</w:t>
        </w:r>
      </w:ins>
    </w:p>
    <w:p w14:paraId="271FCCFD" w14:textId="77777777" w:rsidR="003B78D0" w:rsidRPr="007841BA" w:rsidRDefault="00C43871" w:rsidP="00C43871">
      <w:pPr>
        <w:numPr>
          <w:ilvl w:val="0"/>
          <w:numId w:val="34"/>
        </w:numPr>
        <w:rPr>
          <w:ins w:id="596" w:author="Ken Maclennan-Brown" w:date="2018-10-03T14:45:00Z"/>
          <w:highlight w:val="yellow"/>
          <w:lang w:eastAsia="it-IT"/>
        </w:rPr>
      </w:pPr>
      <w:ins w:id="597" w:author="Ken Maclennan-Brown" w:date="2018-10-03T14:45:00Z">
        <w:r w:rsidRPr="007841BA">
          <w:rPr>
            <w:highlight w:val="yellow"/>
            <w:lang w:eastAsia="it-IT"/>
          </w:rPr>
          <w:t>Links between people and hierarchy</w:t>
        </w:r>
      </w:ins>
    </w:p>
    <w:p w14:paraId="0A07DC02" w14:textId="77777777" w:rsidR="003B78D0" w:rsidRPr="007841BA" w:rsidRDefault="00C43871" w:rsidP="00C43871">
      <w:pPr>
        <w:numPr>
          <w:ilvl w:val="0"/>
          <w:numId w:val="34"/>
        </w:numPr>
        <w:rPr>
          <w:ins w:id="598" w:author="Ken Maclennan-Brown" w:date="2018-10-03T14:45:00Z"/>
          <w:highlight w:val="yellow"/>
          <w:lang w:eastAsia="it-IT"/>
        </w:rPr>
      </w:pPr>
      <w:ins w:id="599" w:author="Ken Maclennan-Brown" w:date="2018-10-03T14:45:00Z">
        <w:r w:rsidRPr="007841BA">
          <w:rPr>
            <w:highlight w:val="yellow"/>
            <w:lang w:eastAsia="it-IT"/>
          </w:rPr>
          <w:t>Image searches</w:t>
        </w:r>
      </w:ins>
      <w:commentRangeEnd w:id="594"/>
      <w:r w:rsidR="007841BA">
        <w:rPr>
          <w:rStyle w:val="CommentReference"/>
        </w:rPr>
        <w:commentReference w:id="594"/>
      </w:r>
    </w:p>
    <w:p w14:paraId="6A8FE0E3" w14:textId="77777777" w:rsidR="00C43871" w:rsidRPr="00C43871" w:rsidRDefault="00C43871">
      <w:pPr>
        <w:rPr>
          <w:lang w:eastAsia="it-IT"/>
        </w:rPr>
      </w:pPr>
    </w:p>
    <w:p w14:paraId="757AF035" w14:textId="4A67C61F" w:rsidR="00A26C0D" w:rsidRPr="006B0832" w:rsidRDefault="00E260B6" w:rsidP="007841BA">
      <w:pPr>
        <w:pStyle w:val="Heading3"/>
        <w:rPr>
          <w:lang w:val="it-IT"/>
        </w:rPr>
      </w:pPr>
      <w:bookmarkStart w:id="600" w:name="_Toc525902800"/>
      <w:r w:rsidRPr="006B0832">
        <w:rPr>
          <w:lang w:val="it-IT"/>
        </w:rPr>
        <w:t xml:space="preserve">Scenario 6: </w:t>
      </w:r>
      <w:proofErr w:type="spellStart"/>
      <w:r w:rsidRPr="006B0832">
        <w:rPr>
          <w:lang w:val="it-IT"/>
        </w:rPr>
        <w:t>Mikser</w:t>
      </w:r>
      <w:proofErr w:type="spellEnd"/>
      <w:r w:rsidRPr="006B0832">
        <w:rPr>
          <w:lang w:val="it-IT"/>
        </w:rPr>
        <w:t xml:space="preserve"> (</w:t>
      </w:r>
      <w:proofErr w:type="spellStart"/>
      <w:r w:rsidRPr="006B0832">
        <w:rPr>
          <w:lang w:val="it-IT"/>
        </w:rPr>
        <w:t>responsible</w:t>
      </w:r>
      <w:proofErr w:type="spellEnd"/>
      <w:r w:rsidRPr="006B0832">
        <w:rPr>
          <w:lang w:val="it-IT"/>
        </w:rPr>
        <w:t xml:space="preserve"> partner: </w:t>
      </w:r>
      <w:proofErr w:type="spellStart"/>
      <w:r w:rsidRPr="006B0832">
        <w:rPr>
          <w:lang w:val="it-IT"/>
        </w:rPr>
        <w:t>Aoc</w:t>
      </w:r>
      <w:proofErr w:type="spellEnd"/>
      <w:r w:rsidRPr="006B0832">
        <w:rPr>
          <w:lang w:val="it-IT"/>
        </w:rPr>
        <w:t>)</w:t>
      </w:r>
      <w:bookmarkEnd w:id="600"/>
    </w:p>
    <w:p w14:paraId="085E2A00" w14:textId="77777777" w:rsidR="00746AB3" w:rsidRDefault="00746AB3">
      <w:pPr>
        <w:rPr>
          <w:b/>
        </w:rPr>
      </w:pPr>
      <w:r w:rsidRPr="007841BA">
        <w:rPr>
          <w:b/>
        </w:rPr>
        <w:t>Narrative</w:t>
      </w:r>
    </w:p>
    <w:p w14:paraId="41193A25" w14:textId="0A286DEE" w:rsidR="00746AB3" w:rsidRDefault="00746AB3">
      <w:r w:rsidRPr="007841BA">
        <w:t xml:space="preserve">This describes a common method of </w:t>
      </w:r>
      <w:r w:rsidR="00A855E4">
        <w:t>terrorism funding used repeatedly by various groups. The victim</w:t>
      </w:r>
      <w:r w:rsidR="00D37074">
        <w:t xml:space="preserve"> (</w:t>
      </w:r>
      <w:proofErr w:type="spellStart"/>
      <w:r w:rsidR="00D37074">
        <w:t>Juliusz</w:t>
      </w:r>
      <w:proofErr w:type="spellEnd"/>
      <w:r w:rsidR="00D37074">
        <w:t>)</w:t>
      </w:r>
      <w:r w:rsidR="00A855E4">
        <w:t xml:space="preserve"> is drawn in to a surface website </w:t>
      </w:r>
      <w:r w:rsidR="00D37074">
        <w:t xml:space="preserve">having received several adverts for technical goods offered at extremely discounted prices – often up to 90% reduction. </w:t>
      </w:r>
      <w:proofErr w:type="spellStart"/>
      <w:r w:rsidR="00D37074">
        <w:t>Juliusz</w:t>
      </w:r>
      <w:proofErr w:type="spellEnd"/>
      <w:r w:rsidR="00D37074">
        <w:t xml:space="preserve"> received these adverts from both websites and emails</w:t>
      </w:r>
      <w:r w:rsidR="00A855E4">
        <w:t xml:space="preserve">. This </w:t>
      </w:r>
      <w:r w:rsidR="00630AC3">
        <w:t>was</w:t>
      </w:r>
      <w:r w:rsidR="00A855E4">
        <w:t xml:space="preserve"> the first point at </w:t>
      </w:r>
      <w:r w:rsidR="00630AC3">
        <w:t xml:space="preserve">that </w:t>
      </w:r>
      <w:proofErr w:type="spellStart"/>
      <w:r w:rsidR="00630AC3">
        <w:t>Juliusz</w:t>
      </w:r>
      <w:proofErr w:type="spellEnd"/>
      <w:r w:rsidR="00630AC3">
        <w:t xml:space="preserve"> was</w:t>
      </w:r>
      <w:r w:rsidR="00A855E4">
        <w:t xml:space="preserve"> </w:t>
      </w:r>
      <w:r w:rsidR="00630AC3">
        <w:t xml:space="preserve">suspicious, but the discount was too tempting. </w:t>
      </w:r>
      <w:r w:rsidR="00A855E4">
        <w:t xml:space="preserve">The website </w:t>
      </w:r>
      <w:r w:rsidR="00630AC3">
        <w:t>had</w:t>
      </w:r>
      <w:r w:rsidR="00A855E4">
        <w:t xml:space="preserve"> an online payment system and </w:t>
      </w:r>
      <w:proofErr w:type="spellStart"/>
      <w:r w:rsidR="00630AC3">
        <w:t>Juliusz</w:t>
      </w:r>
      <w:proofErr w:type="spellEnd"/>
      <w:r w:rsidR="00630AC3">
        <w:t xml:space="preserve"> could</w:t>
      </w:r>
      <w:r w:rsidR="00A855E4">
        <w:t xml:space="preserve"> pay by normal means such as </w:t>
      </w:r>
      <w:r w:rsidR="00630AC3">
        <w:t xml:space="preserve">his </w:t>
      </w:r>
      <w:r w:rsidR="00A855E4">
        <w:t>Mastercard, Maestro or similar</w:t>
      </w:r>
      <w:r w:rsidR="00D37074">
        <w:t xml:space="preserve">. The next point </w:t>
      </w:r>
      <w:r w:rsidR="00630AC3">
        <w:t>that was suspicious</w:t>
      </w:r>
      <w:r w:rsidR="00D37074">
        <w:t xml:space="preserve"> </w:t>
      </w:r>
      <w:r w:rsidR="00630AC3">
        <w:t>was</w:t>
      </w:r>
      <w:r w:rsidR="00D37074">
        <w:t xml:space="preserve"> when the confirmation of the transaction sent </w:t>
      </w:r>
      <w:r w:rsidR="00630AC3">
        <w:t xml:space="preserve">to </w:t>
      </w:r>
      <w:proofErr w:type="spellStart"/>
      <w:r w:rsidR="00630AC3">
        <w:t>Juliusz</w:t>
      </w:r>
      <w:proofErr w:type="spellEnd"/>
      <w:r w:rsidR="00630AC3">
        <w:t xml:space="preserve"> via SMS and the price was shown in Chinese Yuan rather than the transaction he had completed in Euros. </w:t>
      </w:r>
      <w:proofErr w:type="spellStart"/>
      <w:r w:rsidR="00630AC3">
        <w:t>Juliusz</w:t>
      </w:r>
      <w:proofErr w:type="spellEnd"/>
      <w:r w:rsidR="00630AC3">
        <w:t xml:space="preserve"> waited two months for his</w:t>
      </w:r>
      <w:r w:rsidR="00634AE2">
        <w:t xml:space="preserve"> goods during which time the website owner provided a very plausible and consistent order tracking system that seemed to show the status of the delivery – held by customs etc. After this time with still no delivery of the goods </w:t>
      </w:r>
      <w:proofErr w:type="spellStart"/>
      <w:r w:rsidR="00634AE2">
        <w:t>Juliusz</w:t>
      </w:r>
      <w:proofErr w:type="spellEnd"/>
      <w:r w:rsidR="00634AE2">
        <w:t xml:space="preserve"> threatens to contact the authorities. At this point the website owner takes down the website and disappears. </w:t>
      </w:r>
      <w:commentRangeStart w:id="601"/>
      <w:r w:rsidR="00634AE2">
        <w:t>This long after the original transaction was authorised neither bank could stop the transaction and the terrorist organisation got their money.</w:t>
      </w:r>
      <w:commentRangeEnd w:id="601"/>
      <w:r w:rsidR="007841BA">
        <w:rPr>
          <w:rStyle w:val="CommentReference"/>
        </w:rPr>
        <w:commentReference w:id="601"/>
      </w:r>
    </w:p>
    <w:p w14:paraId="7FD86BE3" w14:textId="77777777" w:rsidR="00573252" w:rsidRDefault="001A40D3">
      <w:pPr>
        <w:rPr>
          <w:b/>
        </w:rPr>
      </w:pPr>
      <w:r w:rsidRPr="007841BA">
        <w:rPr>
          <w:b/>
        </w:rPr>
        <w:t>Available data</w:t>
      </w:r>
    </w:p>
    <w:p w14:paraId="73C37D2C" w14:textId="77777777" w:rsidR="001A40D3" w:rsidRPr="007841BA" w:rsidRDefault="001A40D3" w:rsidP="007841BA">
      <w:pPr>
        <w:pStyle w:val="ListParagraph"/>
        <w:numPr>
          <w:ilvl w:val="0"/>
          <w:numId w:val="20"/>
        </w:numPr>
        <w:rPr>
          <w:highlight w:val="yellow"/>
        </w:rPr>
      </w:pPr>
      <w:commentRangeStart w:id="602"/>
      <w:r w:rsidRPr="007841BA">
        <w:rPr>
          <w:highlight w:val="yellow"/>
        </w:rPr>
        <w:t>False advertisements</w:t>
      </w:r>
    </w:p>
    <w:p w14:paraId="2DA5F0EE" w14:textId="77777777" w:rsidR="001A40D3" w:rsidRPr="007841BA" w:rsidRDefault="001A40D3" w:rsidP="007841BA">
      <w:pPr>
        <w:pStyle w:val="ListParagraph"/>
        <w:numPr>
          <w:ilvl w:val="0"/>
          <w:numId w:val="20"/>
        </w:numPr>
        <w:rPr>
          <w:highlight w:val="yellow"/>
        </w:rPr>
      </w:pPr>
      <w:r w:rsidRPr="007841BA">
        <w:rPr>
          <w:highlight w:val="yellow"/>
        </w:rPr>
        <w:lastRenderedPageBreak/>
        <w:t>Images</w:t>
      </w:r>
    </w:p>
    <w:p w14:paraId="52189C52" w14:textId="77777777" w:rsidR="001A40D3" w:rsidRPr="007841BA" w:rsidRDefault="001A40D3" w:rsidP="007841BA">
      <w:pPr>
        <w:pStyle w:val="ListParagraph"/>
        <w:numPr>
          <w:ilvl w:val="0"/>
          <w:numId w:val="20"/>
        </w:numPr>
        <w:rPr>
          <w:highlight w:val="yellow"/>
        </w:rPr>
      </w:pPr>
      <w:r w:rsidRPr="007841BA">
        <w:rPr>
          <w:highlight w:val="yellow"/>
        </w:rPr>
        <w:t>Phrases</w:t>
      </w:r>
      <w:commentRangeEnd w:id="602"/>
      <w:r w:rsidR="007841BA">
        <w:rPr>
          <w:rStyle w:val="CommentReference"/>
        </w:rPr>
        <w:commentReference w:id="602"/>
      </w:r>
    </w:p>
    <w:p w14:paraId="1531E908" w14:textId="77777777" w:rsidR="001A40D3" w:rsidRPr="007841BA" w:rsidRDefault="001A40D3" w:rsidP="001A40D3">
      <w:pPr>
        <w:rPr>
          <w:b/>
        </w:rPr>
      </w:pPr>
      <w:r w:rsidRPr="007841BA">
        <w:rPr>
          <w:b/>
        </w:rPr>
        <w:t>Current practice</w:t>
      </w:r>
    </w:p>
    <w:p w14:paraId="36C59952" w14:textId="77777777" w:rsidR="001A40D3" w:rsidRPr="007841BA" w:rsidRDefault="001A40D3" w:rsidP="001A40D3">
      <w:pPr>
        <w:rPr>
          <w:highlight w:val="yellow"/>
        </w:rPr>
      </w:pPr>
      <w:commentRangeStart w:id="603"/>
      <w:r w:rsidRPr="007841BA">
        <w:rPr>
          <w:highlight w:val="yellow"/>
        </w:rPr>
        <w:t xml:space="preserve">This would follow the lines of conventional policing: </w:t>
      </w:r>
    </w:p>
    <w:p w14:paraId="5597A838" w14:textId="77777777" w:rsidR="001A40D3" w:rsidRPr="007841BA" w:rsidRDefault="001A40D3" w:rsidP="007841BA">
      <w:pPr>
        <w:pStyle w:val="ListParagraph"/>
        <w:numPr>
          <w:ilvl w:val="0"/>
          <w:numId w:val="21"/>
        </w:numPr>
        <w:rPr>
          <w:highlight w:val="yellow"/>
        </w:rPr>
      </w:pPr>
      <w:r w:rsidRPr="007841BA">
        <w:rPr>
          <w:highlight w:val="yellow"/>
        </w:rPr>
        <w:t xml:space="preserve">following the money trail as far as possible, </w:t>
      </w:r>
    </w:p>
    <w:p w14:paraId="361D467C" w14:textId="77777777" w:rsidR="001A40D3" w:rsidRPr="007841BA" w:rsidRDefault="001A40D3" w:rsidP="007841BA">
      <w:pPr>
        <w:pStyle w:val="ListParagraph"/>
        <w:numPr>
          <w:ilvl w:val="0"/>
          <w:numId w:val="21"/>
        </w:numPr>
        <w:rPr>
          <w:highlight w:val="yellow"/>
        </w:rPr>
      </w:pPr>
      <w:r w:rsidRPr="007841BA">
        <w:rPr>
          <w:highlight w:val="yellow"/>
        </w:rPr>
        <w:t>looking for similarities in</w:t>
      </w:r>
    </w:p>
    <w:p w14:paraId="1C25CA3B" w14:textId="77777777" w:rsidR="001A40D3" w:rsidRPr="007841BA" w:rsidRDefault="001A40D3" w:rsidP="007841BA">
      <w:pPr>
        <w:pStyle w:val="ListParagraph"/>
        <w:numPr>
          <w:ilvl w:val="1"/>
          <w:numId w:val="21"/>
        </w:numPr>
        <w:rPr>
          <w:highlight w:val="yellow"/>
        </w:rPr>
      </w:pPr>
      <w:r w:rsidRPr="007841BA">
        <w:rPr>
          <w:highlight w:val="yellow"/>
        </w:rPr>
        <w:t>images</w:t>
      </w:r>
    </w:p>
    <w:p w14:paraId="70CC0256" w14:textId="77777777" w:rsidR="001A40D3" w:rsidRPr="007841BA" w:rsidRDefault="001A40D3" w:rsidP="007841BA">
      <w:pPr>
        <w:pStyle w:val="ListParagraph"/>
        <w:numPr>
          <w:ilvl w:val="1"/>
          <w:numId w:val="21"/>
        </w:numPr>
        <w:rPr>
          <w:highlight w:val="yellow"/>
        </w:rPr>
      </w:pPr>
      <w:r w:rsidRPr="007841BA">
        <w:rPr>
          <w:highlight w:val="yellow"/>
        </w:rPr>
        <w:t>phrases</w:t>
      </w:r>
    </w:p>
    <w:p w14:paraId="5D829354" w14:textId="77777777" w:rsidR="001A40D3" w:rsidRPr="007841BA" w:rsidRDefault="001A40D3" w:rsidP="007841BA">
      <w:pPr>
        <w:pStyle w:val="ListParagraph"/>
        <w:numPr>
          <w:ilvl w:val="1"/>
          <w:numId w:val="21"/>
        </w:numPr>
        <w:rPr>
          <w:highlight w:val="yellow"/>
        </w:rPr>
      </w:pPr>
      <w:r w:rsidRPr="007841BA">
        <w:rPr>
          <w:highlight w:val="yellow"/>
        </w:rPr>
        <w:t>layout</w:t>
      </w:r>
    </w:p>
    <w:p w14:paraId="755AE18B" w14:textId="77777777" w:rsidR="001A40D3" w:rsidRPr="007841BA" w:rsidRDefault="001A40D3" w:rsidP="007841BA">
      <w:pPr>
        <w:pStyle w:val="ListParagraph"/>
        <w:numPr>
          <w:ilvl w:val="0"/>
          <w:numId w:val="21"/>
        </w:numPr>
        <w:rPr>
          <w:highlight w:val="yellow"/>
        </w:rPr>
      </w:pPr>
      <w:r w:rsidRPr="007841BA">
        <w:rPr>
          <w:highlight w:val="yellow"/>
        </w:rPr>
        <w:t>tracking associates</w:t>
      </w:r>
    </w:p>
    <w:p w14:paraId="3A8B7E25" w14:textId="77777777" w:rsidR="001A40D3" w:rsidRPr="007841BA" w:rsidRDefault="001A40D3" w:rsidP="007841BA">
      <w:pPr>
        <w:pStyle w:val="ListParagraph"/>
        <w:numPr>
          <w:ilvl w:val="0"/>
          <w:numId w:val="21"/>
        </w:numPr>
        <w:rPr>
          <w:highlight w:val="yellow"/>
        </w:rPr>
      </w:pPr>
      <w:r w:rsidRPr="007841BA">
        <w:rPr>
          <w:highlight w:val="yellow"/>
        </w:rPr>
        <w:t>identifying other victims</w:t>
      </w:r>
      <w:commentRangeEnd w:id="603"/>
      <w:r w:rsidR="007841BA">
        <w:rPr>
          <w:rStyle w:val="CommentReference"/>
        </w:rPr>
        <w:commentReference w:id="603"/>
      </w:r>
    </w:p>
    <w:p w14:paraId="1473139B" w14:textId="77777777" w:rsidR="001A40D3" w:rsidRPr="001A40D3" w:rsidRDefault="001A40D3" w:rsidP="001A40D3"/>
    <w:p w14:paraId="7F02FAF4" w14:textId="77777777" w:rsidR="003B78D0" w:rsidRPr="007841BA" w:rsidRDefault="00C43871" w:rsidP="00C43871">
      <w:pPr>
        <w:numPr>
          <w:ilvl w:val="0"/>
          <w:numId w:val="35"/>
        </w:numPr>
        <w:rPr>
          <w:ins w:id="604" w:author="Ken Maclennan-Brown" w:date="2018-10-03T14:46:00Z"/>
          <w:highlight w:val="yellow"/>
          <w:lang w:eastAsia="it-IT"/>
        </w:rPr>
      </w:pPr>
      <w:commentRangeStart w:id="605"/>
      <w:ins w:id="606" w:author="Ken Maclennan-Brown" w:date="2018-10-03T14:46:00Z">
        <w:r w:rsidRPr="007841BA">
          <w:rPr>
            <w:highlight w:val="yellow"/>
            <w:lang w:eastAsia="it-IT"/>
          </w:rPr>
          <w:t>Follow the money trail</w:t>
        </w:r>
      </w:ins>
    </w:p>
    <w:p w14:paraId="306253EF" w14:textId="77777777" w:rsidR="003B78D0" w:rsidRPr="007841BA" w:rsidRDefault="00C43871" w:rsidP="00C43871">
      <w:pPr>
        <w:numPr>
          <w:ilvl w:val="0"/>
          <w:numId w:val="35"/>
        </w:numPr>
        <w:rPr>
          <w:ins w:id="607" w:author="Ken Maclennan-Brown" w:date="2018-10-03T14:46:00Z"/>
          <w:highlight w:val="yellow"/>
          <w:lang w:eastAsia="it-IT"/>
        </w:rPr>
      </w:pPr>
      <w:ins w:id="608" w:author="Ken Maclennan-Brown" w:date="2018-10-03T14:46:00Z">
        <w:r w:rsidRPr="007841BA">
          <w:rPr>
            <w:highlight w:val="yellow"/>
            <w:lang w:eastAsia="it-IT"/>
          </w:rPr>
          <w:t>Tracking associates</w:t>
        </w:r>
      </w:ins>
    </w:p>
    <w:p w14:paraId="473AC3E0" w14:textId="77777777" w:rsidR="003B78D0" w:rsidRPr="007841BA" w:rsidRDefault="00C43871" w:rsidP="00C43871">
      <w:pPr>
        <w:numPr>
          <w:ilvl w:val="0"/>
          <w:numId w:val="35"/>
        </w:numPr>
        <w:rPr>
          <w:ins w:id="609" w:author="Ken Maclennan-Brown" w:date="2018-10-03T14:46:00Z"/>
          <w:highlight w:val="yellow"/>
          <w:lang w:eastAsia="it-IT"/>
        </w:rPr>
      </w:pPr>
      <w:ins w:id="610" w:author="Ken Maclennan-Brown" w:date="2018-10-03T14:46:00Z">
        <w:r w:rsidRPr="007841BA">
          <w:rPr>
            <w:highlight w:val="yellow"/>
            <w:lang w:eastAsia="it-IT"/>
          </w:rPr>
          <w:t>Identifying other victims</w:t>
        </w:r>
      </w:ins>
    </w:p>
    <w:p w14:paraId="3479503A" w14:textId="77777777" w:rsidR="003B78D0" w:rsidRPr="007841BA" w:rsidRDefault="00C43871" w:rsidP="00C43871">
      <w:pPr>
        <w:numPr>
          <w:ilvl w:val="0"/>
          <w:numId w:val="35"/>
        </w:numPr>
        <w:rPr>
          <w:ins w:id="611" w:author="Ken Maclennan-Brown" w:date="2018-10-03T14:46:00Z"/>
          <w:highlight w:val="yellow"/>
          <w:lang w:eastAsia="it-IT"/>
        </w:rPr>
      </w:pPr>
      <w:ins w:id="612" w:author="Ken Maclennan-Brown" w:date="2018-10-03T14:46:00Z">
        <w:r w:rsidRPr="007841BA">
          <w:rPr>
            <w:highlight w:val="yellow"/>
            <w:lang w:eastAsia="it-IT"/>
          </w:rPr>
          <w:t>Looking for similarities in images, phrases, layout</w:t>
        </w:r>
      </w:ins>
      <w:commentRangeEnd w:id="605"/>
      <w:r w:rsidR="007841BA">
        <w:rPr>
          <w:rStyle w:val="CommentReference"/>
        </w:rPr>
        <w:commentReference w:id="605"/>
      </w:r>
    </w:p>
    <w:p w14:paraId="2D079178" w14:textId="77777777" w:rsidR="00C43871" w:rsidRPr="007841BA" w:rsidRDefault="00C43871">
      <w:pPr>
        <w:rPr>
          <w:b/>
          <w:lang w:eastAsia="it-IT"/>
        </w:rPr>
      </w:pPr>
    </w:p>
    <w:p w14:paraId="16647E9D" w14:textId="77777777" w:rsidR="00A26C0D" w:rsidRDefault="00E260B6">
      <w:pPr>
        <w:pStyle w:val="Heading1"/>
        <w:rPr>
          <w:lang w:eastAsia="it-IT"/>
        </w:rPr>
      </w:pPr>
      <w:bookmarkStart w:id="613" w:name="_Toc525902801"/>
      <w:r>
        <w:rPr>
          <w:lang w:eastAsia="it-IT"/>
        </w:rPr>
        <w:lastRenderedPageBreak/>
        <w:t>User Requirements</w:t>
      </w:r>
      <w:bookmarkEnd w:id="613"/>
    </w:p>
    <w:p w14:paraId="285A1498" w14:textId="77777777" w:rsidR="00A26C0D" w:rsidRDefault="00E260B6">
      <w:pPr>
        <w:pStyle w:val="Heading2"/>
      </w:pPr>
      <w:bookmarkStart w:id="614" w:name="_Toc525902802"/>
      <w:r>
        <w:t>User Functional Requirements</w:t>
      </w:r>
      <w:bookmarkEnd w:id="614"/>
    </w:p>
    <w:p w14:paraId="0FB4CCA8" w14:textId="76D3F0AA" w:rsidR="007841BA" w:rsidRDefault="00E260B6">
      <w:r>
        <w:t>ANITA must be able to access information from the Public Web, Deep Web and Dark Net. All output must be forensically sound with robust audit trails and ability to import or accept links/references to other chain of custody records.</w:t>
      </w:r>
    </w:p>
    <w:p w14:paraId="1D92B7CB" w14:textId="3CFB71F4" w:rsidR="007841BA" w:rsidRDefault="007841BA">
      <w:r w:rsidRPr="007841BA">
        <w:t>According to the user needs</w:t>
      </w:r>
      <w:r>
        <w:t>,</w:t>
      </w:r>
      <w:r w:rsidRPr="007841BA">
        <w:t xml:space="preserve"> as they have been illustrated through the previous section, </w:t>
      </w:r>
      <w:r>
        <w:t>ANITA</w:t>
      </w:r>
      <w:r w:rsidRPr="007841BA">
        <w:t xml:space="preserve"> is designed to satisfy the functional requirements reported in the following table. The requirements are categorically presented.</w:t>
      </w:r>
    </w:p>
    <w:p w14:paraId="74328C7F" w14:textId="253FD481" w:rsidR="00A26C0D" w:rsidRDefault="00E260B6" w:rsidP="007841BA">
      <w:pPr>
        <w:pStyle w:val="Caption"/>
      </w:pPr>
      <w:bookmarkStart w:id="615" w:name="_Ref522603374"/>
      <w:bookmarkStart w:id="616" w:name="_Toc522623949"/>
      <w:r>
        <w:t xml:space="preserve">Table </w:t>
      </w:r>
      <w:fldSimple w:instr=" SEQ Table \* ARABIC ">
        <w:r>
          <w:t>1</w:t>
        </w:r>
      </w:fldSimple>
      <w:bookmarkEnd w:id="615"/>
      <w:r>
        <w:t xml:space="preserve">: </w:t>
      </w:r>
      <w:commentRangeStart w:id="617"/>
      <w:r>
        <w:t>ANITA functional requirements</w:t>
      </w:r>
      <w:bookmarkEnd w:id="616"/>
      <w:commentRangeEnd w:id="617"/>
      <w:r w:rsidR="00742D0E">
        <w:rPr>
          <w:rStyle w:val="CommentReference"/>
          <w:b w:val="0"/>
          <w:bCs w:val="0"/>
          <w:color w:val="auto"/>
        </w:rPr>
        <w:commentReference w:id="617"/>
      </w:r>
    </w:p>
    <w:tbl>
      <w:tblPr>
        <w:tblW w:w="8644" w:type="dxa"/>
        <w:jc w:val="center"/>
        <w:tblBorders>
          <w:top w:val="single" w:sz="4" w:space="0" w:color="34495E"/>
          <w:left w:val="single" w:sz="4" w:space="0" w:color="34495E"/>
          <w:bottom w:val="single" w:sz="4" w:space="0" w:color="34495E"/>
          <w:right w:val="single" w:sz="4" w:space="0" w:color="34495E"/>
          <w:insideH w:val="single" w:sz="4" w:space="0" w:color="34495E"/>
          <w:insideV w:val="single" w:sz="4" w:space="0" w:color="34495E"/>
        </w:tblBorders>
        <w:tblLayout w:type="fixed"/>
        <w:tblLook w:val="04A0" w:firstRow="1" w:lastRow="0" w:firstColumn="1" w:lastColumn="0" w:noHBand="0" w:noVBand="1"/>
      </w:tblPr>
      <w:tblGrid>
        <w:gridCol w:w="3331"/>
        <w:gridCol w:w="5313"/>
      </w:tblGrid>
      <w:tr w:rsidR="00A26C0D" w14:paraId="3ED28E4E" w14:textId="77777777">
        <w:trPr>
          <w:trHeight w:val="432"/>
          <w:jc w:val="center"/>
        </w:trPr>
        <w:tc>
          <w:tcPr>
            <w:tcW w:w="3331" w:type="dxa"/>
            <w:shd w:val="clear" w:color="auto" w:fill="34495E"/>
            <w:vAlign w:val="center"/>
          </w:tcPr>
          <w:p w14:paraId="5244E589" w14:textId="77777777" w:rsidR="00A26C0D" w:rsidRDefault="00E260B6">
            <w:pPr>
              <w:jc w:val="center"/>
              <w:rPr>
                <w:rFonts w:cs="Arial"/>
                <w:b/>
                <w:color w:val="FFFFFF" w:themeColor="background1"/>
              </w:rPr>
            </w:pPr>
            <w:commentRangeStart w:id="618"/>
            <w:r>
              <w:rPr>
                <w:rFonts w:cs="Arial"/>
                <w:b/>
                <w:color w:val="FFFFFF" w:themeColor="background1"/>
              </w:rPr>
              <w:t>User Requirements</w:t>
            </w:r>
            <w:commentRangeEnd w:id="618"/>
            <w:r w:rsidR="00742D0E">
              <w:rPr>
                <w:rStyle w:val="CommentReference"/>
              </w:rPr>
              <w:commentReference w:id="618"/>
            </w:r>
          </w:p>
        </w:tc>
        <w:tc>
          <w:tcPr>
            <w:tcW w:w="5313" w:type="dxa"/>
            <w:shd w:val="clear" w:color="auto" w:fill="34495E"/>
            <w:vAlign w:val="center"/>
          </w:tcPr>
          <w:p w14:paraId="3826AD49" w14:textId="77777777" w:rsidR="00A26C0D" w:rsidRDefault="00E260B6">
            <w:pPr>
              <w:jc w:val="center"/>
              <w:rPr>
                <w:rFonts w:cs="Arial"/>
                <w:b/>
                <w:color w:val="FFFFFF" w:themeColor="background1"/>
              </w:rPr>
            </w:pPr>
            <w:r>
              <w:rPr>
                <w:rFonts w:cs="Arial"/>
                <w:b/>
                <w:color w:val="FFFFFF" w:themeColor="background1"/>
              </w:rPr>
              <w:t>Description</w:t>
            </w:r>
          </w:p>
        </w:tc>
      </w:tr>
      <w:tr w:rsidR="00A26C0D" w14:paraId="4E2B80D5" w14:textId="77777777">
        <w:trPr>
          <w:trHeight w:val="432"/>
          <w:jc w:val="center"/>
        </w:trPr>
        <w:tc>
          <w:tcPr>
            <w:tcW w:w="8644" w:type="dxa"/>
            <w:gridSpan w:val="2"/>
            <w:shd w:val="clear" w:color="auto" w:fill="D9D9D9" w:themeFill="background1" w:themeFillShade="D9"/>
            <w:vAlign w:val="center"/>
          </w:tcPr>
          <w:p w14:paraId="2EAA1670" w14:textId="77777777" w:rsidR="00A26C0D" w:rsidRDefault="00E260B6">
            <w:pPr>
              <w:jc w:val="center"/>
              <w:rPr>
                <w:rFonts w:cs="Arial"/>
                <w:b/>
                <w:color w:val="FFFFFF" w:themeColor="background1"/>
              </w:rPr>
            </w:pPr>
            <w:r>
              <w:rPr>
                <w:rFonts w:cs="Arial"/>
                <w:b/>
              </w:rPr>
              <w:t>Data sources and stream analysis</w:t>
            </w:r>
          </w:p>
        </w:tc>
      </w:tr>
      <w:tr w:rsidR="00A26C0D" w14:paraId="229D509E" w14:textId="77777777">
        <w:trPr>
          <w:trHeight w:val="432"/>
          <w:jc w:val="center"/>
        </w:trPr>
        <w:tc>
          <w:tcPr>
            <w:tcW w:w="3331" w:type="dxa"/>
            <w:shd w:val="clear" w:color="auto" w:fill="auto"/>
          </w:tcPr>
          <w:p w14:paraId="75FA436B" w14:textId="77777777" w:rsidR="00A26C0D" w:rsidRPr="00742D0E" w:rsidRDefault="00E260B6">
            <w:pPr>
              <w:jc w:val="left"/>
              <w:rPr>
                <w:rFonts w:cs="Arial"/>
                <w:highlight w:val="yellow"/>
              </w:rPr>
            </w:pPr>
            <w:r w:rsidRPr="00742D0E">
              <w:rPr>
                <w:rFonts w:cs="Arial"/>
                <w:highlight w:val="yellow"/>
              </w:rPr>
              <w:t>Data source risk assessment in the Surface Web, Deep Web and Dark Nets</w:t>
            </w:r>
          </w:p>
        </w:tc>
        <w:tc>
          <w:tcPr>
            <w:tcW w:w="5313" w:type="dxa"/>
            <w:shd w:val="clear" w:color="auto" w:fill="auto"/>
            <w:vAlign w:val="bottom"/>
          </w:tcPr>
          <w:p w14:paraId="1CF94A1F" w14:textId="77777777" w:rsidR="00A26C0D" w:rsidRPr="00742D0E" w:rsidRDefault="00E260B6">
            <w:pPr>
              <w:jc w:val="left"/>
              <w:rPr>
                <w:rFonts w:cs="Arial"/>
                <w:highlight w:val="yellow"/>
              </w:rPr>
            </w:pPr>
            <w:r w:rsidRPr="00742D0E">
              <w:rPr>
                <w:rFonts w:cs="Arial"/>
                <w:highlight w:val="yellow"/>
              </w:rPr>
              <w:t>ANITA must provide methods and indicators for assessing risk associated with data sources. These risks are twofold, both the veracity of the data and the likelihood that the interrogation originates with an LEA. The methodology employed must consider the position of the source (Surface Web, Deep Web or Dark Net) and refine its policies accordingly. It must also consider the update frequency of the data and website appearance.</w:t>
            </w:r>
          </w:p>
        </w:tc>
      </w:tr>
      <w:tr w:rsidR="00A26C0D" w14:paraId="61F5847F" w14:textId="77777777">
        <w:trPr>
          <w:trHeight w:val="432"/>
          <w:jc w:val="center"/>
        </w:trPr>
        <w:tc>
          <w:tcPr>
            <w:tcW w:w="3331" w:type="dxa"/>
            <w:shd w:val="clear" w:color="auto" w:fill="auto"/>
          </w:tcPr>
          <w:p w14:paraId="082A9093" w14:textId="77777777" w:rsidR="00A26C0D" w:rsidRPr="00742D0E" w:rsidRDefault="00E260B6">
            <w:pPr>
              <w:jc w:val="left"/>
              <w:rPr>
                <w:rFonts w:cs="Arial"/>
                <w:highlight w:val="yellow"/>
              </w:rPr>
            </w:pPr>
            <w:r w:rsidRPr="00742D0E">
              <w:rPr>
                <w:rFonts w:cs="Arial"/>
                <w:highlight w:val="yellow"/>
              </w:rPr>
              <w:t>Black markets discovery and monitoring</w:t>
            </w:r>
          </w:p>
        </w:tc>
        <w:tc>
          <w:tcPr>
            <w:tcW w:w="5313" w:type="dxa"/>
            <w:shd w:val="clear" w:color="auto" w:fill="auto"/>
          </w:tcPr>
          <w:p w14:paraId="63F8FC57" w14:textId="77777777" w:rsidR="00A26C0D" w:rsidRPr="00742D0E" w:rsidRDefault="00E260B6">
            <w:pPr>
              <w:rPr>
                <w:rFonts w:cs="Arial"/>
                <w:highlight w:val="yellow"/>
              </w:rPr>
            </w:pPr>
            <w:r w:rsidRPr="00742D0E">
              <w:rPr>
                <w:highlight w:val="yellow"/>
              </w:rPr>
              <w:t>A set of services for crawling relevant contents from Deep and Dark Nets, focussed on the discovery and monitoring of black markets. These will utilise data mining techniques within selected sources to identify specific products, volumes or behaviours.</w:t>
            </w:r>
          </w:p>
        </w:tc>
      </w:tr>
      <w:tr w:rsidR="00A26C0D" w14:paraId="50C381CE" w14:textId="77777777">
        <w:trPr>
          <w:trHeight w:val="432"/>
          <w:jc w:val="center"/>
        </w:trPr>
        <w:tc>
          <w:tcPr>
            <w:tcW w:w="3331" w:type="dxa"/>
            <w:shd w:val="clear" w:color="auto" w:fill="auto"/>
          </w:tcPr>
          <w:p w14:paraId="22E8F5BF" w14:textId="77777777" w:rsidR="00A26C0D" w:rsidRPr="00742D0E" w:rsidRDefault="00E260B6">
            <w:pPr>
              <w:jc w:val="left"/>
              <w:rPr>
                <w:rFonts w:cs="Arial"/>
                <w:highlight w:val="yellow"/>
              </w:rPr>
            </w:pPr>
            <w:r w:rsidRPr="00742D0E">
              <w:rPr>
                <w:rFonts w:cs="Arial"/>
                <w:highlight w:val="yellow"/>
              </w:rPr>
              <w:t>Content acquisition from Surface Web and pre-processing</w:t>
            </w:r>
          </w:p>
        </w:tc>
        <w:tc>
          <w:tcPr>
            <w:tcW w:w="5313" w:type="dxa"/>
            <w:shd w:val="clear" w:color="auto" w:fill="auto"/>
          </w:tcPr>
          <w:p w14:paraId="5E2872A8" w14:textId="77777777" w:rsidR="00A26C0D" w:rsidRPr="00742D0E" w:rsidRDefault="00E260B6">
            <w:pPr>
              <w:rPr>
                <w:rFonts w:cs="Arial"/>
                <w:highlight w:val="yellow"/>
              </w:rPr>
            </w:pPr>
            <w:r w:rsidRPr="00742D0E">
              <w:rPr>
                <w:rFonts w:cs="Arial"/>
                <w:highlight w:val="yellow"/>
              </w:rPr>
              <w:t xml:space="preserve">Based on open technologies like Apache </w:t>
            </w:r>
            <w:proofErr w:type="spellStart"/>
            <w:r w:rsidRPr="00742D0E">
              <w:rPr>
                <w:rFonts w:cs="Arial"/>
                <w:highlight w:val="yellow"/>
              </w:rPr>
              <w:t>Nutch</w:t>
            </w:r>
            <w:proofErr w:type="spellEnd"/>
            <w:r w:rsidRPr="00742D0E">
              <w:rPr>
                <w:rFonts w:cs="Arial"/>
                <w:highlight w:val="yellow"/>
              </w:rPr>
              <w:t xml:space="preserve"> and Apache Camel. </w:t>
            </w:r>
            <w:r w:rsidRPr="00742D0E">
              <w:rPr>
                <w:highlight w:val="yellow"/>
                <w:lang w:eastAsia="ja-JP"/>
              </w:rPr>
              <w:t>This crawler will be able to acquire content both from open sources on Surface Web, like RSS, Social Networks (Twitter, Facebook), Web, Blogs and from local sources like files in the most common formats (i.e.: pdf, word, excel, power point, mail etc.) stored in folders or repositories. The crawler will be able to extract heterogeneous resources and specific taxonomies will be defined for contents pre-processing.</w:t>
            </w:r>
          </w:p>
        </w:tc>
      </w:tr>
      <w:tr w:rsidR="00A26C0D" w14:paraId="7F5875DA" w14:textId="77777777">
        <w:trPr>
          <w:trHeight w:val="432"/>
          <w:jc w:val="center"/>
        </w:trPr>
        <w:tc>
          <w:tcPr>
            <w:tcW w:w="3331" w:type="dxa"/>
            <w:shd w:val="clear" w:color="auto" w:fill="auto"/>
          </w:tcPr>
          <w:p w14:paraId="77578F74" w14:textId="77777777" w:rsidR="00A26C0D" w:rsidRPr="00742D0E" w:rsidRDefault="00E260B6">
            <w:pPr>
              <w:jc w:val="left"/>
              <w:rPr>
                <w:rFonts w:cs="Arial"/>
                <w:highlight w:val="yellow"/>
              </w:rPr>
            </w:pPr>
            <w:r w:rsidRPr="00742D0E">
              <w:rPr>
                <w:rFonts w:cs="Arial"/>
                <w:highlight w:val="yellow"/>
              </w:rPr>
              <w:t>Blockchain analysis for illicit activity discovering</w:t>
            </w:r>
          </w:p>
        </w:tc>
        <w:tc>
          <w:tcPr>
            <w:tcW w:w="5313" w:type="dxa"/>
            <w:shd w:val="clear" w:color="auto" w:fill="auto"/>
          </w:tcPr>
          <w:p w14:paraId="75274A40" w14:textId="77777777" w:rsidR="00A26C0D" w:rsidRPr="00742D0E" w:rsidRDefault="00E260B6">
            <w:pPr>
              <w:jc w:val="left"/>
              <w:rPr>
                <w:rFonts w:cs="Arial"/>
                <w:highlight w:val="yellow"/>
              </w:rPr>
            </w:pPr>
            <w:r w:rsidRPr="00742D0E">
              <w:rPr>
                <w:rFonts w:cs="Arial"/>
                <w:highlight w:val="yellow"/>
              </w:rPr>
              <w:t xml:space="preserve">ANITA will contain methods for the detection, tracking and monitoring of monetary transactions, for </w:t>
            </w:r>
            <w:r w:rsidRPr="00742D0E">
              <w:rPr>
                <w:rFonts w:cs="Arial"/>
                <w:highlight w:val="yellow"/>
              </w:rPr>
              <w:lastRenderedPageBreak/>
              <w:t>the purpose of recognising trafficking activities. Whilst focussed on cryptocurrencies it will not be limited to them. This data can then be included with other information in order to identify users of black markets and reveal their identities.</w:t>
            </w:r>
          </w:p>
        </w:tc>
      </w:tr>
      <w:tr w:rsidR="00A26C0D" w14:paraId="4C607AF8" w14:textId="77777777">
        <w:trPr>
          <w:trHeight w:val="432"/>
          <w:jc w:val="center"/>
        </w:trPr>
        <w:tc>
          <w:tcPr>
            <w:tcW w:w="3331" w:type="dxa"/>
            <w:shd w:val="clear" w:color="auto" w:fill="auto"/>
          </w:tcPr>
          <w:p w14:paraId="7FAE2F17" w14:textId="77777777" w:rsidR="00A26C0D" w:rsidRPr="00742D0E" w:rsidRDefault="00E260B6">
            <w:pPr>
              <w:jc w:val="left"/>
              <w:rPr>
                <w:rFonts w:cs="Arial"/>
                <w:highlight w:val="yellow"/>
              </w:rPr>
            </w:pPr>
            <w:r w:rsidRPr="00742D0E">
              <w:rPr>
                <w:rFonts w:cs="Arial"/>
                <w:highlight w:val="yellow"/>
              </w:rPr>
              <w:lastRenderedPageBreak/>
              <w:t>Construction of source network and filtering</w:t>
            </w:r>
          </w:p>
        </w:tc>
        <w:tc>
          <w:tcPr>
            <w:tcW w:w="5313" w:type="dxa"/>
            <w:shd w:val="clear" w:color="auto" w:fill="auto"/>
          </w:tcPr>
          <w:p w14:paraId="58519225" w14:textId="77777777" w:rsidR="00A26C0D" w:rsidRPr="00742D0E" w:rsidRDefault="00E260B6">
            <w:pPr>
              <w:jc w:val="left"/>
              <w:rPr>
                <w:rFonts w:cs="Arial"/>
                <w:highlight w:val="yellow"/>
              </w:rPr>
            </w:pPr>
            <w:r w:rsidRPr="00742D0E">
              <w:rPr>
                <w:rFonts w:cs="Arial"/>
                <w:highlight w:val="yellow"/>
              </w:rPr>
              <w:t xml:space="preserve">Using the output from the tools described above ANITA will be able to reconstruct links and relationships from the sources discovered </w:t>
            </w:r>
            <w:r w:rsidRPr="00742D0E">
              <w:rPr>
                <w:highlight w:val="yellow"/>
              </w:rPr>
              <w:t>in Surface Web, Deep Web and Dark Nets. Specific filtering mechanisms will be built in to constrain initial responses to a preliminary overview of relevant connections. These links can then be used to target and inform further investigation.</w:t>
            </w:r>
          </w:p>
        </w:tc>
      </w:tr>
      <w:tr w:rsidR="00A26C0D" w14:paraId="21549B5A" w14:textId="77777777">
        <w:trPr>
          <w:trHeight w:val="432"/>
          <w:jc w:val="center"/>
        </w:trPr>
        <w:tc>
          <w:tcPr>
            <w:tcW w:w="8644" w:type="dxa"/>
            <w:gridSpan w:val="2"/>
            <w:shd w:val="clear" w:color="auto" w:fill="D9D9D9" w:themeFill="background1" w:themeFillShade="D9"/>
            <w:vAlign w:val="center"/>
          </w:tcPr>
          <w:p w14:paraId="2C5A5AA8" w14:textId="77777777" w:rsidR="00A26C0D" w:rsidRPr="00742D0E" w:rsidRDefault="00E260B6">
            <w:pPr>
              <w:jc w:val="center"/>
              <w:rPr>
                <w:rFonts w:cs="Arial"/>
                <w:b/>
                <w:highlight w:val="yellow"/>
              </w:rPr>
            </w:pPr>
            <w:r w:rsidRPr="00742D0E">
              <w:rPr>
                <w:rFonts w:cs="Arial"/>
                <w:b/>
                <w:highlight w:val="yellow"/>
              </w:rPr>
              <w:t>Big Data analysis and analytics</w:t>
            </w:r>
          </w:p>
        </w:tc>
      </w:tr>
      <w:tr w:rsidR="00A26C0D" w14:paraId="6D9CA010" w14:textId="77777777">
        <w:trPr>
          <w:trHeight w:val="432"/>
          <w:jc w:val="center"/>
        </w:trPr>
        <w:tc>
          <w:tcPr>
            <w:tcW w:w="3331" w:type="dxa"/>
            <w:shd w:val="clear" w:color="auto" w:fill="auto"/>
          </w:tcPr>
          <w:p w14:paraId="45D887A3" w14:textId="77777777" w:rsidR="00A26C0D" w:rsidRPr="00742D0E" w:rsidRDefault="00E260B6">
            <w:pPr>
              <w:jc w:val="left"/>
              <w:rPr>
                <w:rFonts w:cs="Arial"/>
                <w:highlight w:val="yellow"/>
              </w:rPr>
            </w:pPr>
            <w:r w:rsidRPr="00742D0E">
              <w:rPr>
                <w:rFonts w:cs="Arial"/>
                <w:highlight w:val="yellow"/>
              </w:rPr>
              <w:t>Multilingual Text analysis</w:t>
            </w:r>
          </w:p>
        </w:tc>
        <w:tc>
          <w:tcPr>
            <w:tcW w:w="5313" w:type="dxa"/>
            <w:shd w:val="clear" w:color="auto" w:fill="auto"/>
          </w:tcPr>
          <w:p w14:paraId="1ED85E0B" w14:textId="77777777" w:rsidR="00A26C0D" w:rsidRPr="00742D0E" w:rsidRDefault="00E260B6">
            <w:pPr>
              <w:rPr>
                <w:rFonts w:cs="Arial"/>
                <w:highlight w:val="yellow"/>
              </w:rPr>
            </w:pPr>
            <w:r w:rsidRPr="00742D0E">
              <w:rPr>
                <w:rFonts w:cs="Arial"/>
                <w:highlight w:val="yellow"/>
              </w:rPr>
              <w:t xml:space="preserve">ANITA will incorporate an advanced Big Data oriented textual resource oriented framework incorporating services for </w:t>
            </w:r>
            <w:r w:rsidRPr="00742D0E">
              <w:rPr>
                <w:highlight w:val="yellow"/>
                <w:lang w:eastAsia="ja-JP"/>
              </w:rPr>
              <w:t xml:space="preserve">categorization and semantic information extraction from huge amounts of textual resources. This will be enhanced with capabilities to extract advanced information such as temporal references and relationships between extracted entities. The implementation will be according to taxonomies defined around the online trafficking domain and will contain adaptions for short texts and misspellings to target the characteristic language found on the Deep Web and Dark Nets. </w:t>
            </w:r>
          </w:p>
        </w:tc>
      </w:tr>
      <w:tr w:rsidR="00A26C0D" w14:paraId="153C690A" w14:textId="77777777">
        <w:trPr>
          <w:trHeight w:val="432"/>
          <w:jc w:val="center"/>
        </w:trPr>
        <w:tc>
          <w:tcPr>
            <w:tcW w:w="3331" w:type="dxa"/>
            <w:shd w:val="clear" w:color="auto" w:fill="auto"/>
          </w:tcPr>
          <w:p w14:paraId="2CB57E60" w14:textId="77777777" w:rsidR="00A26C0D" w:rsidRPr="00742D0E" w:rsidRDefault="00E260B6">
            <w:pPr>
              <w:jc w:val="left"/>
              <w:rPr>
                <w:rFonts w:cs="Arial"/>
                <w:highlight w:val="yellow"/>
              </w:rPr>
            </w:pPr>
            <w:r w:rsidRPr="00742D0E">
              <w:rPr>
                <w:rFonts w:cs="Arial"/>
                <w:highlight w:val="yellow"/>
              </w:rPr>
              <w:t>Image and Video analysis</w:t>
            </w:r>
          </w:p>
        </w:tc>
        <w:tc>
          <w:tcPr>
            <w:tcW w:w="5313" w:type="dxa"/>
            <w:shd w:val="clear" w:color="auto" w:fill="auto"/>
          </w:tcPr>
          <w:p w14:paraId="49BDE664" w14:textId="77777777" w:rsidR="00A26C0D" w:rsidRPr="00742D0E" w:rsidRDefault="00E260B6">
            <w:pPr>
              <w:jc w:val="left"/>
              <w:rPr>
                <w:rFonts w:cs="Arial"/>
                <w:highlight w:val="yellow"/>
              </w:rPr>
            </w:pPr>
            <w:r w:rsidRPr="00742D0E">
              <w:rPr>
                <w:rFonts w:cs="Arial"/>
                <w:highlight w:val="yellow"/>
              </w:rPr>
              <w:t>Tools to extract relevant information form visual content – both images and videos – from online and offline sources. The algorithms will automatically detect potentially useful information such as objects, concepts and events. This will be achieved by a combination of: object recognition; concept detection and event detection.</w:t>
            </w:r>
          </w:p>
        </w:tc>
      </w:tr>
      <w:tr w:rsidR="00A26C0D" w14:paraId="586E259E" w14:textId="77777777">
        <w:trPr>
          <w:trHeight w:val="432"/>
          <w:jc w:val="center"/>
        </w:trPr>
        <w:tc>
          <w:tcPr>
            <w:tcW w:w="3331" w:type="dxa"/>
            <w:shd w:val="clear" w:color="auto" w:fill="auto"/>
          </w:tcPr>
          <w:p w14:paraId="49966EE3" w14:textId="77777777" w:rsidR="00A26C0D" w:rsidRPr="00742D0E" w:rsidRDefault="00E260B6">
            <w:pPr>
              <w:jc w:val="left"/>
              <w:rPr>
                <w:rFonts w:cs="Arial"/>
                <w:highlight w:val="yellow"/>
              </w:rPr>
            </w:pPr>
            <w:r w:rsidRPr="00742D0E">
              <w:rPr>
                <w:rFonts w:cs="Arial"/>
                <w:highlight w:val="yellow"/>
              </w:rPr>
              <w:t>Multilingual automated translation</w:t>
            </w:r>
          </w:p>
        </w:tc>
        <w:tc>
          <w:tcPr>
            <w:tcW w:w="5313" w:type="dxa"/>
            <w:shd w:val="clear" w:color="auto" w:fill="auto"/>
          </w:tcPr>
          <w:p w14:paraId="2B28D488" w14:textId="77777777" w:rsidR="00A26C0D" w:rsidRPr="00742D0E" w:rsidRDefault="00E260B6">
            <w:pPr>
              <w:jc w:val="left"/>
              <w:rPr>
                <w:rFonts w:cs="Arial"/>
                <w:highlight w:val="yellow"/>
              </w:rPr>
            </w:pPr>
            <w:r w:rsidRPr="00742D0E">
              <w:rPr>
                <w:rFonts w:cs="Arial"/>
                <w:highlight w:val="yellow"/>
              </w:rPr>
              <w:t>ANITA will incorporate a translation function that will not only translate languages into English but also allow translation from English back into another language. This will then make the incorporation of new (to the system) languages easier and relatively straightforward if the new language is closely aligned with an existing language in the system.</w:t>
            </w:r>
          </w:p>
        </w:tc>
      </w:tr>
      <w:tr w:rsidR="00A26C0D" w14:paraId="5EB78A7C" w14:textId="77777777">
        <w:trPr>
          <w:trHeight w:val="432"/>
          <w:jc w:val="center"/>
        </w:trPr>
        <w:tc>
          <w:tcPr>
            <w:tcW w:w="3331" w:type="dxa"/>
            <w:shd w:val="clear" w:color="auto" w:fill="auto"/>
          </w:tcPr>
          <w:p w14:paraId="14A611CA" w14:textId="77777777" w:rsidR="00A26C0D" w:rsidRPr="00742D0E" w:rsidRDefault="00E260B6">
            <w:pPr>
              <w:jc w:val="left"/>
              <w:rPr>
                <w:rFonts w:cs="Arial"/>
                <w:highlight w:val="yellow"/>
              </w:rPr>
            </w:pPr>
            <w:r w:rsidRPr="00742D0E">
              <w:rPr>
                <w:rFonts w:cs="Arial"/>
                <w:highlight w:val="yellow"/>
              </w:rPr>
              <w:lastRenderedPageBreak/>
              <w:t>Multilingual speech to text</w:t>
            </w:r>
          </w:p>
        </w:tc>
        <w:tc>
          <w:tcPr>
            <w:tcW w:w="5313" w:type="dxa"/>
            <w:shd w:val="clear" w:color="auto" w:fill="auto"/>
          </w:tcPr>
          <w:p w14:paraId="420541BB" w14:textId="77777777" w:rsidR="00A26C0D" w:rsidRPr="00742D0E" w:rsidRDefault="00E260B6">
            <w:pPr>
              <w:jc w:val="left"/>
              <w:rPr>
                <w:rFonts w:cs="Arial"/>
                <w:highlight w:val="yellow"/>
              </w:rPr>
            </w:pPr>
            <w:r w:rsidRPr="00742D0E">
              <w:rPr>
                <w:rFonts w:cs="Arial"/>
                <w:highlight w:val="yellow"/>
              </w:rPr>
              <w:t>A speech to text tool will be available to analyse audio data for speech and then transcribe that to text. The tool will accept many source languages.</w:t>
            </w:r>
          </w:p>
        </w:tc>
      </w:tr>
      <w:tr w:rsidR="00A26C0D" w14:paraId="03FCB094" w14:textId="77777777">
        <w:trPr>
          <w:trHeight w:val="432"/>
          <w:jc w:val="center"/>
        </w:trPr>
        <w:tc>
          <w:tcPr>
            <w:tcW w:w="3331" w:type="dxa"/>
            <w:shd w:val="clear" w:color="auto" w:fill="auto"/>
          </w:tcPr>
          <w:p w14:paraId="424891EF" w14:textId="77777777" w:rsidR="00A26C0D" w:rsidRPr="00742D0E" w:rsidRDefault="00E260B6">
            <w:pPr>
              <w:jc w:val="left"/>
              <w:rPr>
                <w:rFonts w:cs="Arial"/>
                <w:highlight w:val="yellow"/>
              </w:rPr>
            </w:pPr>
            <w:r w:rsidRPr="00742D0E">
              <w:rPr>
                <w:rFonts w:cs="Arial"/>
                <w:highlight w:val="yellow"/>
              </w:rPr>
              <w:t>Illegal trafficking trend analysis</w:t>
            </w:r>
          </w:p>
        </w:tc>
        <w:tc>
          <w:tcPr>
            <w:tcW w:w="5313" w:type="dxa"/>
            <w:shd w:val="clear" w:color="auto" w:fill="auto"/>
          </w:tcPr>
          <w:p w14:paraId="35533B8A" w14:textId="429AED67" w:rsidR="00371FA2" w:rsidRDefault="00E260B6" w:rsidP="00371FA2">
            <w:pPr>
              <w:pStyle w:val="ListParagraph"/>
              <w:numPr>
                <w:ilvl w:val="0"/>
                <w:numId w:val="36"/>
              </w:numPr>
              <w:jc w:val="left"/>
              <w:rPr>
                <w:ins w:id="619" w:author="Microsoft Office User" w:date="2018-10-16T17:02:00Z"/>
                <w:rFonts w:cs="Arial"/>
                <w:highlight w:val="yellow"/>
              </w:rPr>
            </w:pPr>
            <w:del w:id="620" w:author="Microsoft Office User" w:date="2018-10-16T17:01:00Z">
              <w:r w:rsidRPr="00371FA2" w:rsidDel="00371FA2">
                <w:rPr>
                  <w:rFonts w:cs="Arial"/>
                  <w:highlight w:val="yellow"/>
                </w:rPr>
                <w:delText>ANITA will provide a set of tools to analyse the outputs of the multilingual tools outline above and extract trends from that data. The results will be presented with accompanying statistics in order to guide and support investigators. The tools will generate daily, weekly and monthly reports and will also be able to respond rapidly in critical situations.</w:delText>
              </w:r>
            </w:del>
            <w:ins w:id="621" w:author="Microsoft Office User" w:date="2018-10-16T17:01:00Z">
              <w:r w:rsidR="00371FA2">
                <w:rPr>
                  <w:rFonts w:cs="Arial"/>
                  <w:highlight w:val="yellow"/>
                </w:rPr>
                <w:t>Risk-classi</w:t>
              </w:r>
            </w:ins>
            <w:ins w:id="622" w:author="Microsoft Office User" w:date="2018-10-16T17:02:00Z">
              <w:r w:rsidR="00371FA2">
                <w:rPr>
                  <w:rFonts w:cs="Arial"/>
                  <w:highlight w:val="yellow"/>
                </w:rPr>
                <w:t>fier:</w:t>
              </w:r>
            </w:ins>
            <w:ins w:id="623" w:author="Microsoft Office User" w:date="2018-10-16T17:40:00Z">
              <w:r w:rsidR="00395317">
                <w:rPr>
                  <w:rFonts w:cs="Arial"/>
                  <w:highlight w:val="yellow"/>
                </w:rPr>
                <w:t xml:space="preserve"> </w:t>
              </w:r>
            </w:ins>
            <w:ins w:id="624" w:author="Microsoft Office User" w:date="2018-10-16T17:41:00Z">
              <w:r w:rsidR="00395317">
                <w:rPr>
                  <w:rFonts w:cs="Arial"/>
                  <w:highlight w:val="yellow"/>
                </w:rPr>
                <w:t>the risk classifier will intake a series of features mined from online sources to evaluate their risk level; features include all of the insights gathered via T5.1 and connected results as well as features expected by the online open-source solutions currently available on the market;</w:t>
              </w:r>
            </w:ins>
          </w:p>
          <w:p w14:paraId="4C67627F" w14:textId="67C3EEE2" w:rsidR="00371FA2" w:rsidRDefault="00371FA2" w:rsidP="00371FA2">
            <w:pPr>
              <w:pStyle w:val="ListParagraph"/>
              <w:numPr>
                <w:ilvl w:val="0"/>
                <w:numId w:val="36"/>
              </w:numPr>
              <w:jc w:val="left"/>
              <w:rPr>
                <w:ins w:id="625" w:author="Microsoft Office User" w:date="2018-10-16T17:02:00Z"/>
                <w:rFonts w:cs="Arial"/>
                <w:highlight w:val="yellow"/>
              </w:rPr>
            </w:pPr>
            <w:ins w:id="626" w:author="Microsoft Office User" w:date="2018-10-16T17:02:00Z">
              <w:r>
                <w:rPr>
                  <w:rFonts w:cs="Arial"/>
                  <w:highlight w:val="yellow"/>
                </w:rPr>
                <w:t>Multilayer trend analyser:</w:t>
              </w:r>
            </w:ins>
            <w:ins w:id="627" w:author="Microsoft Office User" w:date="2018-10-16T17:41:00Z">
              <w:r w:rsidR="00395317">
                <w:rPr>
                  <w:rFonts w:cs="Arial"/>
                  <w:highlight w:val="yellow"/>
                </w:rPr>
                <w:t xml:space="preserve"> the multilayer tr</w:t>
              </w:r>
            </w:ins>
            <w:ins w:id="628" w:author="Microsoft Office User" w:date="2018-10-16T17:42:00Z">
              <w:r w:rsidR="00395317">
                <w:rPr>
                  <w:rFonts w:cs="Arial"/>
                  <w:highlight w:val="yellow"/>
                </w:rPr>
                <w:t>e</w:t>
              </w:r>
            </w:ins>
            <w:ins w:id="629" w:author="Microsoft Office User" w:date="2018-10-16T17:41:00Z">
              <w:r w:rsidR="00395317">
                <w:rPr>
                  <w:rFonts w:cs="Arial"/>
                  <w:highlight w:val="yellow"/>
                </w:rPr>
                <w:t>nd analyser will feature</w:t>
              </w:r>
            </w:ins>
            <w:ins w:id="630" w:author="Microsoft Office User" w:date="2018-10-16T17:42:00Z">
              <w:r w:rsidR="00395317">
                <w:rPr>
                  <w:rFonts w:cs="Arial"/>
                  <w:highlight w:val="yellow"/>
                </w:rPr>
                <w:t xml:space="preserve"> a stream-processing engine that will analyse constantly the risk connected to an object online source and carry out time-series analysis as well as regression modelling for the purpose of evaluating the risk trends;</w:t>
              </w:r>
            </w:ins>
          </w:p>
          <w:p w14:paraId="75136453" w14:textId="64F7C440" w:rsidR="00A26C0D" w:rsidRPr="00371FA2" w:rsidRDefault="00371FA2" w:rsidP="00371FA2">
            <w:pPr>
              <w:pStyle w:val="ListParagraph"/>
              <w:numPr>
                <w:ilvl w:val="0"/>
                <w:numId w:val="36"/>
              </w:numPr>
              <w:jc w:val="left"/>
              <w:rPr>
                <w:rFonts w:cs="Arial"/>
                <w:highlight w:val="yellow"/>
              </w:rPr>
              <w:pPrChange w:id="631" w:author="Microsoft Office User" w:date="2018-10-16T17:01:00Z">
                <w:pPr>
                  <w:jc w:val="left"/>
                </w:pPr>
              </w:pPrChange>
            </w:pPr>
            <w:ins w:id="632" w:author="Microsoft Office User" w:date="2018-10-16T17:02:00Z">
              <w:r>
                <w:rPr>
                  <w:rFonts w:cs="Arial"/>
                  <w:highlight w:val="yellow"/>
                </w:rPr>
                <w:t xml:space="preserve">Visualizer: </w:t>
              </w:r>
            </w:ins>
            <w:ins w:id="633" w:author="Microsoft Office User" w:date="2018-10-16T17:01:00Z">
              <w:r w:rsidRPr="00371FA2">
                <w:rPr>
                  <w:rFonts w:cs="Arial"/>
                  <w:highlight w:val="yellow"/>
                </w:rPr>
                <w:t xml:space="preserve"> </w:t>
              </w:r>
            </w:ins>
            <w:ins w:id="634" w:author="Microsoft Office User" w:date="2018-10-16T17:42:00Z">
              <w:r w:rsidR="00395317">
                <w:rPr>
                  <w:rFonts w:cs="Arial"/>
                  <w:highlight w:val="yellow"/>
                </w:rPr>
                <w:t>the visualizer will use open-source technol</w:t>
              </w:r>
            </w:ins>
            <w:ins w:id="635" w:author="Microsoft Office User" w:date="2018-10-16T17:43:00Z">
              <w:r w:rsidR="00395317">
                <w:rPr>
                  <w:rFonts w:cs="Arial"/>
                  <w:highlight w:val="yellow"/>
                </w:rPr>
                <w:t>ogy tailored to the purpose of visualizing the formats and results of both the classifier and analyser in a meaningful dashboard that ANITA use-case owners can familiarise and reuse;</w:t>
              </w:r>
            </w:ins>
            <w:bookmarkStart w:id="636" w:name="_GoBack"/>
            <w:bookmarkEnd w:id="636"/>
          </w:p>
        </w:tc>
      </w:tr>
      <w:tr w:rsidR="00A26C0D" w14:paraId="0618DDBE" w14:textId="77777777">
        <w:trPr>
          <w:trHeight w:val="432"/>
          <w:jc w:val="center"/>
        </w:trPr>
        <w:tc>
          <w:tcPr>
            <w:tcW w:w="3331" w:type="dxa"/>
            <w:shd w:val="clear" w:color="auto" w:fill="auto"/>
          </w:tcPr>
          <w:p w14:paraId="100ECAF3" w14:textId="77777777" w:rsidR="00A26C0D" w:rsidRPr="00742D0E" w:rsidRDefault="00E260B6">
            <w:pPr>
              <w:jc w:val="left"/>
              <w:rPr>
                <w:rFonts w:cs="Arial"/>
                <w:highlight w:val="yellow"/>
              </w:rPr>
            </w:pPr>
            <w:r w:rsidRPr="00742D0E">
              <w:rPr>
                <w:rFonts w:cs="Arial"/>
                <w:highlight w:val="yellow"/>
              </w:rPr>
              <w:t>Visual Indexing</w:t>
            </w:r>
          </w:p>
        </w:tc>
        <w:tc>
          <w:tcPr>
            <w:tcW w:w="5313" w:type="dxa"/>
            <w:shd w:val="clear" w:color="auto" w:fill="auto"/>
          </w:tcPr>
          <w:p w14:paraId="228C9410" w14:textId="77777777" w:rsidR="00A26C0D" w:rsidRPr="00742D0E" w:rsidRDefault="00E260B6">
            <w:pPr>
              <w:jc w:val="left"/>
              <w:rPr>
                <w:rFonts w:cs="Arial"/>
                <w:highlight w:val="yellow"/>
              </w:rPr>
            </w:pPr>
            <w:r w:rsidRPr="00742D0E">
              <w:rPr>
                <w:rFonts w:cs="Arial"/>
                <w:highlight w:val="yellow"/>
              </w:rPr>
              <w:t>Incorporated into the system will be an indexing framework for images and videos. This framework will allow the use of global as well as local descriptors within each visual frame. This will allow the incorporation of contextual knowledge and concept analysis. These tools will create effective descriptors while minimising their complexity.</w:t>
            </w:r>
          </w:p>
        </w:tc>
      </w:tr>
      <w:tr w:rsidR="00A26C0D" w14:paraId="1C966952" w14:textId="77777777">
        <w:trPr>
          <w:trHeight w:val="454"/>
          <w:jc w:val="center"/>
        </w:trPr>
        <w:tc>
          <w:tcPr>
            <w:tcW w:w="8644" w:type="dxa"/>
            <w:gridSpan w:val="2"/>
            <w:shd w:val="clear" w:color="auto" w:fill="D9D9D9" w:themeFill="background1" w:themeFillShade="D9"/>
            <w:vAlign w:val="center"/>
          </w:tcPr>
          <w:p w14:paraId="02FF70C8" w14:textId="77777777" w:rsidR="00A26C0D" w:rsidRPr="00742D0E" w:rsidRDefault="00E260B6">
            <w:pPr>
              <w:jc w:val="center"/>
              <w:rPr>
                <w:rFonts w:cs="Arial"/>
                <w:b/>
                <w:highlight w:val="yellow"/>
                <w:lang w:eastAsia="it-IT"/>
              </w:rPr>
            </w:pPr>
            <w:r w:rsidRPr="00742D0E">
              <w:rPr>
                <w:rFonts w:cs="Arial"/>
                <w:b/>
                <w:highlight w:val="yellow"/>
                <w:lang w:eastAsia="it-IT"/>
              </w:rPr>
              <w:t>Knowledge generation and reasoning</w:t>
            </w:r>
          </w:p>
        </w:tc>
      </w:tr>
      <w:tr w:rsidR="00A26C0D" w14:paraId="2D073440" w14:textId="77777777">
        <w:trPr>
          <w:trHeight w:val="454"/>
          <w:jc w:val="center"/>
        </w:trPr>
        <w:tc>
          <w:tcPr>
            <w:tcW w:w="3331" w:type="dxa"/>
          </w:tcPr>
          <w:p w14:paraId="51533F43" w14:textId="77777777" w:rsidR="00A26C0D" w:rsidRPr="00742D0E" w:rsidRDefault="00E260B6">
            <w:pPr>
              <w:rPr>
                <w:rFonts w:cs="Arial"/>
                <w:highlight w:val="yellow"/>
              </w:rPr>
            </w:pPr>
            <w:r w:rsidRPr="00742D0E">
              <w:rPr>
                <w:rFonts w:cs="Arial"/>
                <w:highlight w:val="yellow"/>
              </w:rPr>
              <w:t>Knowledge modelling for illegal trafficking</w:t>
            </w:r>
          </w:p>
        </w:tc>
        <w:tc>
          <w:tcPr>
            <w:tcW w:w="5313" w:type="dxa"/>
          </w:tcPr>
          <w:p w14:paraId="01AEE155" w14:textId="77777777" w:rsidR="00A26C0D" w:rsidRPr="00742D0E" w:rsidRDefault="00E260B6">
            <w:pPr>
              <w:rPr>
                <w:rFonts w:cs="Arial"/>
                <w:highlight w:val="yellow"/>
                <w:lang w:eastAsia="it-IT"/>
              </w:rPr>
            </w:pPr>
            <w:r w:rsidRPr="00742D0E">
              <w:rPr>
                <w:rFonts w:cs="Arial"/>
                <w:highlight w:val="yellow"/>
                <w:lang w:eastAsia="it-IT"/>
              </w:rPr>
              <w:t xml:space="preserve">ANITA will define a set of ontologies </w:t>
            </w:r>
            <w:r w:rsidRPr="00742D0E">
              <w:rPr>
                <w:highlight w:val="yellow"/>
                <w:lang w:eastAsia="ja-JP"/>
              </w:rPr>
              <w:t xml:space="preserve">to model all crime aspects including events, suspicious and illegal activities, threats, people, organisations, places, black-markets and illegal shops, products and their relationships. </w:t>
            </w:r>
          </w:p>
        </w:tc>
      </w:tr>
      <w:tr w:rsidR="00A26C0D" w14:paraId="2BA08155" w14:textId="77777777">
        <w:trPr>
          <w:trHeight w:val="454"/>
          <w:jc w:val="center"/>
        </w:trPr>
        <w:tc>
          <w:tcPr>
            <w:tcW w:w="3331" w:type="dxa"/>
          </w:tcPr>
          <w:p w14:paraId="086C41D7" w14:textId="77777777" w:rsidR="00A26C0D" w:rsidRPr="00742D0E" w:rsidRDefault="00E260B6">
            <w:pPr>
              <w:rPr>
                <w:rFonts w:cs="Arial"/>
                <w:highlight w:val="yellow"/>
              </w:rPr>
            </w:pPr>
            <w:r w:rsidRPr="00742D0E">
              <w:rPr>
                <w:rFonts w:cs="Arial"/>
                <w:highlight w:val="yellow"/>
              </w:rPr>
              <w:t>Black markets and illegal shops and products tracking</w:t>
            </w:r>
          </w:p>
        </w:tc>
        <w:tc>
          <w:tcPr>
            <w:tcW w:w="5313" w:type="dxa"/>
          </w:tcPr>
          <w:p w14:paraId="3C267D45" w14:textId="77777777" w:rsidR="00A26C0D" w:rsidRPr="00742D0E" w:rsidRDefault="00E260B6">
            <w:pPr>
              <w:rPr>
                <w:rFonts w:cs="Arial"/>
                <w:highlight w:val="yellow"/>
                <w:lang w:eastAsia="it-IT"/>
              </w:rPr>
            </w:pPr>
            <w:r w:rsidRPr="00742D0E">
              <w:rPr>
                <w:rFonts w:cs="Arial"/>
                <w:highlight w:val="yellow"/>
                <w:lang w:eastAsia="it-IT"/>
              </w:rPr>
              <w:t xml:space="preserve">ANITA will deliver an inference and reasoning tool that will correlate the data generated by the other services. This information will then be linked and reconstructed to provide a narrative storyline of the criminal activity. This will also be forward looking and able to apply the </w:t>
            </w:r>
            <w:r w:rsidRPr="00742D0E">
              <w:rPr>
                <w:rFonts w:cs="Arial"/>
                <w:highlight w:val="yellow"/>
                <w:lang w:eastAsia="it-IT"/>
              </w:rPr>
              <w:lastRenderedPageBreak/>
              <w:t>patterns and clusters discovered to other monitored markets and products.</w:t>
            </w:r>
          </w:p>
        </w:tc>
      </w:tr>
      <w:tr w:rsidR="00A26C0D" w14:paraId="28FEBAA0" w14:textId="77777777">
        <w:trPr>
          <w:trHeight w:val="454"/>
          <w:jc w:val="center"/>
        </w:trPr>
        <w:tc>
          <w:tcPr>
            <w:tcW w:w="3331" w:type="dxa"/>
          </w:tcPr>
          <w:p w14:paraId="478E555F" w14:textId="77777777" w:rsidR="00A26C0D" w:rsidRPr="00742D0E" w:rsidRDefault="00E260B6">
            <w:pPr>
              <w:rPr>
                <w:rFonts w:cs="Arial"/>
                <w:highlight w:val="yellow"/>
              </w:rPr>
            </w:pPr>
            <w:r w:rsidRPr="00742D0E">
              <w:rPr>
                <w:rFonts w:cs="Arial"/>
                <w:highlight w:val="yellow"/>
              </w:rPr>
              <w:lastRenderedPageBreak/>
              <w:t>Reasoning mechanisms for criminal network reconstruction</w:t>
            </w:r>
          </w:p>
        </w:tc>
        <w:tc>
          <w:tcPr>
            <w:tcW w:w="5313" w:type="dxa"/>
          </w:tcPr>
          <w:p w14:paraId="3A6DFFE5" w14:textId="77777777" w:rsidR="00A26C0D" w:rsidRPr="00742D0E" w:rsidRDefault="00E260B6">
            <w:pPr>
              <w:rPr>
                <w:rFonts w:cs="Arial"/>
                <w:highlight w:val="yellow"/>
                <w:lang w:eastAsia="it-IT"/>
              </w:rPr>
            </w:pPr>
            <w:r w:rsidRPr="00742D0E">
              <w:rPr>
                <w:rFonts w:cs="Arial"/>
                <w:highlight w:val="yellow"/>
                <w:lang w:eastAsia="it-IT"/>
              </w:rPr>
              <w:t>A tool to reconstruct criminal networks using advanced reasoning mechanisms and therefore extract hidden relationships from monitored sources. This information will then be used to create hierarchical (vertical) and matrix (horizontal) structures of criminal organisations. This data will then be used to analyse new sources and facilitate the creation of new targeted crawling tasks to ‘fill in the gaps’ of sparse data sets.</w:t>
            </w:r>
          </w:p>
        </w:tc>
      </w:tr>
      <w:tr w:rsidR="00A26C0D" w14:paraId="0E805D3E" w14:textId="77777777">
        <w:trPr>
          <w:trHeight w:val="454"/>
          <w:jc w:val="center"/>
        </w:trPr>
        <w:tc>
          <w:tcPr>
            <w:tcW w:w="3331" w:type="dxa"/>
          </w:tcPr>
          <w:p w14:paraId="4F4A5C13" w14:textId="77777777" w:rsidR="00A26C0D" w:rsidRPr="00742D0E" w:rsidRDefault="00E260B6">
            <w:pPr>
              <w:rPr>
                <w:rFonts w:cs="Arial"/>
                <w:highlight w:val="yellow"/>
              </w:rPr>
            </w:pPr>
            <w:r w:rsidRPr="00742D0E">
              <w:rPr>
                <w:rFonts w:cs="Arial"/>
                <w:highlight w:val="yellow"/>
              </w:rPr>
              <w:t>Knowledge based browsing, search and retrieval</w:t>
            </w:r>
          </w:p>
        </w:tc>
        <w:tc>
          <w:tcPr>
            <w:tcW w:w="5313" w:type="dxa"/>
          </w:tcPr>
          <w:p w14:paraId="72BB1778" w14:textId="77777777" w:rsidR="00A26C0D" w:rsidRPr="00742D0E" w:rsidRDefault="00E260B6">
            <w:pPr>
              <w:rPr>
                <w:rFonts w:cs="Arial"/>
                <w:highlight w:val="yellow"/>
                <w:lang w:eastAsia="it-IT"/>
              </w:rPr>
            </w:pPr>
            <w:r w:rsidRPr="00742D0E">
              <w:rPr>
                <w:rFonts w:cs="Arial"/>
                <w:highlight w:val="yellow"/>
                <w:lang w:eastAsia="it-IT"/>
              </w:rPr>
              <w:t>ANITA will incorporate an advanced semantics based service for search and retrieval that will be available at all stages of the retrieval process. This service will incorporate queries expressed in natural language as well as keyword based search techniques.</w:t>
            </w:r>
          </w:p>
        </w:tc>
      </w:tr>
      <w:tr w:rsidR="00A26C0D" w14:paraId="068BA8EB" w14:textId="77777777">
        <w:trPr>
          <w:trHeight w:val="454"/>
          <w:jc w:val="center"/>
        </w:trPr>
        <w:tc>
          <w:tcPr>
            <w:tcW w:w="3331" w:type="dxa"/>
          </w:tcPr>
          <w:p w14:paraId="6D85D6BB" w14:textId="77777777" w:rsidR="00A26C0D" w:rsidRPr="00742D0E" w:rsidRDefault="00E260B6">
            <w:pPr>
              <w:rPr>
                <w:highlight w:val="yellow"/>
              </w:rPr>
            </w:pPr>
            <w:r w:rsidRPr="00742D0E">
              <w:rPr>
                <w:highlight w:val="yellow"/>
              </w:rPr>
              <w:t>Extraction of evolving knowledge from deep neural network representations</w:t>
            </w:r>
          </w:p>
        </w:tc>
        <w:tc>
          <w:tcPr>
            <w:tcW w:w="5313" w:type="dxa"/>
          </w:tcPr>
          <w:p w14:paraId="428BC183" w14:textId="77777777" w:rsidR="00A26C0D" w:rsidRPr="00742D0E" w:rsidRDefault="00E260B6">
            <w:pPr>
              <w:rPr>
                <w:highlight w:val="yellow"/>
              </w:rPr>
            </w:pPr>
            <w:r w:rsidRPr="00742D0E">
              <w:rPr>
                <w:highlight w:val="yellow"/>
              </w:rPr>
              <w:t xml:space="preserve">The system will </w:t>
            </w:r>
            <w:r w:rsidRPr="00742D0E">
              <w:rPr>
                <w:highlight w:val="yellow"/>
                <w:lang w:eastAsia="ja-JP"/>
              </w:rPr>
              <w:t xml:space="preserve">automatically assess and rectify the knowledge it produces, and validate it against existing knowledge bases. </w:t>
            </w:r>
            <w:r w:rsidRPr="00742D0E">
              <w:rPr>
                <w:highlight w:val="yellow"/>
              </w:rPr>
              <w:t xml:space="preserve">The system will have the capacity </w:t>
            </w:r>
            <w:r w:rsidRPr="00742D0E">
              <w:rPr>
                <w:highlight w:val="yellow"/>
                <w:lang w:eastAsia="ja-JP"/>
              </w:rPr>
              <w:t>to learn novel hypotheses from the observed data and to infer new beliefs based on these hypotheses.</w:t>
            </w:r>
          </w:p>
        </w:tc>
      </w:tr>
      <w:tr w:rsidR="00A26C0D" w14:paraId="2D8D7130" w14:textId="77777777">
        <w:trPr>
          <w:trHeight w:val="454"/>
          <w:jc w:val="center"/>
        </w:trPr>
        <w:tc>
          <w:tcPr>
            <w:tcW w:w="8644" w:type="dxa"/>
            <w:gridSpan w:val="2"/>
            <w:shd w:val="clear" w:color="auto" w:fill="D9D9D9" w:themeFill="background1" w:themeFillShade="D9"/>
            <w:vAlign w:val="center"/>
          </w:tcPr>
          <w:p w14:paraId="36DBE92F" w14:textId="77777777" w:rsidR="00A26C0D" w:rsidRPr="00742D0E" w:rsidRDefault="00E260B6">
            <w:pPr>
              <w:jc w:val="center"/>
              <w:rPr>
                <w:b/>
                <w:highlight w:val="yellow"/>
              </w:rPr>
            </w:pPr>
            <w:r w:rsidRPr="00742D0E">
              <w:rPr>
                <w:rFonts w:cs="Arial"/>
                <w:b/>
                <w:highlight w:val="yellow"/>
                <w:lang w:eastAsia="it-IT"/>
              </w:rPr>
              <w:t>Integration of human factor in the analysis loop</w:t>
            </w:r>
          </w:p>
        </w:tc>
      </w:tr>
      <w:tr w:rsidR="00A26C0D" w14:paraId="312E5A42" w14:textId="77777777">
        <w:trPr>
          <w:trHeight w:val="454"/>
          <w:jc w:val="center"/>
        </w:trPr>
        <w:tc>
          <w:tcPr>
            <w:tcW w:w="3331" w:type="dxa"/>
          </w:tcPr>
          <w:p w14:paraId="263C125C" w14:textId="77777777" w:rsidR="00A26C0D" w:rsidRPr="00742D0E" w:rsidRDefault="00E260B6">
            <w:pPr>
              <w:rPr>
                <w:highlight w:val="yellow"/>
              </w:rPr>
            </w:pPr>
            <w:r w:rsidRPr="00742D0E">
              <w:rPr>
                <w:highlight w:val="yellow"/>
              </w:rPr>
              <w:t>Implicit and explicit user feedback capturing</w:t>
            </w:r>
          </w:p>
        </w:tc>
        <w:tc>
          <w:tcPr>
            <w:tcW w:w="5313" w:type="dxa"/>
          </w:tcPr>
          <w:p w14:paraId="699917AE" w14:textId="77777777" w:rsidR="00A26C0D" w:rsidRPr="00742D0E" w:rsidRDefault="00E260B6">
            <w:pPr>
              <w:rPr>
                <w:highlight w:val="yellow"/>
              </w:rPr>
            </w:pPr>
            <w:r w:rsidRPr="00742D0E">
              <w:rPr>
                <w:highlight w:val="yellow"/>
              </w:rPr>
              <w:t xml:space="preserve">ANITA can incorporate various methods to collect interaction data with the user. These would include, eye tracking, head movements, facial expressions and mouse movements. These can then be used to </w:t>
            </w:r>
            <w:r w:rsidRPr="00742D0E">
              <w:rPr>
                <w:highlight w:val="yellow"/>
                <w:lang w:eastAsia="ja-JP"/>
              </w:rPr>
              <w:t>interpret the demeanour of the user and use this information to iteratively refine the system’s Big Data analytics services.</w:t>
            </w:r>
          </w:p>
        </w:tc>
      </w:tr>
      <w:tr w:rsidR="00A26C0D" w14:paraId="1485ED21" w14:textId="77777777">
        <w:trPr>
          <w:trHeight w:val="454"/>
          <w:jc w:val="center"/>
        </w:trPr>
        <w:tc>
          <w:tcPr>
            <w:tcW w:w="3331" w:type="dxa"/>
          </w:tcPr>
          <w:p w14:paraId="5A496CF8" w14:textId="77777777" w:rsidR="00A26C0D" w:rsidRPr="00742D0E" w:rsidRDefault="00E260B6">
            <w:pPr>
              <w:rPr>
                <w:highlight w:val="yellow"/>
              </w:rPr>
            </w:pPr>
            <w:r w:rsidRPr="00742D0E">
              <w:rPr>
                <w:highlight w:val="yellow"/>
              </w:rPr>
              <w:t>Adaptive user modelling for cognitive states estimation</w:t>
            </w:r>
          </w:p>
        </w:tc>
        <w:tc>
          <w:tcPr>
            <w:tcW w:w="5313" w:type="dxa"/>
          </w:tcPr>
          <w:p w14:paraId="4DE63B83" w14:textId="77777777" w:rsidR="00A26C0D" w:rsidRPr="00742D0E" w:rsidRDefault="00E260B6">
            <w:pPr>
              <w:keepNext/>
              <w:rPr>
                <w:highlight w:val="yellow"/>
              </w:rPr>
            </w:pPr>
            <w:r w:rsidRPr="00742D0E">
              <w:rPr>
                <w:highlight w:val="yellow"/>
              </w:rPr>
              <w:t>ANITA will develop an adaptive model of the human user able to infer the performance of the user whilst interacting with the system.</w:t>
            </w:r>
          </w:p>
        </w:tc>
      </w:tr>
      <w:tr w:rsidR="00A26C0D" w14:paraId="33560720" w14:textId="77777777">
        <w:trPr>
          <w:trHeight w:val="454"/>
          <w:jc w:val="center"/>
        </w:trPr>
        <w:tc>
          <w:tcPr>
            <w:tcW w:w="3331" w:type="dxa"/>
          </w:tcPr>
          <w:p w14:paraId="70E6CAF9" w14:textId="77777777" w:rsidR="00A26C0D" w:rsidRPr="00742D0E" w:rsidRDefault="00E260B6">
            <w:pPr>
              <w:rPr>
                <w:highlight w:val="yellow"/>
              </w:rPr>
            </w:pPr>
            <w:r w:rsidRPr="00742D0E">
              <w:rPr>
                <w:highlight w:val="yellow"/>
              </w:rPr>
              <w:t>Incorporation of conscious and subconscious user feedback  in deep learning representations</w:t>
            </w:r>
          </w:p>
        </w:tc>
        <w:tc>
          <w:tcPr>
            <w:tcW w:w="5313" w:type="dxa"/>
          </w:tcPr>
          <w:p w14:paraId="6105B74E" w14:textId="77777777" w:rsidR="00A26C0D" w:rsidRPr="00742D0E" w:rsidRDefault="00E260B6">
            <w:pPr>
              <w:keepNext/>
              <w:rPr>
                <w:highlight w:val="yellow"/>
              </w:rPr>
            </w:pPr>
            <w:r w:rsidRPr="00742D0E">
              <w:rPr>
                <w:highlight w:val="yellow"/>
              </w:rPr>
              <w:t>A system will be incorporated whereby the voluntary and involuntary actions and reactions of the user are used to reinforce and influence the results and inferences generated by the system</w:t>
            </w:r>
          </w:p>
        </w:tc>
      </w:tr>
      <w:tr w:rsidR="00A26C0D" w14:paraId="40BDA2C0" w14:textId="77777777">
        <w:trPr>
          <w:trHeight w:val="454"/>
          <w:jc w:val="center"/>
        </w:trPr>
        <w:tc>
          <w:tcPr>
            <w:tcW w:w="3331" w:type="dxa"/>
          </w:tcPr>
          <w:p w14:paraId="065C1DA9" w14:textId="77777777" w:rsidR="00A26C0D" w:rsidRPr="00742D0E" w:rsidRDefault="00E260B6">
            <w:pPr>
              <w:rPr>
                <w:highlight w:val="yellow"/>
              </w:rPr>
            </w:pPr>
            <w:r w:rsidRPr="00742D0E">
              <w:rPr>
                <w:highlight w:val="yellow"/>
              </w:rPr>
              <w:t>Knowledge transfer to new officers</w:t>
            </w:r>
          </w:p>
        </w:tc>
        <w:tc>
          <w:tcPr>
            <w:tcW w:w="5313" w:type="dxa"/>
          </w:tcPr>
          <w:p w14:paraId="16EA975E" w14:textId="77777777" w:rsidR="00A26C0D" w:rsidRPr="00742D0E" w:rsidRDefault="00E260B6">
            <w:pPr>
              <w:keepNext/>
              <w:rPr>
                <w:highlight w:val="yellow"/>
              </w:rPr>
            </w:pPr>
            <w:r w:rsidRPr="00742D0E">
              <w:rPr>
                <w:highlight w:val="yellow"/>
              </w:rPr>
              <w:t xml:space="preserve">ANITA will incorporate a recommender system that will learn from expert users and transfer those techniques to novice users. This will be achieved through a database of expert users that that relates </w:t>
            </w:r>
            <w:r w:rsidRPr="00742D0E">
              <w:rPr>
                <w:highlight w:val="yellow"/>
              </w:rPr>
              <w:lastRenderedPageBreak/>
              <w:t>different actions and content with positive outcomes. There will be the facility of creating different user profiles and the amount of assistance will be targeted to the specific needs of each user.</w:t>
            </w:r>
          </w:p>
        </w:tc>
      </w:tr>
      <w:tr w:rsidR="00A26C0D" w14:paraId="5BC4973B" w14:textId="77777777">
        <w:trPr>
          <w:trHeight w:val="454"/>
          <w:jc w:val="center"/>
        </w:trPr>
        <w:tc>
          <w:tcPr>
            <w:tcW w:w="8644" w:type="dxa"/>
            <w:gridSpan w:val="2"/>
            <w:shd w:val="clear" w:color="auto" w:fill="D9D9D9" w:themeFill="background1" w:themeFillShade="D9"/>
            <w:vAlign w:val="center"/>
          </w:tcPr>
          <w:p w14:paraId="46198308" w14:textId="77777777" w:rsidR="00A26C0D" w:rsidRPr="00742D0E" w:rsidRDefault="00E260B6">
            <w:pPr>
              <w:keepNext/>
              <w:jc w:val="center"/>
              <w:rPr>
                <w:b/>
                <w:highlight w:val="yellow"/>
              </w:rPr>
            </w:pPr>
            <w:r w:rsidRPr="00742D0E">
              <w:rPr>
                <w:b/>
                <w:highlight w:val="yellow"/>
              </w:rPr>
              <w:lastRenderedPageBreak/>
              <w:t>Novel applications for LEAs and System Integration</w:t>
            </w:r>
          </w:p>
        </w:tc>
      </w:tr>
      <w:tr w:rsidR="00A26C0D" w14:paraId="04965479" w14:textId="77777777">
        <w:trPr>
          <w:trHeight w:val="454"/>
          <w:jc w:val="center"/>
        </w:trPr>
        <w:tc>
          <w:tcPr>
            <w:tcW w:w="3331" w:type="dxa"/>
          </w:tcPr>
          <w:p w14:paraId="1FEA9DA9" w14:textId="77777777" w:rsidR="00A26C0D" w:rsidRPr="00742D0E" w:rsidRDefault="00E260B6">
            <w:pPr>
              <w:rPr>
                <w:highlight w:val="yellow"/>
              </w:rPr>
            </w:pPr>
            <w:r w:rsidRPr="00742D0E">
              <w:rPr>
                <w:highlight w:val="yellow"/>
              </w:rPr>
              <w:t>Big Data infrastructure</w:t>
            </w:r>
          </w:p>
        </w:tc>
        <w:tc>
          <w:tcPr>
            <w:tcW w:w="5313" w:type="dxa"/>
          </w:tcPr>
          <w:p w14:paraId="06AF0D1A" w14:textId="77777777" w:rsidR="00A26C0D" w:rsidRPr="00742D0E" w:rsidRDefault="00E260B6">
            <w:pPr>
              <w:rPr>
                <w:highlight w:val="yellow"/>
              </w:rPr>
            </w:pPr>
            <w:r w:rsidRPr="00742D0E">
              <w:rPr>
                <w:highlight w:val="yellow"/>
              </w:rPr>
              <w:t>Compliant with Big Data principles, ANITA will be scalable and flexible; it will be based on a Service Oriented Architecture,</w:t>
            </w:r>
            <w:r w:rsidRPr="00742D0E">
              <w:rPr>
                <w:highlight w:val="yellow"/>
                <w:lang w:eastAsia="ja-JP"/>
              </w:rPr>
              <w:t xml:space="preserve"> including interfaces to facilitate the integration of services outlined above.  </w:t>
            </w:r>
            <w:r w:rsidRPr="00742D0E">
              <w:rPr>
                <w:rFonts w:cs="TimesNewRomanPSMT"/>
                <w:highlight w:val="yellow"/>
                <w:lang w:eastAsia="ja-JP"/>
              </w:rPr>
              <w:t>A Privacy-by-Design approach will be adopted in order to ensure compliance with legal and ethical constraints and regulations at both National and European level.</w:t>
            </w:r>
          </w:p>
        </w:tc>
      </w:tr>
      <w:tr w:rsidR="00A26C0D" w14:paraId="62C3DC1A" w14:textId="77777777">
        <w:trPr>
          <w:trHeight w:val="454"/>
          <w:jc w:val="center"/>
        </w:trPr>
        <w:tc>
          <w:tcPr>
            <w:tcW w:w="3331" w:type="dxa"/>
          </w:tcPr>
          <w:p w14:paraId="16335803" w14:textId="77777777" w:rsidR="00A26C0D" w:rsidRPr="00742D0E" w:rsidRDefault="00E260B6">
            <w:pPr>
              <w:rPr>
                <w:highlight w:val="yellow"/>
              </w:rPr>
            </w:pPr>
            <w:r w:rsidRPr="00742D0E">
              <w:rPr>
                <w:highlight w:val="yellow"/>
              </w:rPr>
              <w:t>Novel applications for illegal trafficking</w:t>
            </w:r>
          </w:p>
        </w:tc>
        <w:tc>
          <w:tcPr>
            <w:tcW w:w="5313" w:type="dxa"/>
          </w:tcPr>
          <w:p w14:paraId="4AC42B74" w14:textId="77777777" w:rsidR="00A26C0D" w:rsidRPr="00742D0E" w:rsidRDefault="00E260B6">
            <w:pPr>
              <w:autoSpaceDE w:val="0"/>
              <w:autoSpaceDN w:val="0"/>
              <w:adjustRightInd w:val="0"/>
              <w:spacing w:after="0"/>
              <w:jc w:val="left"/>
              <w:rPr>
                <w:highlight w:val="yellow"/>
                <w:lang w:eastAsia="ja-JP"/>
              </w:rPr>
            </w:pPr>
            <w:r w:rsidRPr="00742D0E">
              <w:rPr>
                <w:highlight w:val="yellow"/>
              </w:rPr>
              <w:t xml:space="preserve">ANITA will incorporate </w:t>
            </w:r>
            <w:r w:rsidRPr="00742D0E">
              <w:rPr>
                <w:highlight w:val="yellow"/>
                <w:lang w:eastAsia="ja-JP"/>
              </w:rPr>
              <w:t>applications equipped with user-friendly and interactive widgets able to fulfil LEAs’ requirements and boosting investigative operations allowing officers to verify and validate Big Data analysis results, report events, browse and analyse trafficking activities and potential links among them. These applications will make available useful suggestions to users coming from reasoning algorithms to provide insights for the reconstruction of temporal and causal sequence of events and activities allowing investigators to understand the specific criminal dynamics. Collaborative services to enable and improve active collaboration within and among LEAs will be integrated into the applications.</w:t>
            </w:r>
          </w:p>
        </w:tc>
      </w:tr>
      <w:tr w:rsidR="00A26C0D" w14:paraId="396E4D8B" w14:textId="77777777">
        <w:trPr>
          <w:trHeight w:val="454"/>
          <w:jc w:val="center"/>
        </w:trPr>
        <w:tc>
          <w:tcPr>
            <w:tcW w:w="3331" w:type="dxa"/>
          </w:tcPr>
          <w:p w14:paraId="0EDFBEEB" w14:textId="77777777" w:rsidR="00A26C0D" w:rsidRPr="00742D0E" w:rsidRDefault="00E260B6">
            <w:pPr>
              <w:rPr>
                <w:highlight w:val="yellow"/>
              </w:rPr>
            </w:pPr>
            <w:r w:rsidRPr="00742D0E">
              <w:rPr>
                <w:highlight w:val="yellow"/>
              </w:rPr>
              <w:t>Advanced Big Data Visual Analytics</w:t>
            </w:r>
          </w:p>
        </w:tc>
        <w:tc>
          <w:tcPr>
            <w:tcW w:w="5313" w:type="dxa"/>
          </w:tcPr>
          <w:p w14:paraId="38ABFF4F" w14:textId="77777777" w:rsidR="00A26C0D" w:rsidRPr="00742D0E" w:rsidRDefault="00E260B6">
            <w:pPr>
              <w:rPr>
                <w:highlight w:val="yellow"/>
                <w:lang w:eastAsia="ja-JP"/>
              </w:rPr>
            </w:pPr>
            <w:r w:rsidRPr="00742D0E">
              <w:rPr>
                <w:highlight w:val="yellow"/>
              </w:rPr>
              <w:t xml:space="preserve">ANITA will incorporate </w:t>
            </w:r>
            <w:r w:rsidRPr="00742D0E">
              <w:rPr>
                <w:highlight w:val="yellow"/>
                <w:lang w:eastAsia="ja-JP"/>
              </w:rPr>
              <w:t xml:space="preserve">advanced visual analytics services to represent patterns and trends in online trafficking crimes. </w:t>
            </w:r>
            <w:r w:rsidRPr="00742D0E">
              <w:rPr>
                <w:highlight w:val="yellow"/>
              </w:rPr>
              <w:t xml:space="preserve">Specific visualisation metaphors will be implemented to improve LEAs capabilities in understanding the dynamics of online criminal networks. </w:t>
            </w:r>
            <w:r w:rsidRPr="00742D0E">
              <w:rPr>
                <w:highlight w:val="yellow"/>
                <w:lang w:eastAsia="ja-JP"/>
              </w:rPr>
              <w:t>Interactive widgets for big data visualization will support investigation activities and will help LEAs during the decision-making processes. Furthermore such widgets will provide users with analytics on-demand services.</w:t>
            </w:r>
          </w:p>
        </w:tc>
      </w:tr>
      <w:tr w:rsidR="00A26C0D" w14:paraId="717D9D12" w14:textId="77777777">
        <w:trPr>
          <w:trHeight w:val="454"/>
          <w:jc w:val="center"/>
        </w:trPr>
        <w:tc>
          <w:tcPr>
            <w:tcW w:w="3331" w:type="dxa"/>
          </w:tcPr>
          <w:p w14:paraId="57A1B126" w14:textId="77777777" w:rsidR="00A26C0D" w:rsidRPr="00742D0E" w:rsidRDefault="00E260B6">
            <w:pPr>
              <w:rPr>
                <w:highlight w:val="yellow"/>
              </w:rPr>
            </w:pPr>
            <w:r w:rsidRPr="00742D0E">
              <w:rPr>
                <w:highlight w:val="yellow"/>
              </w:rPr>
              <w:t>Chain of custody and evidence export</w:t>
            </w:r>
          </w:p>
        </w:tc>
        <w:tc>
          <w:tcPr>
            <w:tcW w:w="5313" w:type="dxa"/>
          </w:tcPr>
          <w:p w14:paraId="7115EEF8" w14:textId="77777777" w:rsidR="00A26C0D" w:rsidRPr="00742D0E" w:rsidRDefault="00E260B6">
            <w:pPr>
              <w:rPr>
                <w:highlight w:val="yellow"/>
              </w:rPr>
            </w:pPr>
            <w:r w:rsidRPr="00742D0E">
              <w:rPr>
                <w:highlight w:val="yellow"/>
                <w:lang w:eastAsia="ja-JP"/>
              </w:rPr>
              <w:t xml:space="preserve">The ANITA system will automatically document the chain of custody and export of evidence. All phases of the information workflow will be analysed in order to define the chain of custody architecture, which will ensure the integrity of information stored into the system, according to the guidelines and best practices </w:t>
            </w:r>
            <w:r w:rsidRPr="00742D0E">
              <w:rPr>
                <w:highlight w:val="yellow"/>
                <w:lang w:eastAsia="ja-JP"/>
              </w:rPr>
              <w:lastRenderedPageBreak/>
              <w:t>provided by LEAs. Mechanisms to ensure data protection, according to the access control policies and taking into account legal, ethical and privacy regulations and constraints will be defined and implemented. Maintenance of integrity will be ensured following specific documented policies. If data integrity is correctly respected, users will be able to export stored information as evidence with all its chain of custody history, to use in court, or to be shared with other LEAs.</w:t>
            </w:r>
          </w:p>
        </w:tc>
      </w:tr>
    </w:tbl>
    <w:p w14:paraId="7AFFBAD7" w14:textId="77777777" w:rsidR="00A26C0D" w:rsidRDefault="00A26C0D"/>
    <w:p w14:paraId="3FAFBB53" w14:textId="77777777" w:rsidR="00A26C0D" w:rsidRDefault="00A26C0D"/>
    <w:p w14:paraId="53B2244F" w14:textId="77777777" w:rsidR="00A26C0D" w:rsidRDefault="00E260B6">
      <w:pPr>
        <w:pStyle w:val="Heading2"/>
        <w:pPrChange w:id="637" w:author="gountakos" w:date="2018-09-14T13:09:00Z">
          <w:pPr/>
        </w:pPrChange>
      </w:pPr>
      <w:bookmarkStart w:id="638" w:name="_Toc525902803"/>
      <w:r>
        <w:t>Functional Requirements in Use Cases</w:t>
      </w:r>
      <w:bookmarkEnd w:id="638"/>
    </w:p>
    <w:p w14:paraId="7427DDA3" w14:textId="37408152" w:rsidR="00A26C0D" w:rsidRDefault="00742D0E">
      <w:r w:rsidRPr="00742D0E">
        <w:t xml:space="preserve">Having specified in detail all the use cases and required functionalities of the </w:t>
      </w:r>
      <w:r>
        <w:t>ANITA</w:t>
      </w:r>
      <w:r w:rsidRPr="00742D0E">
        <w:t xml:space="preserve"> project, the mapping of the required functions in each scenario is presented in </w:t>
      </w:r>
      <w:r w:rsidR="00473153">
        <w:fldChar w:fldCharType="begin"/>
      </w:r>
      <w:r w:rsidR="00473153">
        <w:instrText xml:space="preserve"> REF _Ref522255907 \h </w:instrText>
      </w:r>
      <w:r w:rsidR="00473153">
        <w:fldChar w:fldCharType="separate"/>
      </w:r>
      <w:r w:rsidR="00473153">
        <w:t>Table 2</w:t>
      </w:r>
      <w:r w:rsidR="00473153">
        <w:fldChar w:fldCharType="end"/>
      </w:r>
      <w:r w:rsidRPr="00742D0E">
        <w:t xml:space="preserve">. In the previous sub-section, an initial description of the required </w:t>
      </w:r>
      <w:r>
        <w:t>ANITA</w:t>
      </w:r>
      <w:r w:rsidRPr="00742D0E">
        <w:t xml:space="preserve"> services was presented, regarding the envisaged research methods that are to be used. After thorough discussions with the end-user and technical partners, </w:t>
      </w:r>
      <w:r w:rsidR="00473153">
        <w:fldChar w:fldCharType="begin"/>
      </w:r>
      <w:r w:rsidR="00473153">
        <w:instrText xml:space="preserve"> REF _Ref522255907 \h </w:instrText>
      </w:r>
      <w:r w:rsidR="00473153">
        <w:fldChar w:fldCharType="separate"/>
      </w:r>
      <w:r w:rsidR="00473153">
        <w:t>Table 2</w:t>
      </w:r>
      <w:r w:rsidR="00473153">
        <w:fldChar w:fldCharType="end"/>
      </w:r>
      <w:r w:rsidRPr="00742D0E">
        <w:t xml:space="preserve"> has been filled in such a way that it depicts the real needs of end-users.</w:t>
      </w:r>
    </w:p>
    <w:p w14:paraId="084250AD" w14:textId="77777777" w:rsidR="00A26C0D" w:rsidRDefault="00E260B6">
      <w:pPr>
        <w:pStyle w:val="Caption"/>
      </w:pPr>
      <w:bookmarkStart w:id="639" w:name="_Ref522255907"/>
      <w:bookmarkStart w:id="640" w:name="_Toc522623950"/>
      <w:commentRangeStart w:id="641"/>
      <w:r w:rsidRPr="00742D0E">
        <w:rPr>
          <w:highlight w:val="yellow"/>
        </w:rPr>
        <w:t xml:space="preserve">Table </w:t>
      </w:r>
      <w:r w:rsidR="007534E8" w:rsidRPr="00742D0E">
        <w:rPr>
          <w:highlight w:val="yellow"/>
        </w:rPr>
        <w:fldChar w:fldCharType="begin"/>
      </w:r>
      <w:r w:rsidR="007534E8" w:rsidRPr="00742D0E">
        <w:rPr>
          <w:highlight w:val="yellow"/>
        </w:rPr>
        <w:instrText xml:space="preserve"> SEQ Table \* ARABIC </w:instrText>
      </w:r>
      <w:r w:rsidR="007534E8" w:rsidRPr="00742D0E">
        <w:rPr>
          <w:highlight w:val="yellow"/>
        </w:rPr>
        <w:fldChar w:fldCharType="separate"/>
      </w:r>
      <w:r w:rsidRPr="00742D0E">
        <w:rPr>
          <w:highlight w:val="yellow"/>
        </w:rPr>
        <w:t>2</w:t>
      </w:r>
      <w:r w:rsidR="007534E8" w:rsidRPr="00742D0E">
        <w:rPr>
          <w:highlight w:val="yellow"/>
        </w:rPr>
        <w:fldChar w:fldCharType="end"/>
      </w:r>
      <w:bookmarkEnd w:id="639"/>
      <w:r w:rsidRPr="00742D0E">
        <w:rPr>
          <w:highlight w:val="yellow"/>
        </w:rPr>
        <w:t>: Functional requirements per Use Case and Scenario</w:t>
      </w:r>
      <w:bookmarkEnd w:id="640"/>
      <w:commentRangeEnd w:id="641"/>
      <w:r w:rsidR="00473153">
        <w:rPr>
          <w:rStyle w:val="CommentReference"/>
          <w:b w:val="0"/>
          <w:bCs w:val="0"/>
          <w:color w:val="auto"/>
        </w:rPr>
        <w:commentReference w:id="641"/>
      </w:r>
    </w:p>
    <w:tbl>
      <w:tblPr>
        <w:tblStyle w:val="TableGrid"/>
        <w:tblW w:w="9854" w:type="dxa"/>
        <w:tblLayout w:type="fixed"/>
        <w:tblLook w:val="04A0" w:firstRow="1" w:lastRow="0" w:firstColumn="1" w:lastColumn="0" w:noHBand="0" w:noVBand="1"/>
      </w:tblPr>
      <w:tblGrid>
        <w:gridCol w:w="3664"/>
        <w:gridCol w:w="428"/>
        <w:gridCol w:w="428"/>
        <w:gridCol w:w="428"/>
        <w:gridCol w:w="428"/>
        <w:gridCol w:w="428"/>
        <w:gridCol w:w="405"/>
        <w:gridCol w:w="405"/>
        <w:gridCol w:w="405"/>
        <w:gridCol w:w="405"/>
        <w:gridCol w:w="405"/>
        <w:gridCol w:w="405"/>
        <w:gridCol w:w="405"/>
        <w:gridCol w:w="405"/>
        <w:gridCol w:w="405"/>
        <w:gridCol w:w="405"/>
      </w:tblGrid>
      <w:tr w:rsidR="00A26C0D" w14:paraId="7609D8E9" w14:textId="77777777">
        <w:trPr>
          <w:tblHeader/>
        </w:trPr>
        <w:tc>
          <w:tcPr>
            <w:tcW w:w="3664" w:type="dxa"/>
            <w:tcBorders>
              <w:top w:val="single" w:sz="8" w:space="0" w:color="auto"/>
              <w:left w:val="single" w:sz="8" w:space="0" w:color="auto"/>
              <w:right w:val="single" w:sz="12" w:space="0" w:color="auto"/>
            </w:tcBorders>
            <w:shd w:val="clear" w:color="auto" w:fill="4F81BD" w:themeFill="accent1"/>
          </w:tcPr>
          <w:p w14:paraId="731DB617" w14:textId="77777777" w:rsidR="00A26C0D" w:rsidRDefault="00A26C0D"/>
        </w:tc>
        <w:tc>
          <w:tcPr>
            <w:tcW w:w="2140" w:type="dxa"/>
            <w:gridSpan w:val="5"/>
            <w:tcBorders>
              <w:left w:val="single" w:sz="12" w:space="0" w:color="auto"/>
              <w:right w:val="single" w:sz="12" w:space="0" w:color="auto"/>
            </w:tcBorders>
            <w:shd w:val="clear" w:color="auto" w:fill="4F81BD" w:themeFill="accent1"/>
          </w:tcPr>
          <w:p w14:paraId="55DF87DD" w14:textId="77777777" w:rsidR="00A26C0D" w:rsidRDefault="00E260B6">
            <w:r>
              <w:t>UC-1 (Pharmaceuticals)</w:t>
            </w:r>
          </w:p>
        </w:tc>
        <w:tc>
          <w:tcPr>
            <w:tcW w:w="2025" w:type="dxa"/>
            <w:gridSpan w:val="5"/>
            <w:tcBorders>
              <w:left w:val="single" w:sz="12" w:space="0" w:color="auto"/>
              <w:right w:val="single" w:sz="12" w:space="0" w:color="auto"/>
            </w:tcBorders>
            <w:shd w:val="clear" w:color="auto" w:fill="4F81BD" w:themeFill="accent1"/>
          </w:tcPr>
          <w:p w14:paraId="7B6C1EB2" w14:textId="77777777" w:rsidR="00A26C0D" w:rsidRDefault="00E260B6">
            <w:r>
              <w:t>UC-2 (Firearms)</w:t>
            </w:r>
          </w:p>
        </w:tc>
        <w:tc>
          <w:tcPr>
            <w:tcW w:w="2025" w:type="dxa"/>
            <w:gridSpan w:val="5"/>
            <w:tcBorders>
              <w:left w:val="single" w:sz="12" w:space="0" w:color="auto"/>
            </w:tcBorders>
            <w:shd w:val="clear" w:color="auto" w:fill="4F81BD" w:themeFill="accent1"/>
          </w:tcPr>
          <w:p w14:paraId="7DE284B4" w14:textId="77777777" w:rsidR="00A26C0D" w:rsidRDefault="00E260B6">
            <w:r>
              <w:t>UC-3 (Funding)</w:t>
            </w:r>
          </w:p>
        </w:tc>
      </w:tr>
      <w:tr w:rsidR="00A26C0D" w14:paraId="037C14E7" w14:textId="77777777">
        <w:trPr>
          <w:tblHeader/>
        </w:trPr>
        <w:tc>
          <w:tcPr>
            <w:tcW w:w="3664" w:type="dxa"/>
            <w:tcBorders>
              <w:left w:val="single" w:sz="8" w:space="0" w:color="auto"/>
              <w:right w:val="single" w:sz="12" w:space="0" w:color="auto"/>
            </w:tcBorders>
            <w:shd w:val="clear" w:color="auto" w:fill="C2D69B" w:themeFill="accent3" w:themeFillTint="99"/>
          </w:tcPr>
          <w:p w14:paraId="72D355A8" w14:textId="77777777" w:rsidR="00A26C0D" w:rsidRDefault="00E260B6">
            <w:r>
              <w:t>Service</w:t>
            </w:r>
          </w:p>
        </w:tc>
        <w:tc>
          <w:tcPr>
            <w:tcW w:w="428" w:type="dxa"/>
            <w:tcBorders>
              <w:left w:val="single" w:sz="12" w:space="0" w:color="auto"/>
            </w:tcBorders>
            <w:shd w:val="clear" w:color="auto" w:fill="C2D69B" w:themeFill="accent3" w:themeFillTint="99"/>
          </w:tcPr>
          <w:p w14:paraId="308A0757" w14:textId="77777777" w:rsidR="00A26C0D" w:rsidRDefault="00E260B6">
            <w:r>
              <w:t>1</w:t>
            </w:r>
          </w:p>
        </w:tc>
        <w:tc>
          <w:tcPr>
            <w:tcW w:w="428" w:type="dxa"/>
            <w:shd w:val="clear" w:color="auto" w:fill="C2D69B" w:themeFill="accent3" w:themeFillTint="99"/>
          </w:tcPr>
          <w:p w14:paraId="3A487171" w14:textId="77777777" w:rsidR="00A26C0D" w:rsidRDefault="00E260B6">
            <w:r>
              <w:t>2</w:t>
            </w:r>
          </w:p>
        </w:tc>
        <w:tc>
          <w:tcPr>
            <w:tcW w:w="428" w:type="dxa"/>
            <w:shd w:val="clear" w:color="auto" w:fill="C2D69B" w:themeFill="accent3" w:themeFillTint="99"/>
          </w:tcPr>
          <w:p w14:paraId="0834D7EB" w14:textId="77777777" w:rsidR="00A26C0D" w:rsidRDefault="00E260B6">
            <w:r>
              <w:t>3</w:t>
            </w:r>
          </w:p>
        </w:tc>
        <w:tc>
          <w:tcPr>
            <w:tcW w:w="428" w:type="dxa"/>
            <w:shd w:val="clear" w:color="auto" w:fill="C2D69B" w:themeFill="accent3" w:themeFillTint="99"/>
          </w:tcPr>
          <w:p w14:paraId="6E4BFA01" w14:textId="77777777" w:rsidR="00A26C0D" w:rsidRDefault="00E260B6">
            <w:r>
              <w:t>4</w:t>
            </w:r>
          </w:p>
        </w:tc>
        <w:tc>
          <w:tcPr>
            <w:tcW w:w="428" w:type="dxa"/>
            <w:tcBorders>
              <w:right w:val="single" w:sz="12" w:space="0" w:color="auto"/>
            </w:tcBorders>
            <w:shd w:val="clear" w:color="auto" w:fill="C2D69B" w:themeFill="accent3" w:themeFillTint="99"/>
          </w:tcPr>
          <w:p w14:paraId="73C2FBEF" w14:textId="77777777" w:rsidR="00A26C0D" w:rsidRDefault="00E260B6">
            <w:r>
              <w:t>5</w:t>
            </w:r>
          </w:p>
        </w:tc>
        <w:tc>
          <w:tcPr>
            <w:tcW w:w="405" w:type="dxa"/>
            <w:tcBorders>
              <w:left w:val="single" w:sz="12" w:space="0" w:color="auto"/>
            </w:tcBorders>
            <w:shd w:val="clear" w:color="auto" w:fill="C2D69B" w:themeFill="accent3" w:themeFillTint="99"/>
          </w:tcPr>
          <w:p w14:paraId="1A47FE88" w14:textId="77777777" w:rsidR="00A26C0D" w:rsidRDefault="00E260B6">
            <w:r>
              <w:t>1</w:t>
            </w:r>
          </w:p>
        </w:tc>
        <w:tc>
          <w:tcPr>
            <w:tcW w:w="405" w:type="dxa"/>
            <w:shd w:val="clear" w:color="auto" w:fill="C2D69B" w:themeFill="accent3" w:themeFillTint="99"/>
          </w:tcPr>
          <w:p w14:paraId="56FC60E0" w14:textId="77777777" w:rsidR="00A26C0D" w:rsidRDefault="00E260B6">
            <w:r>
              <w:t>2</w:t>
            </w:r>
          </w:p>
        </w:tc>
        <w:tc>
          <w:tcPr>
            <w:tcW w:w="405" w:type="dxa"/>
            <w:shd w:val="clear" w:color="auto" w:fill="C2D69B" w:themeFill="accent3" w:themeFillTint="99"/>
          </w:tcPr>
          <w:p w14:paraId="2B1D576E" w14:textId="77777777" w:rsidR="00A26C0D" w:rsidRDefault="00E260B6">
            <w:r>
              <w:t>3</w:t>
            </w:r>
          </w:p>
        </w:tc>
        <w:tc>
          <w:tcPr>
            <w:tcW w:w="405" w:type="dxa"/>
            <w:shd w:val="clear" w:color="auto" w:fill="C2D69B" w:themeFill="accent3" w:themeFillTint="99"/>
          </w:tcPr>
          <w:p w14:paraId="1FAFD993" w14:textId="77777777" w:rsidR="00A26C0D" w:rsidRDefault="00E260B6">
            <w:r>
              <w:t>4</w:t>
            </w:r>
          </w:p>
        </w:tc>
        <w:tc>
          <w:tcPr>
            <w:tcW w:w="405" w:type="dxa"/>
            <w:tcBorders>
              <w:right w:val="single" w:sz="12" w:space="0" w:color="auto"/>
            </w:tcBorders>
            <w:shd w:val="clear" w:color="auto" w:fill="C2D69B" w:themeFill="accent3" w:themeFillTint="99"/>
          </w:tcPr>
          <w:p w14:paraId="383AA23C" w14:textId="77777777" w:rsidR="00A26C0D" w:rsidRDefault="00E260B6">
            <w:r>
              <w:t>5</w:t>
            </w:r>
          </w:p>
        </w:tc>
        <w:tc>
          <w:tcPr>
            <w:tcW w:w="405" w:type="dxa"/>
            <w:tcBorders>
              <w:left w:val="single" w:sz="12" w:space="0" w:color="auto"/>
            </w:tcBorders>
            <w:shd w:val="clear" w:color="auto" w:fill="C2D69B" w:themeFill="accent3" w:themeFillTint="99"/>
          </w:tcPr>
          <w:p w14:paraId="3C6EBCBA" w14:textId="77777777" w:rsidR="00A26C0D" w:rsidRDefault="00E260B6">
            <w:r>
              <w:t>1</w:t>
            </w:r>
          </w:p>
        </w:tc>
        <w:tc>
          <w:tcPr>
            <w:tcW w:w="405" w:type="dxa"/>
            <w:shd w:val="clear" w:color="auto" w:fill="C2D69B" w:themeFill="accent3" w:themeFillTint="99"/>
          </w:tcPr>
          <w:p w14:paraId="7F4AF8BE" w14:textId="77777777" w:rsidR="00A26C0D" w:rsidRDefault="00E260B6">
            <w:r>
              <w:t>2</w:t>
            </w:r>
          </w:p>
        </w:tc>
        <w:tc>
          <w:tcPr>
            <w:tcW w:w="405" w:type="dxa"/>
            <w:shd w:val="clear" w:color="auto" w:fill="C2D69B" w:themeFill="accent3" w:themeFillTint="99"/>
          </w:tcPr>
          <w:p w14:paraId="7A3594AB" w14:textId="77777777" w:rsidR="00A26C0D" w:rsidRDefault="00E260B6">
            <w:r>
              <w:t>3</w:t>
            </w:r>
          </w:p>
        </w:tc>
        <w:tc>
          <w:tcPr>
            <w:tcW w:w="405" w:type="dxa"/>
            <w:shd w:val="clear" w:color="auto" w:fill="C2D69B" w:themeFill="accent3" w:themeFillTint="99"/>
          </w:tcPr>
          <w:p w14:paraId="749569DD" w14:textId="77777777" w:rsidR="00A26C0D" w:rsidRDefault="00E260B6">
            <w:r>
              <w:t>4</w:t>
            </w:r>
          </w:p>
        </w:tc>
        <w:tc>
          <w:tcPr>
            <w:tcW w:w="405" w:type="dxa"/>
            <w:shd w:val="clear" w:color="auto" w:fill="C2D69B" w:themeFill="accent3" w:themeFillTint="99"/>
          </w:tcPr>
          <w:p w14:paraId="230B4C55" w14:textId="77777777" w:rsidR="00A26C0D" w:rsidRDefault="00E260B6">
            <w:r>
              <w:t>5</w:t>
            </w:r>
          </w:p>
        </w:tc>
      </w:tr>
      <w:tr w:rsidR="00A26C0D" w14:paraId="419996DC" w14:textId="77777777">
        <w:tc>
          <w:tcPr>
            <w:tcW w:w="9854" w:type="dxa"/>
            <w:gridSpan w:val="16"/>
            <w:tcBorders>
              <w:left w:val="single" w:sz="8" w:space="0" w:color="auto"/>
              <w:right w:val="single" w:sz="8" w:space="0" w:color="auto"/>
            </w:tcBorders>
            <w:shd w:val="clear" w:color="auto" w:fill="BFBFBF" w:themeFill="background1" w:themeFillShade="BF"/>
            <w:vAlign w:val="center"/>
          </w:tcPr>
          <w:p w14:paraId="4A3A81FD" w14:textId="77777777" w:rsidR="00A26C0D" w:rsidRDefault="00E260B6">
            <w:pPr>
              <w:jc w:val="center"/>
            </w:pPr>
            <w:r>
              <w:t>Data sources and stream analysis</w:t>
            </w:r>
          </w:p>
        </w:tc>
      </w:tr>
      <w:tr w:rsidR="00A26C0D" w14:paraId="5E4FA7DD" w14:textId="77777777">
        <w:tc>
          <w:tcPr>
            <w:tcW w:w="3664" w:type="dxa"/>
            <w:tcBorders>
              <w:left w:val="single" w:sz="8" w:space="0" w:color="auto"/>
              <w:right w:val="single" w:sz="12" w:space="0" w:color="auto"/>
            </w:tcBorders>
          </w:tcPr>
          <w:p w14:paraId="3C3D487E" w14:textId="77777777" w:rsidR="00A26C0D" w:rsidRDefault="00E260B6">
            <w:r>
              <w:rPr>
                <w:rFonts w:cs="Arial"/>
              </w:rPr>
              <w:t>Data source risk assessment in the Surface Web, Deep Web and Dark Nets</w:t>
            </w:r>
          </w:p>
        </w:tc>
        <w:tc>
          <w:tcPr>
            <w:tcW w:w="428" w:type="dxa"/>
            <w:tcBorders>
              <w:left w:val="single" w:sz="12" w:space="0" w:color="auto"/>
            </w:tcBorders>
            <w:vAlign w:val="center"/>
          </w:tcPr>
          <w:p w14:paraId="1612EA0F" w14:textId="77777777" w:rsidR="00A26C0D" w:rsidRDefault="00E260B6">
            <w:pPr>
              <w:pStyle w:val="Default"/>
              <w:jc w:val="center"/>
              <w:rPr>
                <w:b/>
                <w:lang w:eastAsia="it-IT"/>
              </w:rPr>
            </w:pPr>
            <w:r>
              <w:rPr>
                <w:b/>
                <w:lang w:eastAsia="it-IT"/>
              </w:rPr>
              <w:sym w:font="Wingdings" w:char="F0FC"/>
            </w:r>
          </w:p>
        </w:tc>
        <w:tc>
          <w:tcPr>
            <w:tcW w:w="428" w:type="dxa"/>
            <w:vAlign w:val="center"/>
          </w:tcPr>
          <w:p w14:paraId="6EAA0495" w14:textId="77777777" w:rsidR="00A26C0D" w:rsidRDefault="00E260B6">
            <w:pPr>
              <w:jc w:val="center"/>
            </w:pPr>
            <w:r>
              <w:rPr>
                <w:b/>
                <w:sz w:val="24"/>
                <w:szCs w:val="24"/>
              </w:rPr>
              <w:sym w:font="Wingdings" w:char="F0FC"/>
            </w:r>
          </w:p>
        </w:tc>
        <w:tc>
          <w:tcPr>
            <w:tcW w:w="428" w:type="dxa"/>
            <w:vAlign w:val="center"/>
          </w:tcPr>
          <w:p w14:paraId="0B7EBEBE" w14:textId="77777777" w:rsidR="00A26C0D" w:rsidRDefault="00E260B6">
            <w:pPr>
              <w:jc w:val="center"/>
            </w:pPr>
            <w:r>
              <w:rPr>
                <w:b/>
                <w:sz w:val="24"/>
                <w:szCs w:val="24"/>
              </w:rPr>
              <w:sym w:font="Wingdings" w:char="F0FC"/>
            </w:r>
          </w:p>
        </w:tc>
        <w:tc>
          <w:tcPr>
            <w:tcW w:w="428" w:type="dxa"/>
            <w:vAlign w:val="center"/>
          </w:tcPr>
          <w:p w14:paraId="1868472F" w14:textId="77777777" w:rsidR="00A26C0D" w:rsidRDefault="00E260B6">
            <w:pPr>
              <w:jc w:val="center"/>
            </w:pPr>
            <w:r>
              <w:rPr>
                <w:b/>
                <w:sz w:val="24"/>
                <w:szCs w:val="24"/>
              </w:rPr>
              <w:sym w:font="Wingdings" w:char="F0FC"/>
            </w:r>
          </w:p>
        </w:tc>
        <w:tc>
          <w:tcPr>
            <w:tcW w:w="428" w:type="dxa"/>
            <w:tcBorders>
              <w:right w:val="single" w:sz="12" w:space="0" w:color="auto"/>
            </w:tcBorders>
            <w:vAlign w:val="center"/>
          </w:tcPr>
          <w:p w14:paraId="737F867A" w14:textId="77777777" w:rsidR="00A26C0D" w:rsidRDefault="00E260B6">
            <w:pPr>
              <w:jc w:val="center"/>
            </w:pPr>
            <w:r>
              <w:rPr>
                <w:b/>
                <w:sz w:val="24"/>
                <w:szCs w:val="24"/>
              </w:rPr>
              <w:sym w:font="Wingdings" w:char="F0FC"/>
            </w:r>
          </w:p>
        </w:tc>
        <w:tc>
          <w:tcPr>
            <w:tcW w:w="405" w:type="dxa"/>
            <w:tcBorders>
              <w:left w:val="single" w:sz="12" w:space="0" w:color="auto"/>
            </w:tcBorders>
            <w:vAlign w:val="center"/>
          </w:tcPr>
          <w:p w14:paraId="7E56DD32" w14:textId="77777777" w:rsidR="00A26C0D" w:rsidRDefault="00E260B6">
            <w:pPr>
              <w:jc w:val="center"/>
            </w:pPr>
            <w:r>
              <w:rPr>
                <w:b/>
                <w:sz w:val="24"/>
                <w:szCs w:val="24"/>
              </w:rPr>
              <w:sym w:font="Wingdings" w:char="F0FC"/>
            </w:r>
          </w:p>
        </w:tc>
        <w:tc>
          <w:tcPr>
            <w:tcW w:w="405" w:type="dxa"/>
            <w:vAlign w:val="center"/>
          </w:tcPr>
          <w:p w14:paraId="6570B023" w14:textId="77777777" w:rsidR="00A26C0D" w:rsidRDefault="00E260B6">
            <w:pPr>
              <w:jc w:val="center"/>
            </w:pPr>
            <w:r>
              <w:rPr>
                <w:b/>
                <w:sz w:val="24"/>
                <w:szCs w:val="24"/>
              </w:rPr>
              <w:sym w:font="Wingdings" w:char="F0FC"/>
            </w:r>
          </w:p>
        </w:tc>
        <w:tc>
          <w:tcPr>
            <w:tcW w:w="405" w:type="dxa"/>
            <w:vAlign w:val="center"/>
          </w:tcPr>
          <w:p w14:paraId="2F221AFD" w14:textId="77777777" w:rsidR="00A26C0D" w:rsidRDefault="00E260B6">
            <w:pPr>
              <w:jc w:val="center"/>
            </w:pPr>
            <w:r>
              <w:t>N</w:t>
            </w:r>
          </w:p>
        </w:tc>
        <w:tc>
          <w:tcPr>
            <w:tcW w:w="405" w:type="dxa"/>
            <w:vAlign w:val="center"/>
          </w:tcPr>
          <w:p w14:paraId="4A722171" w14:textId="77777777" w:rsidR="00A26C0D" w:rsidRDefault="00E260B6">
            <w:pPr>
              <w:jc w:val="center"/>
            </w:pPr>
            <w:r>
              <w:t>N</w:t>
            </w:r>
          </w:p>
        </w:tc>
        <w:tc>
          <w:tcPr>
            <w:tcW w:w="405" w:type="dxa"/>
            <w:tcBorders>
              <w:right w:val="single" w:sz="12" w:space="0" w:color="auto"/>
            </w:tcBorders>
            <w:vAlign w:val="center"/>
          </w:tcPr>
          <w:p w14:paraId="1779DB79" w14:textId="77777777" w:rsidR="00A26C0D" w:rsidRDefault="00E260B6">
            <w:pPr>
              <w:jc w:val="center"/>
            </w:pPr>
            <w:r>
              <w:rPr>
                <w:b/>
                <w:sz w:val="24"/>
                <w:szCs w:val="24"/>
              </w:rPr>
              <w:sym w:font="Wingdings" w:char="F0FC"/>
            </w:r>
          </w:p>
        </w:tc>
        <w:tc>
          <w:tcPr>
            <w:tcW w:w="405" w:type="dxa"/>
            <w:tcBorders>
              <w:left w:val="single" w:sz="12" w:space="0" w:color="auto"/>
            </w:tcBorders>
            <w:vAlign w:val="center"/>
          </w:tcPr>
          <w:p w14:paraId="38E56841" w14:textId="77777777" w:rsidR="00A26C0D" w:rsidRDefault="00E260B6">
            <w:pPr>
              <w:jc w:val="center"/>
            </w:pPr>
            <w:r>
              <w:rPr>
                <w:b/>
                <w:sz w:val="24"/>
                <w:szCs w:val="24"/>
              </w:rPr>
              <w:sym w:font="Wingdings" w:char="F0FC"/>
            </w:r>
          </w:p>
        </w:tc>
        <w:tc>
          <w:tcPr>
            <w:tcW w:w="405" w:type="dxa"/>
            <w:vAlign w:val="center"/>
          </w:tcPr>
          <w:p w14:paraId="53DD6166" w14:textId="77777777" w:rsidR="00A26C0D" w:rsidRDefault="00E260B6">
            <w:pPr>
              <w:jc w:val="center"/>
            </w:pPr>
            <w:r>
              <w:rPr>
                <w:b/>
                <w:sz w:val="24"/>
                <w:szCs w:val="24"/>
              </w:rPr>
              <w:sym w:font="Wingdings" w:char="F0FC"/>
            </w:r>
          </w:p>
        </w:tc>
        <w:tc>
          <w:tcPr>
            <w:tcW w:w="405" w:type="dxa"/>
            <w:vAlign w:val="center"/>
          </w:tcPr>
          <w:p w14:paraId="6EEE7373" w14:textId="77777777" w:rsidR="00A26C0D" w:rsidRDefault="00E260B6">
            <w:pPr>
              <w:jc w:val="center"/>
            </w:pPr>
            <w:r>
              <w:rPr>
                <w:b/>
                <w:sz w:val="24"/>
                <w:szCs w:val="24"/>
              </w:rPr>
              <w:sym w:font="Wingdings" w:char="F0FC"/>
            </w:r>
          </w:p>
        </w:tc>
        <w:tc>
          <w:tcPr>
            <w:tcW w:w="405" w:type="dxa"/>
            <w:vAlign w:val="center"/>
          </w:tcPr>
          <w:p w14:paraId="4CCFE41C" w14:textId="77777777" w:rsidR="00A26C0D" w:rsidRDefault="00E260B6">
            <w:pPr>
              <w:jc w:val="center"/>
            </w:pPr>
            <w:r>
              <w:rPr>
                <w:b/>
                <w:sz w:val="24"/>
                <w:szCs w:val="24"/>
              </w:rPr>
              <w:sym w:font="Wingdings" w:char="F0FC"/>
            </w:r>
          </w:p>
        </w:tc>
        <w:tc>
          <w:tcPr>
            <w:tcW w:w="405" w:type="dxa"/>
            <w:vAlign w:val="center"/>
          </w:tcPr>
          <w:p w14:paraId="5E6EDE36" w14:textId="77777777" w:rsidR="00A26C0D" w:rsidRDefault="00E260B6">
            <w:pPr>
              <w:jc w:val="center"/>
            </w:pPr>
            <w:r>
              <w:rPr>
                <w:b/>
                <w:sz w:val="24"/>
                <w:szCs w:val="24"/>
              </w:rPr>
              <w:sym w:font="Wingdings" w:char="F0FC"/>
            </w:r>
          </w:p>
        </w:tc>
      </w:tr>
      <w:tr w:rsidR="00A26C0D" w14:paraId="44DC908F" w14:textId="77777777">
        <w:tc>
          <w:tcPr>
            <w:tcW w:w="3664" w:type="dxa"/>
            <w:tcBorders>
              <w:left w:val="single" w:sz="8" w:space="0" w:color="auto"/>
              <w:right w:val="single" w:sz="12" w:space="0" w:color="auto"/>
            </w:tcBorders>
            <w:shd w:val="clear" w:color="auto" w:fill="B8CCE4" w:themeFill="accent1" w:themeFillTint="66"/>
          </w:tcPr>
          <w:p w14:paraId="30E7B8DB" w14:textId="77777777" w:rsidR="00A26C0D" w:rsidRDefault="00E260B6">
            <w:r>
              <w:rPr>
                <w:rFonts w:cs="Arial"/>
              </w:rPr>
              <w:t>Black markets discovery and monitoring</w:t>
            </w:r>
          </w:p>
        </w:tc>
        <w:tc>
          <w:tcPr>
            <w:tcW w:w="428" w:type="dxa"/>
            <w:tcBorders>
              <w:left w:val="single" w:sz="12" w:space="0" w:color="auto"/>
            </w:tcBorders>
            <w:shd w:val="clear" w:color="auto" w:fill="B8CCE4" w:themeFill="accent1" w:themeFillTint="66"/>
            <w:vAlign w:val="center"/>
          </w:tcPr>
          <w:p w14:paraId="44AB6ECB"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7FC6354A"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71F74606"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364654FB" w14:textId="77777777" w:rsidR="00A26C0D" w:rsidRDefault="00E260B6">
            <w:pPr>
              <w:jc w:val="center"/>
            </w:pPr>
            <w:r>
              <w:rPr>
                <w:b/>
                <w:sz w:val="24"/>
                <w:szCs w:val="24"/>
              </w:rPr>
              <w:sym w:font="Wingdings" w:char="F0FC"/>
            </w:r>
          </w:p>
        </w:tc>
        <w:tc>
          <w:tcPr>
            <w:tcW w:w="428" w:type="dxa"/>
            <w:tcBorders>
              <w:right w:val="single" w:sz="12" w:space="0" w:color="auto"/>
            </w:tcBorders>
            <w:shd w:val="clear" w:color="auto" w:fill="B8CCE4" w:themeFill="accent1" w:themeFillTint="66"/>
            <w:vAlign w:val="center"/>
          </w:tcPr>
          <w:p w14:paraId="43370450" w14:textId="77777777" w:rsidR="00A26C0D" w:rsidRDefault="00E260B6">
            <w:pPr>
              <w:jc w:val="center"/>
            </w:pPr>
            <w:r>
              <w:rPr>
                <w:b/>
                <w:sz w:val="24"/>
                <w:szCs w:val="24"/>
              </w:rPr>
              <w:sym w:font="Wingdings" w:char="F0FC"/>
            </w:r>
          </w:p>
        </w:tc>
        <w:tc>
          <w:tcPr>
            <w:tcW w:w="405" w:type="dxa"/>
            <w:tcBorders>
              <w:left w:val="single" w:sz="12" w:space="0" w:color="auto"/>
            </w:tcBorders>
            <w:shd w:val="clear" w:color="auto" w:fill="B8CCE4" w:themeFill="accent1" w:themeFillTint="66"/>
            <w:vAlign w:val="center"/>
          </w:tcPr>
          <w:p w14:paraId="30AD56D1"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04E85D08"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6145ABDC" w14:textId="77777777" w:rsidR="00A26C0D" w:rsidRDefault="00E260B6">
            <w:pPr>
              <w:jc w:val="center"/>
            </w:pPr>
            <w:r>
              <w:t>N</w:t>
            </w:r>
          </w:p>
        </w:tc>
        <w:tc>
          <w:tcPr>
            <w:tcW w:w="405" w:type="dxa"/>
            <w:shd w:val="clear" w:color="auto" w:fill="B8CCE4" w:themeFill="accent1" w:themeFillTint="66"/>
            <w:vAlign w:val="center"/>
          </w:tcPr>
          <w:p w14:paraId="48DEFA5A" w14:textId="77777777" w:rsidR="00A26C0D" w:rsidRDefault="00E260B6">
            <w:pPr>
              <w:jc w:val="center"/>
            </w:pPr>
            <w:r>
              <w:t>N</w:t>
            </w:r>
          </w:p>
        </w:tc>
        <w:tc>
          <w:tcPr>
            <w:tcW w:w="405" w:type="dxa"/>
            <w:tcBorders>
              <w:right w:val="single" w:sz="12" w:space="0" w:color="auto"/>
            </w:tcBorders>
            <w:shd w:val="clear" w:color="auto" w:fill="B8CCE4" w:themeFill="accent1" w:themeFillTint="66"/>
            <w:vAlign w:val="center"/>
          </w:tcPr>
          <w:p w14:paraId="2D3729F6" w14:textId="77777777" w:rsidR="00A26C0D" w:rsidRDefault="00E260B6">
            <w:pPr>
              <w:jc w:val="center"/>
            </w:pPr>
            <w:r>
              <w:rPr>
                <w:b/>
                <w:sz w:val="24"/>
                <w:szCs w:val="24"/>
              </w:rPr>
              <w:sym w:font="Wingdings" w:char="F0FC"/>
            </w:r>
          </w:p>
        </w:tc>
        <w:tc>
          <w:tcPr>
            <w:tcW w:w="405" w:type="dxa"/>
            <w:tcBorders>
              <w:left w:val="single" w:sz="12" w:space="0" w:color="auto"/>
            </w:tcBorders>
            <w:shd w:val="clear" w:color="auto" w:fill="B8CCE4" w:themeFill="accent1" w:themeFillTint="66"/>
            <w:vAlign w:val="center"/>
          </w:tcPr>
          <w:p w14:paraId="38517EFC"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2981615D"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63810220"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673B818E"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70E60F0E" w14:textId="77777777" w:rsidR="00A26C0D" w:rsidRDefault="00E260B6">
            <w:pPr>
              <w:jc w:val="center"/>
            </w:pPr>
            <w:r>
              <w:t>N</w:t>
            </w:r>
          </w:p>
        </w:tc>
      </w:tr>
      <w:tr w:rsidR="00A26C0D" w14:paraId="0E282E6B" w14:textId="77777777">
        <w:tc>
          <w:tcPr>
            <w:tcW w:w="3664" w:type="dxa"/>
            <w:tcBorders>
              <w:left w:val="single" w:sz="8" w:space="0" w:color="auto"/>
              <w:right w:val="single" w:sz="12" w:space="0" w:color="auto"/>
            </w:tcBorders>
          </w:tcPr>
          <w:p w14:paraId="5CA29D2F" w14:textId="77777777" w:rsidR="00A26C0D" w:rsidRDefault="00E260B6">
            <w:r>
              <w:rPr>
                <w:rFonts w:cs="Arial"/>
              </w:rPr>
              <w:t>Content acquisition from Surface Web and pre-processing</w:t>
            </w:r>
          </w:p>
        </w:tc>
        <w:tc>
          <w:tcPr>
            <w:tcW w:w="428" w:type="dxa"/>
            <w:tcBorders>
              <w:left w:val="single" w:sz="12" w:space="0" w:color="auto"/>
            </w:tcBorders>
            <w:vAlign w:val="center"/>
          </w:tcPr>
          <w:p w14:paraId="6574E8BE" w14:textId="77777777" w:rsidR="00A26C0D" w:rsidRDefault="00E260B6">
            <w:pPr>
              <w:jc w:val="center"/>
            </w:pPr>
            <w:r>
              <w:rPr>
                <w:b/>
                <w:sz w:val="24"/>
                <w:szCs w:val="24"/>
              </w:rPr>
              <w:sym w:font="Wingdings" w:char="F0FC"/>
            </w:r>
          </w:p>
        </w:tc>
        <w:tc>
          <w:tcPr>
            <w:tcW w:w="428" w:type="dxa"/>
            <w:vAlign w:val="center"/>
          </w:tcPr>
          <w:p w14:paraId="5111A49A" w14:textId="77777777" w:rsidR="00A26C0D" w:rsidRDefault="00E260B6">
            <w:pPr>
              <w:jc w:val="center"/>
            </w:pPr>
            <w:r>
              <w:rPr>
                <w:b/>
                <w:sz w:val="24"/>
                <w:szCs w:val="24"/>
              </w:rPr>
              <w:sym w:font="Wingdings" w:char="F0FC"/>
            </w:r>
          </w:p>
        </w:tc>
        <w:tc>
          <w:tcPr>
            <w:tcW w:w="428" w:type="dxa"/>
            <w:vAlign w:val="center"/>
          </w:tcPr>
          <w:p w14:paraId="2CE49125" w14:textId="77777777" w:rsidR="00A26C0D" w:rsidRDefault="00E260B6">
            <w:pPr>
              <w:jc w:val="center"/>
            </w:pPr>
            <w:r>
              <w:rPr>
                <w:b/>
                <w:sz w:val="24"/>
                <w:szCs w:val="24"/>
              </w:rPr>
              <w:sym w:font="Wingdings" w:char="F0FC"/>
            </w:r>
          </w:p>
        </w:tc>
        <w:tc>
          <w:tcPr>
            <w:tcW w:w="428" w:type="dxa"/>
            <w:vAlign w:val="center"/>
          </w:tcPr>
          <w:p w14:paraId="57A1132E" w14:textId="77777777" w:rsidR="00A26C0D" w:rsidRDefault="00E260B6">
            <w:pPr>
              <w:jc w:val="center"/>
            </w:pPr>
            <w:r>
              <w:rPr>
                <w:b/>
                <w:sz w:val="24"/>
                <w:szCs w:val="24"/>
              </w:rPr>
              <w:sym w:font="Wingdings" w:char="F0FC"/>
            </w:r>
          </w:p>
        </w:tc>
        <w:tc>
          <w:tcPr>
            <w:tcW w:w="428" w:type="dxa"/>
            <w:tcBorders>
              <w:right w:val="single" w:sz="12" w:space="0" w:color="auto"/>
            </w:tcBorders>
            <w:vAlign w:val="center"/>
          </w:tcPr>
          <w:p w14:paraId="5969A446" w14:textId="77777777" w:rsidR="00A26C0D" w:rsidRDefault="00E260B6">
            <w:pPr>
              <w:jc w:val="center"/>
            </w:pPr>
            <w:r>
              <w:rPr>
                <w:b/>
                <w:sz w:val="24"/>
                <w:szCs w:val="24"/>
              </w:rPr>
              <w:sym w:font="Wingdings" w:char="F0FC"/>
            </w:r>
          </w:p>
        </w:tc>
        <w:tc>
          <w:tcPr>
            <w:tcW w:w="405" w:type="dxa"/>
            <w:tcBorders>
              <w:left w:val="single" w:sz="12" w:space="0" w:color="auto"/>
            </w:tcBorders>
            <w:vAlign w:val="center"/>
          </w:tcPr>
          <w:p w14:paraId="44D00618" w14:textId="77777777" w:rsidR="00A26C0D" w:rsidRDefault="00E260B6">
            <w:pPr>
              <w:jc w:val="center"/>
            </w:pPr>
            <w:r>
              <w:rPr>
                <w:b/>
                <w:sz w:val="24"/>
                <w:szCs w:val="24"/>
              </w:rPr>
              <w:sym w:font="Wingdings" w:char="F0FC"/>
            </w:r>
          </w:p>
        </w:tc>
        <w:tc>
          <w:tcPr>
            <w:tcW w:w="405" w:type="dxa"/>
            <w:vAlign w:val="center"/>
          </w:tcPr>
          <w:p w14:paraId="7B869970" w14:textId="77777777" w:rsidR="00A26C0D" w:rsidRDefault="00E260B6">
            <w:pPr>
              <w:jc w:val="center"/>
            </w:pPr>
            <w:r>
              <w:t>N</w:t>
            </w:r>
          </w:p>
        </w:tc>
        <w:tc>
          <w:tcPr>
            <w:tcW w:w="405" w:type="dxa"/>
            <w:vAlign w:val="center"/>
          </w:tcPr>
          <w:p w14:paraId="75B94BE7" w14:textId="77777777" w:rsidR="00A26C0D" w:rsidRDefault="00E260B6">
            <w:pPr>
              <w:jc w:val="center"/>
            </w:pPr>
            <w:r>
              <w:t>N</w:t>
            </w:r>
          </w:p>
        </w:tc>
        <w:tc>
          <w:tcPr>
            <w:tcW w:w="405" w:type="dxa"/>
            <w:vAlign w:val="center"/>
          </w:tcPr>
          <w:p w14:paraId="60A1E49D" w14:textId="77777777" w:rsidR="00A26C0D" w:rsidRDefault="00E260B6">
            <w:pPr>
              <w:jc w:val="center"/>
            </w:pPr>
            <w:r>
              <w:t>N</w:t>
            </w:r>
          </w:p>
        </w:tc>
        <w:tc>
          <w:tcPr>
            <w:tcW w:w="405" w:type="dxa"/>
            <w:tcBorders>
              <w:right w:val="single" w:sz="12" w:space="0" w:color="auto"/>
            </w:tcBorders>
            <w:vAlign w:val="center"/>
          </w:tcPr>
          <w:p w14:paraId="3DCC3314" w14:textId="77777777" w:rsidR="00A26C0D" w:rsidRDefault="00E260B6">
            <w:pPr>
              <w:jc w:val="center"/>
            </w:pPr>
            <w:r>
              <w:rPr>
                <w:b/>
                <w:sz w:val="24"/>
                <w:szCs w:val="24"/>
              </w:rPr>
              <w:sym w:font="Wingdings" w:char="F0FC"/>
            </w:r>
          </w:p>
        </w:tc>
        <w:tc>
          <w:tcPr>
            <w:tcW w:w="405" w:type="dxa"/>
            <w:tcBorders>
              <w:left w:val="single" w:sz="12" w:space="0" w:color="auto"/>
            </w:tcBorders>
            <w:vAlign w:val="center"/>
          </w:tcPr>
          <w:p w14:paraId="5DD04A26" w14:textId="77777777" w:rsidR="00A26C0D" w:rsidRDefault="00E260B6">
            <w:pPr>
              <w:jc w:val="center"/>
            </w:pPr>
            <w:r>
              <w:rPr>
                <w:b/>
                <w:sz w:val="24"/>
                <w:szCs w:val="24"/>
              </w:rPr>
              <w:sym w:font="Wingdings" w:char="F0FC"/>
            </w:r>
          </w:p>
        </w:tc>
        <w:tc>
          <w:tcPr>
            <w:tcW w:w="405" w:type="dxa"/>
            <w:vAlign w:val="center"/>
          </w:tcPr>
          <w:p w14:paraId="1AB98360" w14:textId="77777777" w:rsidR="00A26C0D" w:rsidRDefault="00E260B6">
            <w:pPr>
              <w:jc w:val="center"/>
            </w:pPr>
            <w:r>
              <w:rPr>
                <w:b/>
                <w:sz w:val="24"/>
                <w:szCs w:val="24"/>
              </w:rPr>
              <w:sym w:font="Wingdings" w:char="F0FC"/>
            </w:r>
          </w:p>
        </w:tc>
        <w:tc>
          <w:tcPr>
            <w:tcW w:w="405" w:type="dxa"/>
            <w:vAlign w:val="center"/>
          </w:tcPr>
          <w:p w14:paraId="59F1BF1C" w14:textId="77777777" w:rsidR="00A26C0D" w:rsidRDefault="00E260B6">
            <w:pPr>
              <w:jc w:val="center"/>
            </w:pPr>
            <w:r>
              <w:rPr>
                <w:b/>
                <w:sz w:val="24"/>
                <w:szCs w:val="24"/>
              </w:rPr>
              <w:sym w:font="Wingdings" w:char="F0FC"/>
            </w:r>
          </w:p>
        </w:tc>
        <w:tc>
          <w:tcPr>
            <w:tcW w:w="405" w:type="dxa"/>
            <w:vAlign w:val="center"/>
          </w:tcPr>
          <w:p w14:paraId="2A3D68B8" w14:textId="77777777" w:rsidR="00A26C0D" w:rsidRDefault="00E260B6">
            <w:pPr>
              <w:jc w:val="center"/>
            </w:pPr>
            <w:r>
              <w:rPr>
                <w:b/>
                <w:sz w:val="24"/>
                <w:szCs w:val="24"/>
              </w:rPr>
              <w:sym w:font="Wingdings" w:char="F0FC"/>
            </w:r>
          </w:p>
        </w:tc>
        <w:tc>
          <w:tcPr>
            <w:tcW w:w="405" w:type="dxa"/>
            <w:vAlign w:val="center"/>
          </w:tcPr>
          <w:p w14:paraId="10E722A1" w14:textId="77777777" w:rsidR="00A26C0D" w:rsidRDefault="00E260B6">
            <w:pPr>
              <w:jc w:val="center"/>
            </w:pPr>
            <w:r>
              <w:rPr>
                <w:b/>
                <w:sz w:val="24"/>
                <w:szCs w:val="24"/>
              </w:rPr>
              <w:sym w:font="Wingdings" w:char="F0FC"/>
            </w:r>
          </w:p>
        </w:tc>
      </w:tr>
      <w:tr w:rsidR="00A26C0D" w14:paraId="4C988A7F" w14:textId="77777777">
        <w:tc>
          <w:tcPr>
            <w:tcW w:w="3664" w:type="dxa"/>
            <w:tcBorders>
              <w:left w:val="single" w:sz="8" w:space="0" w:color="auto"/>
              <w:right w:val="single" w:sz="12" w:space="0" w:color="auto"/>
            </w:tcBorders>
            <w:shd w:val="clear" w:color="auto" w:fill="B8CCE4" w:themeFill="accent1" w:themeFillTint="66"/>
          </w:tcPr>
          <w:p w14:paraId="36896DA1" w14:textId="77777777" w:rsidR="00A26C0D" w:rsidRDefault="00E260B6">
            <w:r>
              <w:rPr>
                <w:rFonts w:cs="Arial"/>
              </w:rPr>
              <w:t>Blockchain analysis for illicit activity discovering</w:t>
            </w:r>
          </w:p>
        </w:tc>
        <w:tc>
          <w:tcPr>
            <w:tcW w:w="428" w:type="dxa"/>
            <w:tcBorders>
              <w:left w:val="single" w:sz="12" w:space="0" w:color="auto"/>
            </w:tcBorders>
            <w:shd w:val="clear" w:color="auto" w:fill="B8CCE4" w:themeFill="accent1" w:themeFillTint="66"/>
            <w:vAlign w:val="center"/>
          </w:tcPr>
          <w:p w14:paraId="513F7A27"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0B3DFAA5"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63C54290"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2197781D" w14:textId="77777777" w:rsidR="00A26C0D" w:rsidRDefault="00A26C0D">
            <w:pPr>
              <w:jc w:val="center"/>
            </w:pPr>
          </w:p>
        </w:tc>
        <w:tc>
          <w:tcPr>
            <w:tcW w:w="428" w:type="dxa"/>
            <w:tcBorders>
              <w:right w:val="single" w:sz="12" w:space="0" w:color="auto"/>
            </w:tcBorders>
            <w:shd w:val="clear" w:color="auto" w:fill="B8CCE4" w:themeFill="accent1" w:themeFillTint="66"/>
            <w:vAlign w:val="center"/>
          </w:tcPr>
          <w:p w14:paraId="4AE7B64B" w14:textId="77777777" w:rsidR="00A26C0D" w:rsidRDefault="00E260B6">
            <w:pPr>
              <w:jc w:val="center"/>
            </w:pPr>
            <w:r>
              <w:rPr>
                <w:b/>
                <w:sz w:val="24"/>
                <w:szCs w:val="24"/>
              </w:rPr>
              <w:sym w:font="Wingdings" w:char="F0FC"/>
            </w:r>
          </w:p>
        </w:tc>
        <w:tc>
          <w:tcPr>
            <w:tcW w:w="405" w:type="dxa"/>
            <w:tcBorders>
              <w:left w:val="single" w:sz="12" w:space="0" w:color="auto"/>
            </w:tcBorders>
            <w:shd w:val="clear" w:color="auto" w:fill="B8CCE4" w:themeFill="accent1" w:themeFillTint="66"/>
            <w:vAlign w:val="center"/>
          </w:tcPr>
          <w:p w14:paraId="36493935"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3224778D" w14:textId="77777777" w:rsidR="00A26C0D" w:rsidRDefault="00E260B6">
            <w:pPr>
              <w:jc w:val="center"/>
            </w:pPr>
            <w:r>
              <w:t>N</w:t>
            </w:r>
          </w:p>
        </w:tc>
        <w:tc>
          <w:tcPr>
            <w:tcW w:w="405" w:type="dxa"/>
            <w:shd w:val="clear" w:color="auto" w:fill="B8CCE4" w:themeFill="accent1" w:themeFillTint="66"/>
            <w:vAlign w:val="center"/>
          </w:tcPr>
          <w:p w14:paraId="3C0B3922" w14:textId="77777777" w:rsidR="00A26C0D" w:rsidRDefault="00E260B6">
            <w:pPr>
              <w:jc w:val="center"/>
            </w:pPr>
            <w:r>
              <w:t>N</w:t>
            </w:r>
          </w:p>
        </w:tc>
        <w:tc>
          <w:tcPr>
            <w:tcW w:w="405" w:type="dxa"/>
            <w:shd w:val="clear" w:color="auto" w:fill="B8CCE4" w:themeFill="accent1" w:themeFillTint="66"/>
            <w:vAlign w:val="center"/>
          </w:tcPr>
          <w:p w14:paraId="159BB02F" w14:textId="77777777" w:rsidR="00A26C0D" w:rsidRDefault="00E260B6">
            <w:pPr>
              <w:jc w:val="center"/>
            </w:pPr>
            <w:r>
              <w:t>N</w:t>
            </w:r>
          </w:p>
        </w:tc>
        <w:tc>
          <w:tcPr>
            <w:tcW w:w="405" w:type="dxa"/>
            <w:tcBorders>
              <w:right w:val="single" w:sz="12" w:space="0" w:color="auto"/>
            </w:tcBorders>
            <w:shd w:val="clear" w:color="auto" w:fill="B8CCE4" w:themeFill="accent1" w:themeFillTint="66"/>
            <w:vAlign w:val="center"/>
          </w:tcPr>
          <w:p w14:paraId="10C2C4F5" w14:textId="77777777" w:rsidR="00A26C0D" w:rsidRDefault="00A26C0D">
            <w:pPr>
              <w:jc w:val="center"/>
            </w:pPr>
          </w:p>
        </w:tc>
        <w:tc>
          <w:tcPr>
            <w:tcW w:w="405" w:type="dxa"/>
            <w:tcBorders>
              <w:left w:val="single" w:sz="12" w:space="0" w:color="auto"/>
            </w:tcBorders>
            <w:shd w:val="clear" w:color="auto" w:fill="B8CCE4" w:themeFill="accent1" w:themeFillTint="66"/>
            <w:vAlign w:val="center"/>
          </w:tcPr>
          <w:p w14:paraId="1B0AA23B"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01FE5FE5"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16B178FC"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317B1625" w14:textId="77777777" w:rsidR="00A26C0D" w:rsidRDefault="00A26C0D">
            <w:pPr>
              <w:jc w:val="center"/>
            </w:pPr>
          </w:p>
        </w:tc>
        <w:tc>
          <w:tcPr>
            <w:tcW w:w="405" w:type="dxa"/>
            <w:shd w:val="clear" w:color="auto" w:fill="B8CCE4" w:themeFill="accent1" w:themeFillTint="66"/>
            <w:vAlign w:val="center"/>
          </w:tcPr>
          <w:p w14:paraId="5A0D5591" w14:textId="77777777" w:rsidR="00A26C0D" w:rsidRDefault="00E260B6">
            <w:pPr>
              <w:jc w:val="center"/>
            </w:pPr>
            <w:r>
              <w:rPr>
                <w:b/>
                <w:sz w:val="24"/>
                <w:szCs w:val="24"/>
              </w:rPr>
              <w:sym w:font="Wingdings" w:char="F0FC"/>
            </w:r>
          </w:p>
        </w:tc>
      </w:tr>
      <w:tr w:rsidR="00A26C0D" w14:paraId="7E3A6FB9" w14:textId="77777777">
        <w:tc>
          <w:tcPr>
            <w:tcW w:w="3664" w:type="dxa"/>
            <w:tcBorders>
              <w:left w:val="single" w:sz="8" w:space="0" w:color="auto"/>
              <w:right w:val="single" w:sz="12" w:space="0" w:color="auto"/>
            </w:tcBorders>
          </w:tcPr>
          <w:p w14:paraId="1305F66B" w14:textId="77777777" w:rsidR="00A26C0D" w:rsidRDefault="00E260B6">
            <w:r>
              <w:rPr>
                <w:rFonts w:cs="Arial"/>
              </w:rPr>
              <w:t>Construction of source network and filtering</w:t>
            </w:r>
          </w:p>
        </w:tc>
        <w:tc>
          <w:tcPr>
            <w:tcW w:w="428" w:type="dxa"/>
            <w:tcBorders>
              <w:left w:val="single" w:sz="12" w:space="0" w:color="auto"/>
            </w:tcBorders>
            <w:vAlign w:val="center"/>
          </w:tcPr>
          <w:p w14:paraId="66CB16E6" w14:textId="77777777" w:rsidR="00A26C0D" w:rsidRDefault="00E260B6">
            <w:pPr>
              <w:jc w:val="center"/>
            </w:pPr>
            <w:r>
              <w:rPr>
                <w:b/>
                <w:sz w:val="24"/>
                <w:szCs w:val="24"/>
              </w:rPr>
              <w:sym w:font="Wingdings" w:char="F0FC"/>
            </w:r>
          </w:p>
        </w:tc>
        <w:tc>
          <w:tcPr>
            <w:tcW w:w="428" w:type="dxa"/>
            <w:vAlign w:val="center"/>
          </w:tcPr>
          <w:p w14:paraId="183A5FF5" w14:textId="77777777" w:rsidR="00A26C0D" w:rsidRDefault="00E260B6">
            <w:pPr>
              <w:jc w:val="center"/>
            </w:pPr>
            <w:r>
              <w:rPr>
                <w:b/>
                <w:sz w:val="24"/>
                <w:szCs w:val="24"/>
              </w:rPr>
              <w:sym w:font="Wingdings" w:char="F0FC"/>
            </w:r>
          </w:p>
        </w:tc>
        <w:tc>
          <w:tcPr>
            <w:tcW w:w="428" w:type="dxa"/>
            <w:vAlign w:val="center"/>
          </w:tcPr>
          <w:p w14:paraId="127FEAC9" w14:textId="77777777" w:rsidR="00A26C0D" w:rsidRDefault="00E260B6">
            <w:pPr>
              <w:jc w:val="center"/>
            </w:pPr>
            <w:r>
              <w:rPr>
                <w:b/>
                <w:sz w:val="24"/>
                <w:szCs w:val="24"/>
              </w:rPr>
              <w:sym w:font="Wingdings" w:char="F0FC"/>
            </w:r>
          </w:p>
        </w:tc>
        <w:tc>
          <w:tcPr>
            <w:tcW w:w="428" w:type="dxa"/>
            <w:vAlign w:val="center"/>
          </w:tcPr>
          <w:p w14:paraId="505EDE03" w14:textId="77777777" w:rsidR="00A26C0D" w:rsidRDefault="00E260B6">
            <w:pPr>
              <w:jc w:val="center"/>
            </w:pPr>
            <w:r>
              <w:rPr>
                <w:b/>
                <w:sz w:val="24"/>
                <w:szCs w:val="24"/>
              </w:rPr>
              <w:sym w:font="Wingdings" w:char="F0FC"/>
            </w:r>
          </w:p>
        </w:tc>
        <w:tc>
          <w:tcPr>
            <w:tcW w:w="428" w:type="dxa"/>
            <w:tcBorders>
              <w:right w:val="single" w:sz="12" w:space="0" w:color="auto"/>
            </w:tcBorders>
            <w:vAlign w:val="center"/>
          </w:tcPr>
          <w:p w14:paraId="6277ED62" w14:textId="77777777" w:rsidR="00A26C0D" w:rsidRDefault="00E260B6">
            <w:pPr>
              <w:jc w:val="center"/>
            </w:pPr>
            <w:r>
              <w:rPr>
                <w:b/>
                <w:sz w:val="24"/>
                <w:szCs w:val="24"/>
              </w:rPr>
              <w:sym w:font="Wingdings" w:char="F0FC"/>
            </w:r>
          </w:p>
        </w:tc>
        <w:tc>
          <w:tcPr>
            <w:tcW w:w="405" w:type="dxa"/>
            <w:tcBorders>
              <w:left w:val="single" w:sz="12" w:space="0" w:color="auto"/>
            </w:tcBorders>
            <w:vAlign w:val="center"/>
          </w:tcPr>
          <w:p w14:paraId="2DDAAFB4" w14:textId="77777777" w:rsidR="00A26C0D" w:rsidRDefault="00E260B6">
            <w:pPr>
              <w:jc w:val="center"/>
            </w:pPr>
            <w:r>
              <w:rPr>
                <w:b/>
                <w:sz w:val="24"/>
                <w:szCs w:val="24"/>
              </w:rPr>
              <w:sym w:font="Wingdings" w:char="F0FC"/>
            </w:r>
          </w:p>
        </w:tc>
        <w:tc>
          <w:tcPr>
            <w:tcW w:w="405" w:type="dxa"/>
            <w:vAlign w:val="center"/>
          </w:tcPr>
          <w:p w14:paraId="399363D5" w14:textId="77777777" w:rsidR="00A26C0D" w:rsidRDefault="00E260B6">
            <w:pPr>
              <w:jc w:val="center"/>
            </w:pPr>
            <w:r>
              <w:t>N</w:t>
            </w:r>
          </w:p>
        </w:tc>
        <w:tc>
          <w:tcPr>
            <w:tcW w:w="405" w:type="dxa"/>
            <w:vAlign w:val="center"/>
          </w:tcPr>
          <w:p w14:paraId="6669BB3E" w14:textId="77777777" w:rsidR="00A26C0D" w:rsidRDefault="00E260B6">
            <w:pPr>
              <w:jc w:val="center"/>
            </w:pPr>
            <w:r>
              <w:t>N</w:t>
            </w:r>
          </w:p>
        </w:tc>
        <w:tc>
          <w:tcPr>
            <w:tcW w:w="405" w:type="dxa"/>
            <w:vAlign w:val="center"/>
          </w:tcPr>
          <w:p w14:paraId="014123B3" w14:textId="77777777" w:rsidR="00A26C0D" w:rsidRDefault="00E260B6">
            <w:pPr>
              <w:jc w:val="center"/>
            </w:pPr>
            <w:r>
              <w:t>N</w:t>
            </w:r>
          </w:p>
        </w:tc>
        <w:tc>
          <w:tcPr>
            <w:tcW w:w="405" w:type="dxa"/>
            <w:tcBorders>
              <w:right w:val="single" w:sz="12" w:space="0" w:color="auto"/>
            </w:tcBorders>
            <w:vAlign w:val="center"/>
          </w:tcPr>
          <w:p w14:paraId="3B034C44" w14:textId="77777777" w:rsidR="00A26C0D" w:rsidRDefault="00E260B6">
            <w:pPr>
              <w:jc w:val="center"/>
            </w:pPr>
            <w:r>
              <w:rPr>
                <w:b/>
                <w:sz w:val="24"/>
                <w:szCs w:val="24"/>
              </w:rPr>
              <w:sym w:font="Wingdings" w:char="F0FC"/>
            </w:r>
          </w:p>
        </w:tc>
        <w:tc>
          <w:tcPr>
            <w:tcW w:w="405" w:type="dxa"/>
            <w:tcBorders>
              <w:left w:val="single" w:sz="12" w:space="0" w:color="auto"/>
            </w:tcBorders>
            <w:vAlign w:val="center"/>
          </w:tcPr>
          <w:p w14:paraId="08919610" w14:textId="77777777" w:rsidR="00A26C0D" w:rsidRDefault="00E260B6">
            <w:pPr>
              <w:jc w:val="center"/>
            </w:pPr>
            <w:r>
              <w:rPr>
                <w:b/>
                <w:sz w:val="24"/>
                <w:szCs w:val="24"/>
              </w:rPr>
              <w:sym w:font="Wingdings" w:char="F0FC"/>
            </w:r>
          </w:p>
        </w:tc>
        <w:tc>
          <w:tcPr>
            <w:tcW w:w="405" w:type="dxa"/>
            <w:vAlign w:val="center"/>
          </w:tcPr>
          <w:p w14:paraId="54369C15" w14:textId="77777777" w:rsidR="00A26C0D" w:rsidRDefault="00E260B6">
            <w:pPr>
              <w:jc w:val="center"/>
            </w:pPr>
            <w:r>
              <w:rPr>
                <w:b/>
                <w:sz w:val="24"/>
                <w:szCs w:val="24"/>
              </w:rPr>
              <w:sym w:font="Wingdings" w:char="F0FC"/>
            </w:r>
          </w:p>
        </w:tc>
        <w:tc>
          <w:tcPr>
            <w:tcW w:w="405" w:type="dxa"/>
            <w:vAlign w:val="center"/>
          </w:tcPr>
          <w:p w14:paraId="4E0EBB47" w14:textId="77777777" w:rsidR="00A26C0D" w:rsidRDefault="00E260B6">
            <w:pPr>
              <w:jc w:val="center"/>
            </w:pPr>
            <w:r>
              <w:rPr>
                <w:b/>
                <w:sz w:val="24"/>
                <w:szCs w:val="24"/>
              </w:rPr>
              <w:sym w:font="Wingdings" w:char="F0FC"/>
            </w:r>
          </w:p>
        </w:tc>
        <w:tc>
          <w:tcPr>
            <w:tcW w:w="405" w:type="dxa"/>
            <w:vAlign w:val="center"/>
          </w:tcPr>
          <w:p w14:paraId="263370FB" w14:textId="77777777" w:rsidR="00A26C0D" w:rsidRDefault="00E260B6">
            <w:pPr>
              <w:jc w:val="center"/>
            </w:pPr>
            <w:r>
              <w:rPr>
                <w:b/>
                <w:sz w:val="24"/>
                <w:szCs w:val="24"/>
              </w:rPr>
              <w:sym w:font="Wingdings" w:char="F0FC"/>
            </w:r>
          </w:p>
        </w:tc>
        <w:tc>
          <w:tcPr>
            <w:tcW w:w="405" w:type="dxa"/>
            <w:vAlign w:val="center"/>
          </w:tcPr>
          <w:p w14:paraId="1E820D06" w14:textId="77777777" w:rsidR="00A26C0D" w:rsidRDefault="00E260B6">
            <w:pPr>
              <w:jc w:val="center"/>
            </w:pPr>
            <w:r>
              <w:rPr>
                <w:b/>
                <w:sz w:val="24"/>
                <w:szCs w:val="24"/>
              </w:rPr>
              <w:sym w:font="Wingdings" w:char="F0FC"/>
            </w:r>
          </w:p>
        </w:tc>
      </w:tr>
      <w:tr w:rsidR="00A26C0D" w14:paraId="16B5F883" w14:textId="77777777">
        <w:tc>
          <w:tcPr>
            <w:tcW w:w="9854" w:type="dxa"/>
            <w:gridSpan w:val="16"/>
            <w:tcBorders>
              <w:left w:val="single" w:sz="8" w:space="0" w:color="auto"/>
              <w:right w:val="single" w:sz="8" w:space="0" w:color="auto"/>
            </w:tcBorders>
            <w:shd w:val="clear" w:color="auto" w:fill="BFBFBF" w:themeFill="background1" w:themeFillShade="BF"/>
          </w:tcPr>
          <w:p w14:paraId="22DD1687" w14:textId="77777777" w:rsidR="00A26C0D" w:rsidRDefault="00E260B6">
            <w:pPr>
              <w:jc w:val="center"/>
            </w:pPr>
            <w:r>
              <w:rPr>
                <w:rFonts w:cs="Arial"/>
              </w:rPr>
              <w:t>Big Data analysis and analytics</w:t>
            </w:r>
          </w:p>
        </w:tc>
      </w:tr>
      <w:tr w:rsidR="00A26C0D" w14:paraId="6DAEB154" w14:textId="77777777">
        <w:tc>
          <w:tcPr>
            <w:tcW w:w="3664" w:type="dxa"/>
            <w:tcBorders>
              <w:left w:val="single" w:sz="8" w:space="0" w:color="auto"/>
              <w:right w:val="single" w:sz="12" w:space="0" w:color="auto"/>
            </w:tcBorders>
          </w:tcPr>
          <w:p w14:paraId="5E0B674B" w14:textId="77777777" w:rsidR="00A26C0D" w:rsidRDefault="00E260B6">
            <w:pPr>
              <w:rPr>
                <w:rFonts w:cs="Arial"/>
              </w:rPr>
            </w:pPr>
            <w:r>
              <w:rPr>
                <w:rFonts w:cs="Arial"/>
              </w:rPr>
              <w:t>Multilingual Text analysis</w:t>
            </w:r>
          </w:p>
        </w:tc>
        <w:tc>
          <w:tcPr>
            <w:tcW w:w="428" w:type="dxa"/>
            <w:tcBorders>
              <w:left w:val="single" w:sz="12" w:space="0" w:color="auto"/>
            </w:tcBorders>
            <w:vAlign w:val="center"/>
          </w:tcPr>
          <w:p w14:paraId="7686A0CD" w14:textId="77777777" w:rsidR="00A26C0D" w:rsidRDefault="00E260B6">
            <w:pPr>
              <w:jc w:val="center"/>
            </w:pPr>
            <w:r>
              <w:rPr>
                <w:b/>
                <w:sz w:val="24"/>
                <w:szCs w:val="24"/>
              </w:rPr>
              <w:sym w:font="Wingdings" w:char="F0FC"/>
            </w:r>
          </w:p>
        </w:tc>
        <w:tc>
          <w:tcPr>
            <w:tcW w:w="428" w:type="dxa"/>
            <w:vAlign w:val="center"/>
          </w:tcPr>
          <w:p w14:paraId="25D3E2A4" w14:textId="77777777" w:rsidR="00A26C0D" w:rsidRDefault="00E260B6">
            <w:pPr>
              <w:jc w:val="center"/>
            </w:pPr>
            <w:r>
              <w:t>N</w:t>
            </w:r>
          </w:p>
        </w:tc>
        <w:tc>
          <w:tcPr>
            <w:tcW w:w="428" w:type="dxa"/>
            <w:vAlign w:val="center"/>
          </w:tcPr>
          <w:p w14:paraId="4CAA8552" w14:textId="77777777" w:rsidR="00A26C0D" w:rsidRDefault="00E260B6">
            <w:pPr>
              <w:jc w:val="center"/>
            </w:pPr>
            <w:r>
              <w:t>N</w:t>
            </w:r>
          </w:p>
        </w:tc>
        <w:tc>
          <w:tcPr>
            <w:tcW w:w="428" w:type="dxa"/>
            <w:vAlign w:val="center"/>
          </w:tcPr>
          <w:p w14:paraId="44C9692A" w14:textId="77777777" w:rsidR="00A26C0D" w:rsidRDefault="00E260B6">
            <w:pPr>
              <w:jc w:val="center"/>
            </w:pPr>
            <w:r>
              <w:t>N</w:t>
            </w:r>
          </w:p>
        </w:tc>
        <w:tc>
          <w:tcPr>
            <w:tcW w:w="428" w:type="dxa"/>
            <w:tcBorders>
              <w:right w:val="single" w:sz="12" w:space="0" w:color="auto"/>
            </w:tcBorders>
            <w:vAlign w:val="center"/>
          </w:tcPr>
          <w:p w14:paraId="7DD449F2" w14:textId="77777777" w:rsidR="00A26C0D" w:rsidRDefault="00E260B6">
            <w:pPr>
              <w:jc w:val="center"/>
            </w:pPr>
            <w:r>
              <w:t>N</w:t>
            </w:r>
          </w:p>
        </w:tc>
        <w:tc>
          <w:tcPr>
            <w:tcW w:w="405" w:type="dxa"/>
            <w:tcBorders>
              <w:left w:val="single" w:sz="12" w:space="0" w:color="auto"/>
            </w:tcBorders>
            <w:vAlign w:val="center"/>
          </w:tcPr>
          <w:p w14:paraId="5425B303" w14:textId="77777777" w:rsidR="00A26C0D" w:rsidRDefault="00E260B6">
            <w:pPr>
              <w:jc w:val="center"/>
            </w:pPr>
            <w:r>
              <w:rPr>
                <w:b/>
                <w:sz w:val="24"/>
                <w:szCs w:val="24"/>
              </w:rPr>
              <w:sym w:font="Wingdings" w:char="F0FC"/>
            </w:r>
          </w:p>
        </w:tc>
        <w:tc>
          <w:tcPr>
            <w:tcW w:w="405" w:type="dxa"/>
            <w:vAlign w:val="center"/>
          </w:tcPr>
          <w:p w14:paraId="45515BB9" w14:textId="77777777" w:rsidR="00A26C0D" w:rsidRDefault="00E260B6">
            <w:pPr>
              <w:jc w:val="center"/>
            </w:pPr>
            <w:r>
              <w:t>N</w:t>
            </w:r>
          </w:p>
        </w:tc>
        <w:tc>
          <w:tcPr>
            <w:tcW w:w="405" w:type="dxa"/>
            <w:vAlign w:val="center"/>
          </w:tcPr>
          <w:p w14:paraId="5D3895AE" w14:textId="77777777" w:rsidR="00A26C0D" w:rsidRDefault="00E260B6">
            <w:pPr>
              <w:jc w:val="center"/>
            </w:pPr>
            <w:r>
              <w:t>N</w:t>
            </w:r>
          </w:p>
        </w:tc>
        <w:tc>
          <w:tcPr>
            <w:tcW w:w="405" w:type="dxa"/>
            <w:vAlign w:val="center"/>
          </w:tcPr>
          <w:p w14:paraId="5ED32D5E" w14:textId="77777777" w:rsidR="00A26C0D" w:rsidRDefault="00E260B6">
            <w:pPr>
              <w:jc w:val="center"/>
            </w:pPr>
            <w:r>
              <w:t>N</w:t>
            </w:r>
          </w:p>
        </w:tc>
        <w:tc>
          <w:tcPr>
            <w:tcW w:w="405" w:type="dxa"/>
            <w:tcBorders>
              <w:right w:val="single" w:sz="12" w:space="0" w:color="auto"/>
            </w:tcBorders>
            <w:vAlign w:val="center"/>
          </w:tcPr>
          <w:p w14:paraId="66806456" w14:textId="77777777" w:rsidR="00A26C0D" w:rsidRDefault="00E260B6">
            <w:pPr>
              <w:jc w:val="center"/>
            </w:pPr>
            <w:r>
              <w:t>N</w:t>
            </w:r>
          </w:p>
        </w:tc>
        <w:tc>
          <w:tcPr>
            <w:tcW w:w="405" w:type="dxa"/>
            <w:tcBorders>
              <w:left w:val="single" w:sz="12" w:space="0" w:color="auto"/>
            </w:tcBorders>
            <w:vAlign w:val="center"/>
          </w:tcPr>
          <w:p w14:paraId="66961460" w14:textId="77777777" w:rsidR="00A26C0D" w:rsidRDefault="00E260B6">
            <w:pPr>
              <w:jc w:val="center"/>
            </w:pPr>
            <w:r>
              <w:rPr>
                <w:b/>
                <w:sz w:val="24"/>
                <w:szCs w:val="24"/>
              </w:rPr>
              <w:sym w:font="Wingdings" w:char="F0FC"/>
            </w:r>
          </w:p>
        </w:tc>
        <w:tc>
          <w:tcPr>
            <w:tcW w:w="405" w:type="dxa"/>
            <w:vAlign w:val="center"/>
          </w:tcPr>
          <w:p w14:paraId="26989E9D" w14:textId="77777777" w:rsidR="00A26C0D" w:rsidRDefault="00E260B6">
            <w:pPr>
              <w:jc w:val="center"/>
            </w:pPr>
            <w:r>
              <w:rPr>
                <w:b/>
                <w:sz w:val="24"/>
                <w:szCs w:val="24"/>
              </w:rPr>
              <w:sym w:font="Wingdings" w:char="F0FC"/>
            </w:r>
          </w:p>
        </w:tc>
        <w:tc>
          <w:tcPr>
            <w:tcW w:w="405" w:type="dxa"/>
            <w:vAlign w:val="center"/>
          </w:tcPr>
          <w:p w14:paraId="4809AA8D" w14:textId="77777777" w:rsidR="00A26C0D" w:rsidRDefault="00E260B6">
            <w:pPr>
              <w:jc w:val="center"/>
            </w:pPr>
            <w:r>
              <w:rPr>
                <w:b/>
                <w:sz w:val="24"/>
                <w:szCs w:val="24"/>
              </w:rPr>
              <w:sym w:font="Wingdings" w:char="F0FC"/>
            </w:r>
          </w:p>
        </w:tc>
        <w:tc>
          <w:tcPr>
            <w:tcW w:w="405" w:type="dxa"/>
            <w:vAlign w:val="center"/>
          </w:tcPr>
          <w:p w14:paraId="35E0C1EF" w14:textId="77777777" w:rsidR="00A26C0D" w:rsidRDefault="00E260B6">
            <w:pPr>
              <w:jc w:val="center"/>
            </w:pPr>
            <w:r>
              <w:t>N</w:t>
            </w:r>
          </w:p>
        </w:tc>
        <w:tc>
          <w:tcPr>
            <w:tcW w:w="405" w:type="dxa"/>
            <w:vAlign w:val="center"/>
          </w:tcPr>
          <w:p w14:paraId="0A7CB815" w14:textId="77777777" w:rsidR="00A26C0D" w:rsidRDefault="00E260B6">
            <w:pPr>
              <w:jc w:val="center"/>
            </w:pPr>
            <w:r>
              <w:t>N</w:t>
            </w:r>
          </w:p>
        </w:tc>
      </w:tr>
      <w:tr w:rsidR="00A26C0D" w14:paraId="7171BC4D" w14:textId="77777777">
        <w:tc>
          <w:tcPr>
            <w:tcW w:w="3664" w:type="dxa"/>
            <w:tcBorders>
              <w:left w:val="single" w:sz="8" w:space="0" w:color="auto"/>
              <w:right w:val="single" w:sz="12" w:space="0" w:color="auto"/>
            </w:tcBorders>
            <w:shd w:val="clear" w:color="auto" w:fill="B8CCE4" w:themeFill="accent1" w:themeFillTint="66"/>
          </w:tcPr>
          <w:p w14:paraId="61D5CA17" w14:textId="77777777" w:rsidR="00A26C0D" w:rsidRDefault="00E260B6">
            <w:pPr>
              <w:rPr>
                <w:rFonts w:cs="Arial"/>
              </w:rPr>
            </w:pPr>
            <w:r>
              <w:rPr>
                <w:rFonts w:cs="Arial"/>
              </w:rPr>
              <w:lastRenderedPageBreak/>
              <w:t>Image and Video analysis</w:t>
            </w:r>
          </w:p>
        </w:tc>
        <w:tc>
          <w:tcPr>
            <w:tcW w:w="428" w:type="dxa"/>
            <w:tcBorders>
              <w:left w:val="single" w:sz="12" w:space="0" w:color="auto"/>
            </w:tcBorders>
            <w:shd w:val="clear" w:color="auto" w:fill="B8CCE4" w:themeFill="accent1" w:themeFillTint="66"/>
            <w:vAlign w:val="center"/>
          </w:tcPr>
          <w:p w14:paraId="61B6C7D1"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3C1C999B"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303DB2BD"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49FED7EC" w14:textId="77777777" w:rsidR="00A26C0D" w:rsidRDefault="00E260B6">
            <w:pPr>
              <w:jc w:val="center"/>
            </w:pPr>
            <w:r>
              <w:t>N</w:t>
            </w:r>
          </w:p>
        </w:tc>
        <w:tc>
          <w:tcPr>
            <w:tcW w:w="428" w:type="dxa"/>
            <w:tcBorders>
              <w:right w:val="single" w:sz="12" w:space="0" w:color="auto"/>
            </w:tcBorders>
            <w:shd w:val="clear" w:color="auto" w:fill="B8CCE4" w:themeFill="accent1" w:themeFillTint="66"/>
            <w:vAlign w:val="center"/>
          </w:tcPr>
          <w:p w14:paraId="50AE5BB7"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4C01534C"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69E55FF3"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1F9EE936"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2E6580BA" w14:textId="77777777" w:rsidR="00A26C0D" w:rsidRDefault="00E260B6">
            <w:pPr>
              <w:jc w:val="center"/>
            </w:pPr>
            <w:r>
              <w:rPr>
                <w:b/>
                <w:sz w:val="24"/>
                <w:szCs w:val="24"/>
              </w:rPr>
              <w:sym w:font="Wingdings" w:char="F0FC"/>
            </w:r>
          </w:p>
        </w:tc>
        <w:tc>
          <w:tcPr>
            <w:tcW w:w="405" w:type="dxa"/>
            <w:tcBorders>
              <w:right w:val="single" w:sz="12" w:space="0" w:color="auto"/>
            </w:tcBorders>
            <w:shd w:val="clear" w:color="auto" w:fill="B8CCE4" w:themeFill="accent1" w:themeFillTint="66"/>
            <w:vAlign w:val="center"/>
          </w:tcPr>
          <w:p w14:paraId="07083DAF"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62331B71"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5DB0B915"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5FB93E35"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60946074" w14:textId="77777777" w:rsidR="00A26C0D" w:rsidRDefault="00E260B6">
            <w:pPr>
              <w:jc w:val="center"/>
            </w:pPr>
            <w:r>
              <w:t>N</w:t>
            </w:r>
          </w:p>
        </w:tc>
        <w:tc>
          <w:tcPr>
            <w:tcW w:w="405" w:type="dxa"/>
            <w:shd w:val="clear" w:color="auto" w:fill="B8CCE4" w:themeFill="accent1" w:themeFillTint="66"/>
            <w:vAlign w:val="center"/>
          </w:tcPr>
          <w:p w14:paraId="37451CE1" w14:textId="77777777" w:rsidR="00A26C0D" w:rsidRDefault="00E260B6">
            <w:pPr>
              <w:jc w:val="center"/>
            </w:pPr>
            <w:r>
              <w:t>N</w:t>
            </w:r>
          </w:p>
        </w:tc>
      </w:tr>
      <w:tr w:rsidR="00A26C0D" w14:paraId="25F0831E" w14:textId="77777777">
        <w:tc>
          <w:tcPr>
            <w:tcW w:w="3664" w:type="dxa"/>
            <w:tcBorders>
              <w:left w:val="single" w:sz="8" w:space="0" w:color="auto"/>
              <w:right w:val="single" w:sz="12" w:space="0" w:color="auto"/>
            </w:tcBorders>
          </w:tcPr>
          <w:p w14:paraId="3351CAA3" w14:textId="77777777" w:rsidR="00A26C0D" w:rsidRDefault="00E260B6">
            <w:pPr>
              <w:rPr>
                <w:rFonts w:cs="Arial"/>
              </w:rPr>
            </w:pPr>
            <w:r>
              <w:rPr>
                <w:rFonts w:cs="Arial"/>
              </w:rPr>
              <w:t>Multilingual automated translation</w:t>
            </w:r>
          </w:p>
        </w:tc>
        <w:tc>
          <w:tcPr>
            <w:tcW w:w="428" w:type="dxa"/>
            <w:tcBorders>
              <w:left w:val="single" w:sz="12" w:space="0" w:color="auto"/>
            </w:tcBorders>
            <w:vAlign w:val="center"/>
          </w:tcPr>
          <w:p w14:paraId="63D7A202" w14:textId="77777777" w:rsidR="00A26C0D" w:rsidRDefault="00E260B6">
            <w:pPr>
              <w:jc w:val="center"/>
            </w:pPr>
            <w:r>
              <w:rPr>
                <w:b/>
                <w:sz w:val="24"/>
                <w:szCs w:val="24"/>
              </w:rPr>
              <w:sym w:font="Wingdings" w:char="F0FC"/>
            </w:r>
          </w:p>
        </w:tc>
        <w:tc>
          <w:tcPr>
            <w:tcW w:w="428" w:type="dxa"/>
            <w:vAlign w:val="center"/>
          </w:tcPr>
          <w:p w14:paraId="626F1BEA" w14:textId="77777777" w:rsidR="00A26C0D" w:rsidRDefault="00E260B6">
            <w:pPr>
              <w:jc w:val="center"/>
            </w:pPr>
            <w:r>
              <w:t>N</w:t>
            </w:r>
          </w:p>
        </w:tc>
        <w:tc>
          <w:tcPr>
            <w:tcW w:w="428" w:type="dxa"/>
            <w:vAlign w:val="center"/>
          </w:tcPr>
          <w:p w14:paraId="5B8EBD24" w14:textId="77777777" w:rsidR="00A26C0D" w:rsidRDefault="00E260B6">
            <w:pPr>
              <w:jc w:val="center"/>
            </w:pPr>
            <w:r>
              <w:t>N</w:t>
            </w:r>
          </w:p>
        </w:tc>
        <w:tc>
          <w:tcPr>
            <w:tcW w:w="428" w:type="dxa"/>
            <w:vAlign w:val="center"/>
          </w:tcPr>
          <w:p w14:paraId="0DFB05D1" w14:textId="77777777" w:rsidR="00A26C0D" w:rsidRDefault="00E260B6">
            <w:pPr>
              <w:jc w:val="center"/>
            </w:pPr>
            <w:r>
              <w:t>N</w:t>
            </w:r>
          </w:p>
        </w:tc>
        <w:tc>
          <w:tcPr>
            <w:tcW w:w="428" w:type="dxa"/>
            <w:tcBorders>
              <w:right w:val="single" w:sz="12" w:space="0" w:color="auto"/>
            </w:tcBorders>
            <w:vAlign w:val="center"/>
          </w:tcPr>
          <w:p w14:paraId="721AE070" w14:textId="77777777" w:rsidR="00A26C0D" w:rsidRDefault="00E260B6">
            <w:pPr>
              <w:jc w:val="center"/>
            </w:pPr>
            <w:r>
              <w:rPr>
                <w:b/>
                <w:sz w:val="24"/>
                <w:szCs w:val="24"/>
              </w:rPr>
              <w:sym w:font="Wingdings" w:char="F0FC"/>
            </w:r>
          </w:p>
        </w:tc>
        <w:tc>
          <w:tcPr>
            <w:tcW w:w="405" w:type="dxa"/>
            <w:tcBorders>
              <w:left w:val="single" w:sz="12" w:space="0" w:color="auto"/>
            </w:tcBorders>
            <w:vAlign w:val="center"/>
          </w:tcPr>
          <w:p w14:paraId="0C212DC3" w14:textId="77777777" w:rsidR="00A26C0D" w:rsidRDefault="00E260B6">
            <w:pPr>
              <w:jc w:val="center"/>
            </w:pPr>
            <w:r>
              <w:rPr>
                <w:b/>
                <w:sz w:val="24"/>
                <w:szCs w:val="24"/>
              </w:rPr>
              <w:sym w:font="Wingdings" w:char="F0FC"/>
            </w:r>
          </w:p>
        </w:tc>
        <w:tc>
          <w:tcPr>
            <w:tcW w:w="405" w:type="dxa"/>
            <w:vAlign w:val="center"/>
          </w:tcPr>
          <w:p w14:paraId="6FE55C17" w14:textId="77777777" w:rsidR="00A26C0D" w:rsidRDefault="00E260B6">
            <w:pPr>
              <w:jc w:val="center"/>
            </w:pPr>
            <w:r>
              <w:t>N</w:t>
            </w:r>
          </w:p>
        </w:tc>
        <w:tc>
          <w:tcPr>
            <w:tcW w:w="405" w:type="dxa"/>
            <w:vAlign w:val="center"/>
          </w:tcPr>
          <w:p w14:paraId="4D0ADEC8" w14:textId="77777777" w:rsidR="00A26C0D" w:rsidRDefault="00E260B6">
            <w:pPr>
              <w:jc w:val="center"/>
            </w:pPr>
            <w:r>
              <w:t>N</w:t>
            </w:r>
          </w:p>
        </w:tc>
        <w:tc>
          <w:tcPr>
            <w:tcW w:w="405" w:type="dxa"/>
            <w:vAlign w:val="center"/>
          </w:tcPr>
          <w:p w14:paraId="35118562" w14:textId="77777777" w:rsidR="00A26C0D" w:rsidRDefault="00E260B6">
            <w:pPr>
              <w:jc w:val="center"/>
            </w:pPr>
            <w:r>
              <w:t>N</w:t>
            </w:r>
          </w:p>
        </w:tc>
        <w:tc>
          <w:tcPr>
            <w:tcW w:w="405" w:type="dxa"/>
            <w:tcBorders>
              <w:right w:val="single" w:sz="12" w:space="0" w:color="auto"/>
            </w:tcBorders>
            <w:vAlign w:val="center"/>
          </w:tcPr>
          <w:p w14:paraId="7C36DB90" w14:textId="77777777" w:rsidR="00A26C0D" w:rsidRDefault="00E260B6">
            <w:pPr>
              <w:jc w:val="center"/>
            </w:pPr>
            <w:r>
              <w:t>N</w:t>
            </w:r>
          </w:p>
        </w:tc>
        <w:tc>
          <w:tcPr>
            <w:tcW w:w="405" w:type="dxa"/>
            <w:tcBorders>
              <w:left w:val="single" w:sz="12" w:space="0" w:color="auto"/>
            </w:tcBorders>
            <w:vAlign w:val="center"/>
          </w:tcPr>
          <w:p w14:paraId="5F9210C8" w14:textId="77777777" w:rsidR="00A26C0D" w:rsidRDefault="00E260B6">
            <w:pPr>
              <w:jc w:val="center"/>
            </w:pPr>
            <w:r>
              <w:rPr>
                <w:b/>
                <w:sz w:val="24"/>
                <w:szCs w:val="24"/>
              </w:rPr>
              <w:sym w:font="Wingdings" w:char="F0FC"/>
            </w:r>
          </w:p>
        </w:tc>
        <w:tc>
          <w:tcPr>
            <w:tcW w:w="405" w:type="dxa"/>
            <w:vAlign w:val="center"/>
          </w:tcPr>
          <w:p w14:paraId="019AB109" w14:textId="77777777" w:rsidR="00A26C0D" w:rsidRDefault="00E260B6">
            <w:pPr>
              <w:jc w:val="center"/>
            </w:pPr>
            <w:r>
              <w:rPr>
                <w:b/>
                <w:sz w:val="24"/>
                <w:szCs w:val="24"/>
              </w:rPr>
              <w:sym w:font="Wingdings" w:char="F0FC"/>
            </w:r>
          </w:p>
        </w:tc>
        <w:tc>
          <w:tcPr>
            <w:tcW w:w="405" w:type="dxa"/>
            <w:vAlign w:val="center"/>
          </w:tcPr>
          <w:p w14:paraId="26865AB9" w14:textId="77777777" w:rsidR="00A26C0D" w:rsidRDefault="00E260B6">
            <w:pPr>
              <w:jc w:val="center"/>
            </w:pPr>
            <w:r>
              <w:rPr>
                <w:b/>
                <w:sz w:val="24"/>
                <w:szCs w:val="24"/>
              </w:rPr>
              <w:sym w:font="Wingdings" w:char="F0FC"/>
            </w:r>
          </w:p>
        </w:tc>
        <w:tc>
          <w:tcPr>
            <w:tcW w:w="405" w:type="dxa"/>
            <w:vAlign w:val="center"/>
          </w:tcPr>
          <w:p w14:paraId="0B532462" w14:textId="77777777" w:rsidR="00A26C0D" w:rsidRDefault="00E260B6">
            <w:pPr>
              <w:jc w:val="center"/>
            </w:pPr>
            <w:r>
              <w:t>N</w:t>
            </w:r>
          </w:p>
        </w:tc>
        <w:tc>
          <w:tcPr>
            <w:tcW w:w="405" w:type="dxa"/>
            <w:vAlign w:val="center"/>
          </w:tcPr>
          <w:p w14:paraId="0FA772EC" w14:textId="77777777" w:rsidR="00A26C0D" w:rsidRDefault="00E260B6">
            <w:pPr>
              <w:jc w:val="center"/>
            </w:pPr>
            <w:r>
              <w:rPr>
                <w:b/>
                <w:sz w:val="24"/>
                <w:szCs w:val="24"/>
              </w:rPr>
              <w:sym w:font="Wingdings" w:char="F0FC"/>
            </w:r>
          </w:p>
        </w:tc>
      </w:tr>
      <w:tr w:rsidR="00A26C0D" w14:paraId="1DF2F002" w14:textId="77777777">
        <w:tc>
          <w:tcPr>
            <w:tcW w:w="3664" w:type="dxa"/>
            <w:tcBorders>
              <w:left w:val="single" w:sz="8" w:space="0" w:color="auto"/>
              <w:right w:val="single" w:sz="12" w:space="0" w:color="auto"/>
            </w:tcBorders>
            <w:shd w:val="clear" w:color="auto" w:fill="B8CCE4" w:themeFill="accent1" w:themeFillTint="66"/>
          </w:tcPr>
          <w:p w14:paraId="16E2DAA6" w14:textId="77777777" w:rsidR="00A26C0D" w:rsidRDefault="00E260B6">
            <w:pPr>
              <w:rPr>
                <w:rFonts w:cs="Arial"/>
              </w:rPr>
            </w:pPr>
            <w:r>
              <w:rPr>
                <w:rFonts w:cs="Arial"/>
              </w:rPr>
              <w:t>Multilingual speech to text</w:t>
            </w:r>
          </w:p>
        </w:tc>
        <w:tc>
          <w:tcPr>
            <w:tcW w:w="428" w:type="dxa"/>
            <w:tcBorders>
              <w:left w:val="single" w:sz="12" w:space="0" w:color="auto"/>
            </w:tcBorders>
            <w:shd w:val="clear" w:color="auto" w:fill="B8CCE4" w:themeFill="accent1" w:themeFillTint="66"/>
            <w:vAlign w:val="center"/>
          </w:tcPr>
          <w:p w14:paraId="17EACBBD" w14:textId="77777777" w:rsidR="00A26C0D" w:rsidRDefault="00A26C0D">
            <w:pPr>
              <w:jc w:val="center"/>
            </w:pPr>
          </w:p>
        </w:tc>
        <w:tc>
          <w:tcPr>
            <w:tcW w:w="428" w:type="dxa"/>
            <w:shd w:val="clear" w:color="auto" w:fill="B8CCE4" w:themeFill="accent1" w:themeFillTint="66"/>
            <w:vAlign w:val="center"/>
          </w:tcPr>
          <w:p w14:paraId="2596E10C" w14:textId="77777777" w:rsidR="00A26C0D" w:rsidRDefault="00E260B6">
            <w:pPr>
              <w:jc w:val="center"/>
            </w:pPr>
            <w:r>
              <w:t>N</w:t>
            </w:r>
          </w:p>
        </w:tc>
        <w:tc>
          <w:tcPr>
            <w:tcW w:w="428" w:type="dxa"/>
            <w:shd w:val="clear" w:color="auto" w:fill="B8CCE4" w:themeFill="accent1" w:themeFillTint="66"/>
            <w:vAlign w:val="center"/>
          </w:tcPr>
          <w:p w14:paraId="28446137" w14:textId="77777777" w:rsidR="00A26C0D" w:rsidRDefault="00E260B6">
            <w:pPr>
              <w:jc w:val="center"/>
            </w:pPr>
            <w:r>
              <w:t>N</w:t>
            </w:r>
          </w:p>
        </w:tc>
        <w:tc>
          <w:tcPr>
            <w:tcW w:w="428" w:type="dxa"/>
            <w:shd w:val="clear" w:color="auto" w:fill="B8CCE4" w:themeFill="accent1" w:themeFillTint="66"/>
            <w:vAlign w:val="center"/>
          </w:tcPr>
          <w:p w14:paraId="625240A0" w14:textId="77777777" w:rsidR="00A26C0D" w:rsidRDefault="00E260B6">
            <w:pPr>
              <w:jc w:val="center"/>
            </w:pPr>
            <w:r>
              <w:t>N</w:t>
            </w:r>
          </w:p>
        </w:tc>
        <w:tc>
          <w:tcPr>
            <w:tcW w:w="428" w:type="dxa"/>
            <w:tcBorders>
              <w:right w:val="single" w:sz="12" w:space="0" w:color="auto"/>
            </w:tcBorders>
            <w:shd w:val="clear" w:color="auto" w:fill="B8CCE4" w:themeFill="accent1" w:themeFillTint="66"/>
            <w:vAlign w:val="center"/>
          </w:tcPr>
          <w:p w14:paraId="088620D1"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1CA5B643" w14:textId="77777777" w:rsidR="00A26C0D" w:rsidRDefault="00A26C0D">
            <w:pPr>
              <w:jc w:val="center"/>
            </w:pPr>
          </w:p>
        </w:tc>
        <w:tc>
          <w:tcPr>
            <w:tcW w:w="405" w:type="dxa"/>
            <w:shd w:val="clear" w:color="auto" w:fill="B8CCE4" w:themeFill="accent1" w:themeFillTint="66"/>
            <w:vAlign w:val="center"/>
          </w:tcPr>
          <w:p w14:paraId="1C4DF4FE" w14:textId="77777777" w:rsidR="00A26C0D" w:rsidRDefault="00E260B6">
            <w:pPr>
              <w:jc w:val="center"/>
            </w:pPr>
            <w:r>
              <w:t>N</w:t>
            </w:r>
          </w:p>
        </w:tc>
        <w:tc>
          <w:tcPr>
            <w:tcW w:w="405" w:type="dxa"/>
            <w:shd w:val="clear" w:color="auto" w:fill="B8CCE4" w:themeFill="accent1" w:themeFillTint="66"/>
            <w:vAlign w:val="center"/>
          </w:tcPr>
          <w:p w14:paraId="75BC8724" w14:textId="77777777" w:rsidR="00A26C0D" w:rsidRDefault="00E260B6">
            <w:pPr>
              <w:jc w:val="center"/>
            </w:pPr>
            <w:r>
              <w:t>N</w:t>
            </w:r>
          </w:p>
        </w:tc>
        <w:tc>
          <w:tcPr>
            <w:tcW w:w="405" w:type="dxa"/>
            <w:shd w:val="clear" w:color="auto" w:fill="B8CCE4" w:themeFill="accent1" w:themeFillTint="66"/>
            <w:vAlign w:val="center"/>
          </w:tcPr>
          <w:p w14:paraId="5C996C3C" w14:textId="77777777" w:rsidR="00A26C0D" w:rsidRDefault="00E260B6">
            <w:pPr>
              <w:jc w:val="center"/>
            </w:pPr>
            <w:r>
              <w:t>N</w:t>
            </w:r>
          </w:p>
        </w:tc>
        <w:tc>
          <w:tcPr>
            <w:tcW w:w="405" w:type="dxa"/>
            <w:tcBorders>
              <w:right w:val="single" w:sz="12" w:space="0" w:color="auto"/>
            </w:tcBorders>
            <w:shd w:val="clear" w:color="auto" w:fill="B8CCE4" w:themeFill="accent1" w:themeFillTint="66"/>
            <w:vAlign w:val="center"/>
          </w:tcPr>
          <w:p w14:paraId="04DA12E4"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3D13672E"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2C6A2BF3"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0024D3C3"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1FDC8216" w14:textId="77777777" w:rsidR="00A26C0D" w:rsidRDefault="00E260B6">
            <w:pPr>
              <w:jc w:val="center"/>
            </w:pPr>
            <w:r>
              <w:t>N</w:t>
            </w:r>
          </w:p>
        </w:tc>
        <w:tc>
          <w:tcPr>
            <w:tcW w:w="405" w:type="dxa"/>
            <w:shd w:val="clear" w:color="auto" w:fill="B8CCE4" w:themeFill="accent1" w:themeFillTint="66"/>
            <w:vAlign w:val="center"/>
          </w:tcPr>
          <w:p w14:paraId="697739D8" w14:textId="77777777" w:rsidR="00A26C0D" w:rsidRDefault="00E260B6">
            <w:pPr>
              <w:jc w:val="center"/>
            </w:pPr>
            <w:r>
              <w:rPr>
                <w:b/>
                <w:sz w:val="24"/>
                <w:szCs w:val="24"/>
              </w:rPr>
              <w:sym w:font="Wingdings" w:char="F0FC"/>
            </w:r>
          </w:p>
        </w:tc>
      </w:tr>
      <w:tr w:rsidR="00A26C0D" w14:paraId="32089AB3" w14:textId="77777777">
        <w:tc>
          <w:tcPr>
            <w:tcW w:w="3664" w:type="dxa"/>
            <w:tcBorders>
              <w:left w:val="single" w:sz="8" w:space="0" w:color="auto"/>
              <w:right w:val="single" w:sz="12" w:space="0" w:color="auto"/>
            </w:tcBorders>
          </w:tcPr>
          <w:p w14:paraId="0BEE3CB8" w14:textId="77777777" w:rsidR="00A26C0D" w:rsidRDefault="00E260B6">
            <w:pPr>
              <w:rPr>
                <w:rFonts w:cs="Arial"/>
              </w:rPr>
            </w:pPr>
            <w:r>
              <w:rPr>
                <w:rFonts w:cs="Arial"/>
              </w:rPr>
              <w:t>Illegal trafficking trend analysis</w:t>
            </w:r>
          </w:p>
        </w:tc>
        <w:tc>
          <w:tcPr>
            <w:tcW w:w="428" w:type="dxa"/>
            <w:tcBorders>
              <w:left w:val="single" w:sz="12" w:space="0" w:color="auto"/>
            </w:tcBorders>
            <w:vAlign w:val="center"/>
          </w:tcPr>
          <w:p w14:paraId="4D9C16F7" w14:textId="77777777" w:rsidR="00A26C0D" w:rsidRDefault="00E260B6">
            <w:pPr>
              <w:jc w:val="center"/>
            </w:pPr>
            <w:r>
              <w:rPr>
                <w:b/>
                <w:sz w:val="24"/>
                <w:szCs w:val="24"/>
              </w:rPr>
              <w:sym w:font="Wingdings" w:char="F0FC"/>
            </w:r>
          </w:p>
        </w:tc>
        <w:tc>
          <w:tcPr>
            <w:tcW w:w="428" w:type="dxa"/>
            <w:vAlign w:val="center"/>
          </w:tcPr>
          <w:p w14:paraId="7829DD71" w14:textId="77777777" w:rsidR="00A26C0D" w:rsidRDefault="00E260B6">
            <w:pPr>
              <w:jc w:val="center"/>
            </w:pPr>
            <w:r>
              <w:t>N</w:t>
            </w:r>
          </w:p>
        </w:tc>
        <w:tc>
          <w:tcPr>
            <w:tcW w:w="428" w:type="dxa"/>
            <w:vAlign w:val="center"/>
          </w:tcPr>
          <w:p w14:paraId="79211E79" w14:textId="77777777" w:rsidR="00A26C0D" w:rsidRDefault="00E260B6">
            <w:pPr>
              <w:jc w:val="center"/>
            </w:pPr>
            <w:r>
              <w:t>N</w:t>
            </w:r>
          </w:p>
        </w:tc>
        <w:tc>
          <w:tcPr>
            <w:tcW w:w="428" w:type="dxa"/>
            <w:vAlign w:val="center"/>
          </w:tcPr>
          <w:p w14:paraId="069B13DA" w14:textId="77777777" w:rsidR="00A26C0D" w:rsidRDefault="00E260B6">
            <w:pPr>
              <w:jc w:val="center"/>
            </w:pPr>
            <w:r>
              <w:t>N</w:t>
            </w:r>
          </w:p>
        </w:tc>
        <w:tc>
          <w:tcPr>
            <w:tcW w:w="428" w:type="dxa"/>
            <w:tcBorders>
              <w:right w:val="single" w:sz="12" w:space="0" w:color="auto"/>
            </w:tcBorders>
            <w:vAlign w:val="center"/>
          </w:tcPr>
          <w:p w14:paraId="06554A78" w14:textId="77777777" w:rsidR="00A26C0D" w:rsidRDefault="00E260B6">
            <w:pPr>
              <w:jc w:val="center"/>
            </w:pPr>
            <w:r>
              <w:t>N</w:t>
            </w:r>
          </w:p>
        </w:tc>
        <w:tc>
          <w:tcPr>
            <w:tcW w:w="405" w:type="dxa"/>
            <w:tcBorders>
              <w:left w:val="single" w:sz="12" w:space="0" w:color="auto"/>
            </w:tcBorders>
            <w:vAlign w:val="center"/>
          </w:tcPr>
          <w:p w14:paraId="1116A0E2" w14:textId="77777777" w:rsidR="00A26C0D" w:rsidRDefault="00E260B6">
            <w:pPr>
              <w:jc w:val="center"/>
            </w:pPr>
            <w:r>
              <w:rPr>
                <w:b/>
                <w:sz w:val="24"/>
                <w:szCs w:val="24"/>
              </w:rPr>
              <w:sym w:font="Wingdings" w:char="F0FC"/>
            </w:r>
          </w:p>
        </w:tc>
        <w:tc>
          <w:tcPr>
            <w:tcW w:w="405" w:type="dxa"/>
            <w:vAlign w:val="center"/>
          </w:tcPr>
          <w:p w14:paraId="2C26B5ED" w14:textId="77777777" w:rsidR="00A26C0D" w:rsidRDefault="00E260B6">
            <w:pPr>
              <w:jc w:val="center"/>
            </w:pPr>
            <w:r>
              <w:t>N</w:t>
            </w:r>
          </w:p>
        </w:tc>
        <w:tc>
          <w:tcPr>
            <w:tcW w:w="405" w:type="dxa"/>
            <w:vAlign w:val="center"/>
          </w:tcPr>
          <w:p w14:paraId="641E04EF" w14:textId="77777777" w:rsidR="00A26C0D" w:rsidRDefault="00E260B6">
            <w:pPr>
              <w:jc w:val="center"/>
            </w:pPr>
            <w:r>
              <w:rPr>
                <w:b/>
                <w:sz w:val="24"/>
                <w:szCs w:val="24"/>
              </w:rPr>
              <w:sym w:font="Wingdings" w:char="F0FC"/>
            </w:r>
          </w:p>
        </w:tc>
        <w:tc>
          <w:tcPr>
            <w:tcW w:w="405" w:type="dxa"/>
            <w:vAlign w:val="center"/>
          </w:tcPr>
          <w:p w14:paraId="6EB03BBC" w14:textId="77777777" w:rsidR="00A26C0D" w:rsidRDefault="00E260B6">
            <w:pPr>
              <w:jc w:val="center"/>
            </w:pPr>
            <w:r>
              <w:t>N</w:t>
            </w:r>
          </w:p>
        </w:tc>
        <w:tc>
          <w:tcPr>
            <w:tcW w:w="405" w:type="dxa"/>
            <w:tcBorders>
              <w:right w:val="single" w:sz="12" w:space="0" w:color="auto"/>
            </w:tcBorders>
            <w:vAlign w:val="center"/>
          </w:tcPr>
          <w:p w14:paraId="79F07F3F" w14:textId="77777777" w:rsidR="00A26C0D" w:rsidRDefault="00E260B6">
            <w:pPr>
              <w:jc w:val="center"/>
            </w:pPr>
            <w:r>
              <w:t>N</w:t>
            </w:r>
          </w:p>
        </w:tc>
        <w:tc>
          <w:tcPr>
            <w:tcW w:w="405" w:type="dxa"/>
            <w:tcBorders>
              <w:left w:val="single" w:sz="12" w:space="0" w:color="auto"/>
            </w:tcBorders>
            <w:vAlign w:val="center"/>
          </w:tcPr>
          <w:p w14:paraId="1A4EA015" w14:textId="77777777" w:rsidR="00A26C0D" w:rsidRDefault="00E260B6">
            <w:pPr>
              <w:jc w:val="center"/>
            </w:pPr>
            <w:r>
              <w:t>N</w:t>
            </w:r>
          </w:p>
        </w:tc>
        <w:tc>
          <w:tcPr>
            <w:tcW w:w="405" w:type="dxa"/>
            <w:vAlign w:val="center"/>
          </w:tcPr>
          <w:p w14:paraId="555FF369" w14:textId="77777777" w:rsidR="00A26C0D" w:rsidRDefault="00E260B6">
            <w:pPr>
              <w:jc w:val="center"/>
            </w:pPr>
            <w:r>
              <w:t>N</w:t>
            </w:r>
          </w:p>
        </w:tc>
        <w:tc>
          <w:tcPr>
            <w:tcW w:w="405" w:type="dxa"/>
            <w:vAlign w:val="center"/>
          </w:tcPr>
          <w:p w14:paraId="5D09DC4F" w14:textId="77777777" w:rsidR="00A26C0D" w:rsidRDefault="00E260B6">
            <w:pPr>
              <w:jc w:val="center"/>
            </w:pPr>
            <w:r>
              <w:t>N</w:t>
            </w:r>
          </w:p>
        </w:tc>
        <w:tc>
          <w:tcPr>
            <w:tcW w:w="405" w:type="dxa"/>
            <w:vAlign w:val="center"/>
          </w:tcPr>
          <w:p w14:paraId="5E55A262" w14:textId="77777777" w:rsidR="00A26C0D" w:rsidRDefault="00E260B6">
            <w:pPr>
              <w:jc w:val="center"/>
            </w:pPr>
            <w:r>
              <w:t>N</w:t>
            </w:r>
          </w:p>
        </w:tc>
        <w:tc>
          <w:tcPr>
            <w:tcW w:w="405" w:type="dxa"/>
            <w:vAlign w:val="center"/>
          </w:tcPr>
          <w:p w14:paraId="164361B8" w14:textId="77777777" w:rsidR="00A26C0D" w:rsidRDefault="00E260B6">
            <w:pPr>
              <w:jc w:val="center"/>
            </w:pPr>
            <w:r>
              <w:t>N</w:t>
            </w:r>
          </w:p>
        </w:tc>
      </w:tr>
      <w:tr w:rsidR="00A26C0D" w14:paraId="69C0A992" w14:textId="77777777">
        <w:tc>
          <w:tcPr>
            <w:tcW w:w="3664" w:type="dxa"/>
            <w:tcBorders>
              <w:left w:val="single" w:sz="8" w:space="0" w:color="auto"/>
              <w:right w:val="single" w:sz="12" w:space="0" w:color="auto"/>
            </w:tcBorders>
            <w:shd w:val="clear" w:color="auto" w:fill="B8CCE4" w:themeFill="accent1" w:themeFillTint="66"/>
          </w:tcPr>
          <w:p w14:paraId="0F238A1D" w14:textId="77777777" w:rsidR="00A26C0D" w:rsidRDefault="00E260B6">
            <w:pPr>
              <w:rPr>
                <w:rFonts w:cs="Arial"/>
              </w:rPr>
            </w:pPr>
            <w:r>
              <w:rPr>
                <w:rFonts w:cs="Arial"/>
              </w:rPr>
              <w:t>Visual Indexing</w:t>
            </w:r>
          </w:p>
        </w:tc>
        <w:tc>
          <w:tcPr>
            <w:tcW w:w="428" w:type="dxa"/>
            <w:tcBorders>
              <w:left w:val="single" w:sz="12" w:space="0" w:color="auto"/>
            </w:tcBorders>
            <w:shd w:val="clear" w:color="auto" w:fill="B8CCE4" w:themeFill="accent1" w:themeFillTint="66"/>
            <w:vAlign w:val="center"/>
          </w:tcPr>
          <w:p w14:paraId="61764024"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10879B78" w14:textId="77777777" w:rsidR="00A26C0D" w:rsidRDefault="00E260B6">
            <w:pPr>
              <w:jc w:val="center"/>
            </w:pPr>
            <w:r>
              <w:t>?</w:t>
            </w:r>
          </w:p>
        </w:tc>
        <w:tc>
          <w:tcPr>
            <w:tcW w:w="428" w:type="dxa"/>
            <w:shd w:val="clear" w:color="auto" w:fill="B8CCE4" w:themeFill="accent1" w:themeFillTint="66"/>
            <w:vAlign w:val="center"/>
          </w:tcPr>
          <w:p w14:paraId="3D63FDC5" w14:textId="77777777" w:rsidR="00A26C0D" w:rsidRDefault="00E260B6">
            <w:pPr>
              <w:jc w:val="center"/>
            </w:pPr>
            <w:r>
              <w:t>?</w:t>
            </w:r>
          </w:p>
        </w:tc>
        <w:tc>
          <w:tcPr>
            <w:tcW w:w="428" w:type="dxa"/>
            <w:shd w:val="clear" w:color="auto" w:fill="B8CCE4" w:themeFill="accent1" w:themeFillTint="66"/>
            <w:vAlign w:val="center"/>
          </w:tcPr>
          <w:p w14:paraId="400B4ABB" w14:textId="77777777" w:rsidR="00A26C0D" w:rsidRDefault="00E260B6">
            <w:pPr>
              <w:jc w:val="center"/>
            </w:pPr>
            <w:r>
              <w:t>N</w:t>
            </w:r>
          </w:p>
        </w:tc>
        <w:tc>
          <w:tcPr>
            <w:tcW w:w="428" w:type="dxa"/>
            <w:tcBorders>
              <w:right w:val="single" w:sz="12" w:space="0" w:color="auto"/>
            </w:tcBorders>
            <w:shd w:val="clear" w:color="auto" w:fill="B8CCE4" w:themeFill="accent1" w:themeFillTint="66"/>
            <w:vAlign w:val="center"/>
          </w:tcPr>
          <w:p w14:paraId="0C3EAB73"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5B440124"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5AEC9BEA"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4226580B"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540C7762" w14:textId="77777777" w:rsidR="00A26C0D" w:rsidRDefault="00E260B6">
            <w:pPr>
              <w:jc w:val="center"/>
            </w:pPr>
            <w:r>
              <w:rPr>
                <w:b/>
                <w:sz w:val="24"/>
                <w:szCs w:val="24"/>
              </w:rPr>
              <w:sym w:font="Wingdings" w:char="F0FC"/>
            </w:r>
          </w:p>
        </w:tc>
        <w:tc>
          <w:tcPr>
            <w:tcW w:w="405" w:type="dxa"/>
            <w:tcBorders>
              <w:right w:val="single" w:sz="12" w:space="0" w:color="auto"/>
            </w:tcBorders>
            <w:shd w:val="clear" w:color="auto" w:fill="B8CCE4" w:themeFill="accent1" w:themeFillTint="66"/>
            <w:vAlign w:val="center"/>
          </w:tcPr>
          <w:p w14:paraId="7D4CDF30"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091B268F" w14:textId="77777777" w:rsidR="00A26C0D" w:rsidRDefault="00E260B6">
            <w:pPr>
              <w:jc w:val="center"/>
            </w:pPr>
            <w:r>
              <w:t>?</w:t>
            </w:r>
          </w:p>
        </w:tc>
        <w:tc>
          <w:tcPr>
            <w:tcW w:w="405" w:type="dxa"/>
            <w:shd w:val="clear" w:color="auto" w:fill="B8CCE4" w:themeFill="accent1" w:themeFillTint="66"/>
            <w:vAlign w:val="center"/>
          </w:tcPr>
          <w:p w14:paraId="71A2E1A3" w14:textId="77777777" w:rsidR="00A26C0D" w:rsidRDefault="00E260B6">
            <w:pPr>
              <w:jc w:val="center"/>
            </w:pPr>
            <w:r>
              <w:t>?</w:t>
            </w:r>
          </w:p>
        </w:tc>
        <w:tc>
          <w:tcPr>
            <w:tcW w:w="405" w:type="dxa"/>
            <w:shd w:val="clear" w:color="auto" w:fill="B8CCE4" w:themeFill="accent1" w:themeFillTint="66"/>
            <w:vAlign w:val="center"/>
          </w:tcPr>
          <w:p w14:paraId="10B71212" w14:textId="77777777" w:rsidR="00A26C0D" w:rsidRDefault="00E260B6">
            <w:pPr>
              <w:jc w:val="center"/>
            </w:pPr>
            <w:r>
              <w:t>?</w:t>
            </w:r>
          </w:p>
        </w:tc>
        <w:tc>
          <w:tcPr>
            <w:tcW w:w="405" w:type="dxa"/>
            <w:shd w:val="clear" w:color="auto" w:fill="B8CCE4" w:themeFill="accent1" w:themeFillTint="66"/>
            <w:vAlign w:val="center"/>
          </w:tcPr>
          <w:p w14:paraId="5A3CE6B9" w14:textId="77777777" w:rsidR="00A26C0D" w:rsidRDefault="00E260B6">
            <w:pPr>
              <w:jc w:val="center"/>
            </w:pPr>
            <w:r>
              <w:t>N</w:t>
            </w:r>
          </w:p>
        </w:tc>
        <w:tc>
          <w:tcPr>
            <w:tcW w:w="405" w:type="dxa"/>
            <w:shd w:val="clear" w:color="auto" w:fill="B8CCE4" w:themeFill="accent1" w:themeFillTint="66"/>
            <w:vAlign w:val="center"/>
          </w:tcPr>
          <w:p w14:paraId="6D6C2B29" w14:textId="77777777" w:rsidR="00A26C0D" w:rsidRDefault="00E260B6">
            <w:pPr>
              <w:jc w:val="center"/>
            </w:pPr>
            <w:r>
              <w:t>N</w:t>
            </w:r>
          </w:p>
        </w:tc>
      </w:tr>
      <w:tr w:rsidR="00A26C0D" w14:paraId="7D406C13" w14:textId="77777777">
        <w:tc>
          <w:tcPr>
            <w:tcW w:w="9854" w:type="dxa"/>
            <w:gridSpan w:val="16"/>
            <w:tcBorders>
              <w:left w:val="single" w:sz="8" w:space="0" w:color="auto"/>
              <w:right w:val="single" w:sz="8" w:space="0" w:color="auto"/>
            </w:tcBorders>
            <w:shd w:val="clear" w:color="auto" w:fill="BFBFBF" w:themeFill="background1" w:themeFillShade="BF"/>
          </w:tcPr>
          <w:p w14:paraId="1F36329D" w14:textId="77777777" w:rsidR="00A26C0D" w:rsidRDefault="00E260B6">
            <w:pPr>
              <w:jc w:val="center"/>
            </w:pPr>
            <w:r>
              <w:rPr>
                <w:rFonts w:cs="Arial"/>
              </w:rPr>
              <w:t>Knowledge generation and reasoning</w:t>
            </w:r>
          </w:p>
        </w:tc>
      </w:tr>
      <w:tr w:rsidR="00A26C0D" w14:paraId="22438635" w14:textId="77777777">
        <w:tc>
          <w:tcPr>
            <w:tcW w:w="3664" w:type="dxa"/>
            <w:tcBorders>
              <w:left w:val="single" w:sz="8" w:space="0" w:color="auto"/>
              <w:right w:val="single" w:sz="12" w:space="0" w:color="auto"/>
            </w:tcBorders>
          </w:tcPr>
          <w:p w14:paraId="2B7F1A34" w14:textId="77777777" w:rsidR="00A26C0D" w:rsidRDefault="00E260B6">
            <w:pPr>
              <w:rPr>
                <w:rFonts w:cs="Arial"/>
              </w:rPr>
            </w:pPr>
            <w:r>
              <w:rPr>
                <w:rFonts w:cs="Arial"/>
              </w:rPr>
              <w:t>Knowledge modelling for illegal trafficking</w:t>
            </w:r>
          </w:p>
        </w:tc>
        <w:tc>
          <w:tcPr>
            <w:tcW w:w="428" w:type="dxa"/>
            <w:tcBorders>
              <w:left w:val="single" w:sz="12" w:space="0" w:color="auto"/>
            </w:tcBorders>
            <w:vAlign w:val="center"/>
          </w:tcPr>
          <w:p w14:paraId="461CF5C3" w14:textId="77777777" w:rsidR="00A26C0D" w:rsidRDefault="00E260B6">
            <w:pPr>
              <w:jc w:val="center"/>
            </w:pPr>
            <w:r>
              <w:rPr>
                <w:b/>
                <w:sz w:val="24"/>
                <w:szCs w:val="24"/>
              </w:rPr>
              <w:sym w:font="Wingdings" w:char="F0FC"/>
            </w:r>
          </w:p>
        </w:tc>
        <w:tc>
          <w:tcPr>
            <w:tcW w:w="428" w:type="dxa"/>
            <w:vAlign w:val="center"/>
          </w:tcPr>
          <w:p w14:paraId="600D0E82" w14:textId="77777777" w:rsidR="00A26C0D" w:rsidRDefault="00E260B6">
            <w:pPr>
              <w:jc w:val="center"/>
            </w:pPr>
            <w:r>
              <w:rPr>
                <w:b/>
                <w:sz w:val="24"/>
                <w:szCs w:val="24"/>
              </w:rPr>
              <w:sym w:font="Wingdings" w:char="F0FC"/>
            </w:r>
          </w:p>
        </w:tc>
        <w:tc>
          <w:tcPr>
            <w:tcW w:w="428" w:type="dxa"/>
            <w:vAlign w:val="center"/>
          </w:tcPr>
          <w:p w14:paraId="6FF274CE" w14:textId="77777777" w:rsidR="00A26C0D" w:rsidRDefault="00E260B6">
            <w:pPr>
              <w:jc w:val="center"/>
            </w:pPr>
            <w:r>
              <w:rPr>
                <w:b/>
                <w:sz w:val="24"/>
                <w:szCs w:val="24"/>
              </w:rPr>
              <w:sym w:font="Wingdings" w:char="F0FC"/>
            </w:r>
          </w:p>
        </w:tc>
        <w:tc>
          <w:tcPr>
            <w:tcW w:w="428" w:type="dxa"/>
            <w:vAlign w:val="center"/>
          </w:tcPr>
          <w:p w14:paraId="4377EC09" w14:textId="77777777" w:rsidR="00A26C0D" w:rsidRDefault="00E260B6">
            <w:pPr>
              <w:jc w:val="center"/>
            </w:pPr>
            <w:r>
              <w:t>N</w:t>
            </w:r>
          </w:p>
        </w:tc>
        <w:tc>
          <w:tcPr>
            <w:tcW w:w="428" w:type="dxa"/>
            <w:tcBorders>
              <w:right w:val="single" w:sz="12" w:space="0" w:color="auto"/>
            </w:tcBorders>
            <w:vAlign w:val="center"/>
          </w:tcPr>
          <w:p w14:paraId="6AA6F001" w14:textId="77777777" w:rsidR="00A26C0D" w:rsidRDefault="00E260B6">
            <w:pPr>
              <w:jc w:val="center"/>
            </w:pPr>
            <w:r>
              <w:t>N</w:t>
            </w:r>
          </w:p>
        </w:tc>
        <w:tc>
          <w:tcPr>
            <w:tcW w:w="405" w:type="dxa"/>
            <w:tcBorders>
              <w:left w:val="single" w:sz="12" w:space="0" w:color="auto"/>
            </w:tcBorders>
            <w:vAlign w:val="center"/>
          </w:tcPr>
          <w:p w14:paraId="2152554B" w14:textId="77777777" w:rsidR="00A26C0D" w:rsidRDefault="00E260B6">
            <w:pPr>
              <w:jc w:val="center"/>
            </w:pPr>
            <w:r>
              <w:rPr>
                <w:b/>
                <w:sz w:val="24"/>
                <w:szCs w:val="24"/>
              </w:rPr>
              <w:sym w:font="Wingdings" w:char="F0FC"/>
            </w:r>
          </w:p>
        </w:tc>
        <w:tc>
          <w:tcPr>
            <w:tcW w:w="405" w:type="dxa"/>
            <w:vAlign w:val="center"/>
          </w:tcPr>
          <w:p w14:paraId="6E9EEC8B" w14:textId="77777777" w:rsidR="00A26C0D" w:rsidRDefault="00E260B6">
            <w:pPr>
              <w:jc w:val="center"/>
            </w:pPr>
            <w:r>
              <w:t>N</w:t>
            </w:r>
          </w:p>
        </w:tc>
        <w:tc>
          <w:tcPr>
            <w:tcW w:w="405" w:type="dxa"/>
            <w:vAlign w:val="center"/>
          </w:tcPr>
          <w:p w14:paraId="61E58994" w14:textId="77777777" w:rsidR="00A26C0D" w:rsidRDefault="00E260B6">
            <w:pPr>
              <w:jc w:val="center"/>
            </w:pPr>
            <w:r>
              <w:t>N</w:t>
            </w:r>
          </w:p>
        </w:tc>
        <w:tc>
          <w:tcPr>
            <w:tcW w:w="405" w:type="dxa"/>
            <w:vAlign w:val="center"/>
          </w:tcPr>
          <w:p w14:paraId="3DDBE0FC" w14:textId="77777777" w:rsidR="00A26C0D" w:rsidRDefault="00E260B6">
            <w:pPr>
              <w:jc w:val="center"/>
            </w:pPr>
            <w:r>
              <w:t>N</w:t>
            </w:r>
          </w:p>
        </w:tc>
        <w:tc>
          <w:tcPr>
            <w:tcW w:w="405" w:type="dxa"/>
            <w:tcBorders>
              <w:right w:val="single" w:sz="12" w:space="0" w:color="auto"/>
            </w:tcBorders>
            <w:vAlign w:val="center"/>
          </w:tcPr>
          <w:p w14:paraId="375304CE" w14:textId="77777777" w:rsidR="00A26C0D" w:rsidRDefault="00E260B6">
            <w:pPr>
              <w:jc w:val="center"/>
            </w:pPr>
            <w:r>
              <w:t>N</w:t>
            </w:r>
          </w:p>
        </w:tc>
        <w:tc>
          <w:tcPr>
            <w:tcW w:w="405" w:type="dxa"/>
            <w:tcBorders>
              <w:left w:val="single" w:sz="12" w:space="0" w:color="auto"/>
            </w:tcBorders>
            <w:vAlign w:val="center"/>
          </w:tcPr>
          <w:p w14:paraId="06EC23D6" w14:textId="77777777" w:rsidR="00A26C0D" w:rsidRDefault="00E260B6">
            <w:pPr>
              <w:jc w:val="center"/>
            </w:pPr>
            <w:r>
              <w:rPr>
                <w:b/>
                <w:sz w:val="24"/>
                <w:szCs w:val="24"/>
              </w:rPr>
              <w:sym w:font="Wingdings" w:char="F0FC"/>
            </w:r>
          </w:p>
        </w:tc>
        <w:tc>
          <w:tcPr>
            <w:tcW w:w="405" w:type="dxa"/>
            <w:vAlign w:val="center"/>
          </w:tcPr>
          <w:p w14:paraId="2C2789C8" w14:textId="77777777" w:rsidR="00A26C0D" w:rsidRDefault="00E260B6">
            <w:pPr>
              <w:jc w:val="center"/>
            </w:pPr>
            <w:r>
              <w:rPr>
                <w:b/>
                <w:sz w:val="24"/>
                <w:szCs w:val="24"/>
              </w:rPr>
              <w:sym w:font="Wingdings" w:char="F0FC"/>
            </w:r>
          </w:p>
        </w:tc>
        <w:tc>
          <w:tcPr>
            <w:tcW w:w="405" w:type="dxa"/>
            <w:vAlign w:val="center"/>
          </w:tcPr>
          <w:p w14:paraId="03DD8A9D" w14:textId="77777777" w:rsidR="00A26C0D" w:rsidRDefault="00E260B6">
            <w:pPr>
              <w:jc w:val="center"/>
            </w:pPr>
            <w:r>
              <w:rPr>
                <w:b/>
                <w:sz w:val="24"/>
                <w:szCs w:val="24"/>
              </w:rPr>
              <w:sym w:font="Wingdings" w:char="F0FC"/>
            </w:r>
          </w:p>
        </w:tc>
        <w:tc>
          <w:tcPr>
            <w:tcW w:w="405" w:type="dxa"/>
            <w:vAlign w:val="center"/>
          </w:tcPr>
          <w:p w14:paraId="651B4B0D" w14:textId="77777777" w:rsidR="00A26C0D" w:rsidRDefault="00E260B6">
            <w:pPr>
              <w:jc w:val="center"/>
            </w:pPr>
            <w:r>
              <w:t>N</w:t>
            </w:r>
          </w:p>
        </w:tc>
        <w:tc>
          <w:tcPr>
            <w:tcW w:w="405" w:type="dxa"/>
            <w:vAlign w:val="center"/>
          </w:tcPr>
          <w:p w14:paraId="631B1D65" w14:textId="77777777" w:rsidR="00A26C0D" w:rsidRDefault="00E260B6">
            <w:pPr>
              <w:jc w:val="center"/>
            </w:pPr>
            <w:r>
              <w:t>N</w:t>
            </w:r>
          </w:p>
        </w:tc>
      </w:tr>
      <w:tr w:rsidR="00A26C0D" w14:paraId="39BE963E" w14:textId="77777777">
        <w:tc>
          <w:tcPr>
            <w:tcW w:w="3664" w:type="dxa"/>
            <w:tcBorders>
              <w:left w:val="single" w:sz="8" w:space="0" w:color="auto"/>
              <w:right w:val="single" w:sz="12" w:space="0" w:color="auto"/>
            </w:tcBorders>
            <w:shd w:val="clear" w:color="auto" w:fill="B8CCE4" w:themeFill="accent1" w:themeFillTint="66"/>
          </w:tcPr>
          <w:p w14:paraId="138062EB" w14:textId="77777777" w:rsidR="00A26C0D" w:rsidRDefault="00E260B6">
            <w:pPr>
              <w:rPr>
                <w:rFonts w:cs="Arial"/>
              </w:rPr>
            </w:pPr>
            <w:r>
              <w:rPr>
                <w:rFonts w:cs="Arial"/>
              </w:rPr>
              <w:t>Black markets and illegal shops and products tracking</w:t>
            </w:r>
          </w:p>
        </w:tc>
        <w:tc>
          <w:tcPr>
            <w:tcW w:w="428" w:type="dxa"/>
            <w:tcBorders>
              <w:left w:val="single" w:sz="12" w:space="0" w:color="auto"/>
            </w:tcBorders>
            <w:shd w:val="clear" w:color="auto" w:fill="B8CCE4" w:themeFill="accent1" w:themeFillTint="66"/>
            <w:vAlign w:val="center"/>
          </w:tcPr>
          <w:p w14:paraId="3F5F85AC"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4E97E915"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34D59D0D"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01F6CE13" w14:textId="77777777" w:rsidR="00A26C0D" w:rsidRDefault="00E260B6">
            <w:pPr>
              <w:jc w:val="center"/>
            </w:pPr>
            <w:r>
              <w:t>N</w:t>
            </w:r>
          </w:p>
        </w:tc>
        <w:tc>
          <w:tcPr>
            <w:tcW w:w="428" w:type="dxa"/>
            <w:tcBorders>
              <w:right w:val="single" w:sz="12" w:space="0" w:color="auto"/>
            </w:tcBorders>
            <w:shd w:val="clear" w:color="auto" w:fill="B8CCE4" w:themeFill="accent1" w:themeFillTint="66"/>
            <w:vAlign w:val="center"/>
          </w:tcPr>
          <w:p w14:paraId="744C53EA"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2F3C2DE0"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32B8AA24" w14:textId="77777777" w:rsidR="00A26C0D" w:rsidRDefault="00E260B6">
            <w:pPr>
              <w:jc w:val="center"/>
            </w:pPr>
            <w:r>
              <w:t>N</w:t>
            </w:r>
          </w:p>
        </w:tc>
        <w:tc>
          <w:tcPr>
            <w:tcW w:w="405" w:type="dxa"/>
            <w:shd w:val="clear" w:color="auto" w:fill="B8CCE4" w:themeFill="accent1" w:themeFillTint="66"/>
            <w:vAlign w:val="center"/>
          </w:tcPr>
          <w:p w14:paraId="7163F0A8" w14:textId="77777777" w:rsidR="00A26C0D" w:rsidRDefault="00E260B6">
            <w:pPr>
              <w:jc w:val="center"/>
            </w:pPr>
            <w:r>
              <w:t>N</w:t>
            </w:r>
          </w:p>
        </w:tc>
        <w:tc>
          <w:tcPr>
            <w:tcW w:w="405" w:type="dxa"/>
            <w:shd w:val="clear" w:color="auto" w:fill="B8CCE4" w:themeFill="accent1" w:themeFillTint="66"/>
            <w:vAlign w:val="center"/>
          </w:tcPr>
          <w:p w14:paraId="2214451C" w14:textId="77777777" w:rsidR="00A26C0D" w:rsidRDefault="00E260B6">
            <w:pPr>
              <w:jc w:val="center"/>
            </w:pPr>
            <w:r>
              <w:t>N</w:t>
            </w:r>
          </w:p>
        </w:tc>
        <w:tc>
          <w:tcPr>
            <w:tcW w:w="405" w:type="dxa"/>
            <w:tcBorders>
              <w:right w:val="single" w:sz="12" w:space="0" w:color="auto"/>
            </w:tcBorders>
            <w:shd w:val="clear" w:color="auto" w:fill="B8CCE4" w:themeFill="accent1" w:themeFillTint="66"/>
            <w:vAlign w:val="center"/>
          </w:tcPr>
          <w:p w14:paraId="7EAC022F"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27DCBC10" w14:textId="77777777" w:rsidR="00A26C0D" w:rsidRDefault="00E260B6">
            <w:pPr>
              <w:jc w:val="center"/>
            </w:pPr>
            <w:r>
              <w:t>N</w:t>
            </w:r>
          </w:p>
        </w:tc>
        <w:tc>
          <w:tcPr>
            <w:tcW w:w="405" w:type="dxa"/>
            <w:shd w:val="clear" w:color="auto" w:fill="B8CCE4" w:themeFill="accent1" w:themeFillTint="66"/>
            <w:vAlign w:val="center"/>
          </w:tcPr>
          <w:p w14:paraId="5A27765F" w14:textId="77777777" w:rsidR="00A26C0D" w:rsidRDefault="00E260B6">
            <w:pPr>
              <w:jc w:val="center"/>
            </w:pPr>
            <w:r>
              <w:t>N</w:t>
            </w:r>
          </w:p>
        </w:tc>
        <w:tc>
          <w:tcPr>
            <w:tcW w:w="405" w:type="dxa"/>
            <w:shd w:val="clear" w:color="auto" w:fill="B8CCE4" w:themeFill="accent1" w:themeFillTint="66"/>
            <w:vAlign w:val="center"/>
          </w:tcPr>
          <w:p w14:paraId="36F4FC12" w14:textId="77777777" w:rsidR="00A26C0D" w:rsidRDefault="00E260B6">
            <w:pPr>
              <w:jc w:val="center"/>
            </w:pPr>
            <w:r>
              <w:t>N</w:t>
            </w:r>
          </w:p>
        </w:tc>
        <w:tc>
          <w:tcPr>
            <w:tcW w:w="405" w:type="dxa"/>
            <w:shd w:val="clear" w:color="auto" w:fill="B8CCE4" w:themeFill="accent1" w:themeFillTint="66"/>
            <w:vAlign w:val="center"/>
          </w:tcPr>
          <w:p w14:paraId="6F77050B" w14:textId="77777777" w:rsidR="00A26C0D" w:rsidRDefault="00E260B6">
            <w:pPr>
              <w:jc w:val="center"/>
            </w:pPr>
            <w:r>
              <w:t>N</w:t>
            </w:r>
          </w:p>
        </w:tc>
        <w:tc>
          <w:tcPr>
            <w:tcW w:w="405" w:type="dxa"/>
            <w:shd w:val="clear" w:color="auto" w:fill="B8CCE4" w:themeFill="accent1" w:themeFillTint="66"/>
            <w:vAlign w:val="center"/>
          </w:tcPr>
          <w:p w14:paraId="44097447" w14:textId="77777777" w:rsidR="00A26C0D" w:rsidRDefault="00E260B6">
            <w:pPr>
              <w:jc w:val="center"/>
            </w:pPr>
            <w:r>
              <w:t>N</w:t>
            </w:r>
          </w:p>
        </w:tc>
      </w:tr>
      <w:tr w:rsidR="00A26C0D" w14:paraId="4DD3E1B3" w14:textId="77777777">
        <w:tc>
          <w:tcPr>
            <w:tcW w:w="3664" w:type="dxa"/>
            <w:tcBorders>
              <w:left w:val="single" w:sz="8" w:space="0" w:color="auto"/>
              <w:right w:val="single" w:sz="12" w:space="0" w:color="auto"/>
            </w:tcBorders>
          </w:tcPr>
          <w:p w14:paraId="5F96A92E" w14:textId="77777777" w:rsidR="00A26C0D" w:rsidRDefault="00E260B6">
            <w:pPr>
              <w:rPr>
                <w:rFonts w:cs="Arial"/>
              </w:rPr>
            </w:pPr>
            <w:r>
              <w:rPr>
                <w:rFonts w:cs="Arial"/>
              </w:rPr>
              <w:t>Reasoning mechanisms for criminal network reconstruction</w:t>
            </w:r>
          </w:p>
        </w:tc>
        <w:tc>
          <w:tcPr>
            <w:tcW w:w="428" w:type="dxa"/>
            <w:tcBorders>
              <w:left w:val="single" w:sz="12" w:space="0" w:color="auto"/>
            </w:tcBorders>
            <w:vAlign w:val="center"/>
          </w:tcPr>
          <w:p w14:paraId="31E52FB1" w14:textId="77777777" w:rsidR="00A26C0D" w:rsidRDefault="00E260B6">
            <w:pPr>
              <w:jc w:val="center"/>
            </w:pPr>
            <w:r>
              <w:rPr>
                <w:b/>
                <w:sz w:val="24"/>
                <w:szCs w:val="24"/>
              </w:rPr>
              <w:sym w:font="Wingdings" w:char="F0FC"/>
            </w:r>
          </w:p>
        </w:tc>
        <w:tc>
          <w:tcPr>
            <w:tcW w:w="428" w:type="dxa"/>
            <w:vAlign w:val="center"/>
          </w:tcPr>
          <w:p w14:paraId="406354F2" w14:textId="77777777" w:rsidR="00A26C0D" w:rsidRDefault="00E260B6">
            <w:pPr>
              <w:jc w:val="center"/>
            </w:pPr>
            <w:r>
              <w:rPr>
                <w:b/>
                <w:sz w:val="24"/>
                <w:szCs w:val="24"/>
              </w:rPr>
              <w:sym w:font="Wingdings" w:char="F0FC"/>
            </w:r>
          </w:p>
        </w:tc>
        <w:tc>
          <w:tcPr>
            <w:tcW w:w="428" w:type="dxa"/>
            <w:vAlign w:val="center"/>
          </w:tcPr>
          <w:p w14:paraId="3DBE91DE" w14:textId="77777777" w:rsidR="00A26C0D" w:rsidRDefault="00E260B6">
            <w:pPr>
              <w:jc w:val="center"/>
            </w:pPr>
            <w:r>
              <w:rPr>
                <w:b/>
                <w:sz w:val="24"/>
                <w:szCs w:val="24"/>
              </w:rPr>
              <w:sym w:font="Wingdings" w:char="F0FC"/>
            </w:r>
          </w:p>
        </w:tc>
        <w:tc>
          <w:tcPr>
            <w:tcW w:w="428" w:type="dxa"/>
            <w:vAlign w:val="center"/>
          </w:tcPr>
          <w:p w14:paraId="52EED634" w14:textId="77777777" w:rsidR="00A26C0D" w:rsidRDefault="00E260B6">
            <w:pPr>
              <w:jc w:val="center"/>
            </w:pPr>
            <w:r>
              <w:t>N</w:t>
            </w:r>
          </w:p>
        </w:tc>
        <w:tc>
          <w:tcPr>
            <w:tcW w:w="428" w:type="dxa"/>
            <w:tcBorders>
              <w:right w:val="single" w:sz="12" w:space="0" w:color="auto"/>
            </w:tcBorders>
            <w:vAlign w:val="center"/>
          </w:tcPr>
          <w:p w14:paraId="2F9C5997" w14:textId="77777777" w:rsidR="00A26C0D" w:rsidRDefault="00E260B6">
            <w:pPr>
              <w:jc w:val="center"/>
            </w:pPr>
            <w:r>
              <w:t>N</w:t>
            </w:r>
          </w:p>
        </w:tc>
        <w:tc>
          <w:tcPr>
            <w:tcW w:w="405" w:type="dxa"/>
            <w:tcBorders>
              <w:left w:val="single" w:sz="12" w:space="0" w:color="auto"/>
            </w:tcBorders>
            <w:vAlign w:val="center"/>
          </w:tcPr>
          <w:p w14:paraId="1C25C163" w14:textId="77777777" w:rsidR="00A26C0D" w:rsidRDefault="00E260B6">
            <w:pPr>
              <w:jc w:val="center"/>
            </w:pPr>
            <w:r>
              <w:rPr>
                <w:b/>
                <w:sz w:val="24"/>
                <w:szCs w:val="24"/>
              </w:rPr>
              <w:sym w:font="Wingdings" w:char="F0FC"/>
            </w:r>
          </w:p>
        </w:tc>
        <w:tc>
          <w:tcPr>
            <w:tcW w:w="405" w:type="dxa"/>
            <w:vAlign w:val="center"/>
          </w:tcPr>
          <w:p w14:paraId="6F78AA09" w14:textId="77777777" w:rsidR="00A26C0D" w:rsidRDefault="00E260B6">
            <w:pPr>
              <w:jc w:val="center"/>
            </w:pPr>
            <w:r>
              <w:t>N</w:t>
            </w:r>
          </w:p>
        </w:tc>
        <w:tc>
          <w:tcPr>
            <w:tcW w:w="405" w:type="dxa"/>
            <w:vAlign w:val="center"/>
          </w:tcPr>
          <w:p w14:paraId="03200885" w14:textId="77777777" w:rsidR="00A26C0D" w:rsidRDefault="00E260B6">
            <w:pPr>
              <w:jc w:val="center"/>
            </w:pPr>
            <w:r>
              <w:t>N</w:t>
            </w:r>
          </w:p>
        </w:tc>
        <w:tc>
          <w:tcPr>
            <w:tcW w:w="405" w:type="dxa"/>
            <w:vAlign w:val="center"/>
          </w:tcPr>
          <w:p w14:paraId="7EF3837F" w14:textId="77777777" w:rsidR="00A26C0D" w:rsidRDefault="00E260B6">
            <w:pPr>
              <w:jc w:val="center"/>
            </w:pPr>
            <w:r>
              <w:t>N</w:t>
            </w:r>
          </w:p>
        </w:tc>
        <w:tc>
          <w:tcPr>
            <w:tcW w:w="405" w:type="dxa"/>
            <w:tcBorders>
              <w:right w:val="single" w:sz="12" w:space="0" w:color="auto"/>
            </w:tcBorders>
            <w:vAlign w:val="center"/>
          </w:tcPr>
          <w:p w14:paraId="5F088D48" w14:textId="77777777" w:rsidR="00A26C0D" w:rsidRDefault="00E260B6">
            <w:pPr>
              <w:jc w:val="center"/>
            </w:pPr>
            <w:r>
              <w:t>N</w:t>
            </w:r>
          </w:p>
        </w:tc>
        <w:tc>
          <w:tcPr>
            <w:tcW w:w="405" w:type="dxa"/>
            <w:tcBorders>
              <w:left w:val="single" w:sz="12" w:space="0" w:color="auto"/>
            </w:tcBorders>
            <w:vAlign w:val="center"/>
          </w:tcPr>
          <w:p w14:paraId="6620F485" w14:textId="77777777" w:rsidR="00A26C0D" w:rsidRDefault="00E260B6">
            <w:pPr>
              <w:jc w:val="center"/>
            </w:pPr>
            <w:r>
              <w:rPr>
                <w:b/>
                <w:sz w:val="24"/>
                <w:szCs w:val="24"/>
              </w:rPr>
              <w:sym w:font="Wingdings" w:char="F0FC"/>
            </w:r>
          </w:p>
        </w:tc>
        <w:tc>
          <w:tcPr>
            <w:tcW w:w="405" w:type="dxa"/>
            <w:vAlign w:val="center"/>
          </w:tcPr>
          <w:p w14:paraId="19518BB4" w14:textId="77777777" w:rsidR="00A26C0D" w:rsidRDefault="00E260B6">
            <w:pPr>
              <w:jc w:val="center"/>
            </w:pPr>
            <w:r>
              <w:rPr>
                <w:b/>
                <w:sz w:val="24"/>
                <w:szCs w:val="24"/>
              </w:rPr>
              <w:sym w:font="Wingdings" w:char="F0FC"/>
            </w:r>
          </w:p>
        </w:tc>
        <w:tc>
          <w:tcPr>
            <w:tcW w:w="405" w:type="dxa"/>
            <w:vAlign w:val="center"/>
          </w:tcPr>
          <w:p w14:paraId="686935C1" w14:textId="77777777" w:rsidR="00A26C0D" w:rsidRDefault="00E260B6">
            <w:pPr>
              <w:jc w:val="center"/>
            </w:pPr>
            <w:r>
              <w:rPr>
                <w:b/>
                <w:sz w:val="24"/>
                <w:szCs w:val="24"/>
              </w:rPr>
              <w:sym w:font="Wingdings" w:char="F0FC"/>
            </w:r>
          </w:p>
        </w:tc>
        <w:tc>
          <w:tcPr>
            <w:tcW w:w="405" w:type="dxa"/>
            <w:vAlign w:val="center"/>
          </w:tcPr>
          <w:p w14:paraId="27402440" w14:textId="77777777" w:rsidR="00A26C0D" w:rsidRDefault="00E260B6">
            <w:pPr>
              <w:jc w:val="center"/>
            </w:pPr>
            <w:r>
              <w:t>N</w:t>
            </w:r>
          </w:p>
        </w:tc>
        <w:tc>
          <w:tcPr>
            <w:tcW w:w="405" w:type="dxa"/>
            <w:vAlign w:val="center"/>
          </w:tcPr>
          <w:p w14:paraId="62BB7DBF" w14:textId="77777777" w:rsidR="00A26C0D" w:rsidRDefault="00E260B6">
            <w:pPr>
              <w:jc w:val="center"/>
            </w:pPr>
            <w:r>
              <w:t>N</w:t>
            </w:r>
          </w:p>
        </w:tc>
      </w:tr>
      <w:tr w:rsidR="00A26C0D" w14:paraId="614F3FE4" w14:textId="77777777">
        <w:tc>
          <w:tcPr>
            <w:tcW w:w="3664" w:type="dxa"/>
            <w:tcBorders>
              <w:left w:val="single" w:sz="8" w:space="0" w:color="auto"/>
              <w:right w:val="single" w:sz="12" w:space="0" w:color="auto"/>
            </w:tcBorders>
            <w:shd w:val="clear" w:color="auto" w:fill="B8CCE4" w:themeFill="accent1" w:themeFillTint="66"/>
          </w:tcPr>
          <w:p w14:paraId="54867DA6" w14:textId="77777777" w:rsidR="00A26C0D" w:rsidRDefault="00E260B6">
            <w:pPr>
              <w:rPr>
                <w:rFonts w:cs="Arial"/>
              </w:rPr>
            </w:pPr>
            <w:r>
              <w:rPr>
                <w:rFonts w:cs="Arial"/>
              </w:rPr>
              <w:t>Knowledge based browsing, search and retrieval</w:t>
            </w:r>
          </w:p>
        </w:tc>
        <w:tc>
          <w:tcPr>
            <w:tcW w:w="428" w:type="dxa"/>
            <w:tcBorders>
              <w:left w:val="single" w:sz="12" w:space="0" w:color="auto"/>
            </w:tcBorders>
            <w:shd w:val="clear" w:color="auto" w:fill="B8CCE4" w:themeFill="accent1" w:themeFillTint="66"/>
            <w:vAlign w:val="center"/>
          </w:tcPr>
          <w:p w14:paraId="468F192E"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7AC5C54F"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102F7278"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0747285C" w14:textId="77777777" w:rsidR="00A26C0D" w:rsidRDefault="00E260B6">
            <w:pPr>
              <w:jc w:val="center"/>
            </w:pPr>
            <w:r>
              <w:t>N</w:t>
            </w:r>
          </w:p>
        </w:tc>
        <w:tc>
          <w:tcPr>
            <w:tcW w:w="428" w:type="dxa"/>
            <w:tcBorders>
              <w:right w:val="single" w:sz="12" w:space="0" w:color="auto"/>
            </w:tcBorders>
            <w:shd w:val="clear" w:color="auto" w:fill="B8CCE4" w:themeFill="accent1" w:themeFillTint="66"/>
            <w:vAlign w:val="center"/>
          </w:tcPr>
          <w:p w14:paraId="4FE3FED4"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78B3E7B3"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28CCB251"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4FE1A3AB"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1E50B396" w14:textId="77777777" w:rsidR="00A26C0D" w:rsidRDefault="00E260B6">
            <w:pPr>
              <w:jc w:val="center"/>
            </w:pPr>
            <w:r>
              <w:rPr>
                <w:b/>
                <w:sz w:val="24"/>
                <w:szCs w:val="24"/>
              </w:rPr>
              <w:sym w:font="Wingdings" w:char="F0FC"/>
            </w:r>
          </w:p>
        </w:tc>
        <w:tc>
          <w:tcPr>
            <w:tcW w:w="405" w:type="dxa"/>
            <w:tcBorders>
              <w:right w:val="single" w:sz="12" w:space="0" w:color="auto"/>
            </w:tcBorders>
            <w:shd w:val="clear" w:color="auto" w:fill="B8CCE4" w:themeFill="accent1" w:themeFillTint="66"/>
            <w:vAlign w:val="center"/>
          </w:tcPr>
          <w:p w14:paraId="19063A84"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1EFF9633"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4E31D780"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69253372"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53339679" w14:textId="77777777" w:rsidR="00A26C0D" w:rsidRDefault="00E260B6">
            <w:pPr>
              <w:jc w:val="center"/>
            </w:pPr>
            <w:r>
              <w:t>N</w:t>
            </w:r>
          </w:p>
        </w:tc>
        <w:tc>
          <w:tcPr>
            <w:tcW w:w="405" w:type="dxa"/>
            <w:shd w:val="clear" w:color="auto" w:fill="B8CCE4" w:themeFill="accent1" w:themeFillTint="66"/>
            <w:vAlign w:val="center"/>
          </w:tcPr>
          <w:p w14:paraId="7D2075AC" w14:textId="77777777" w:rsidR="00A26C0D" w:rsidRDefault="00E260B6">
            <w:pPr>
              <w:jc w:val="center"/>
            </w:pPr>
            <w:r>
              <w:t>N</w:t>
            </w:r>
          </w:p>
        </w:tc>
      </w:tr>
      <w:tr w:rsidR="00A26C0D" w14:paraId="7506D829" w14:textId="77777777">
        <w:tc>
          <w:tcPr>
            <w:tcW w:w="3664" w:type="dxa"/>
            <w:tcBorders>
              <w:left w:val="single" w:sz="8" w:space="0" w:color="auto"/>
              <w:right w:val="single" w:sz="12" w:space="0" w:color="auto"/>
            </w:tcBorders>
          </w:tcPr>
          <w:p w14:paraId="38530A23" w14:textId="77777777" w:rsidR="00A26C0D" w:rsidRDefault="00E260B6">
            <w:pPr>
              <w:rPr>
                <w:rFonts w:cs="Arial"/>
              </w:rPr>
            </w:pPr>
            <w:r>
              <w:t>Extraction of evolving knowledge from deep neural network representations</w:t>
            </w:r>
          </w:p>
        </w:tc>
        <w:tc>
          <w:tcPr>
            <w:tcW w:w="428" w:type="dxa"/>
            <w:tcBorders>
              <w:left w:val="single" w:sz="12" w:space="0" w:color="auto"/>
            </w:tcBorders>
            <w:vAlign w:val="center"/>
          </w:tcPr>
          <w:p w14:paraId="64B8A14D" w14:textId="77777777" w:rsidR="00A26C0D" w:rsidRDefault="00E260B6">
            <w:pPr>
              <w:jc w:val="center"/>
            </w:pPr>
            <w:r>
              <w:rPr>
                <w:b/>
                <w:sz w:val="24"/>
                <w:szCs w:val="24"/>
              </w:rPr>
              <w:sym w:font="Wingdings" w:char="F0FC"/>
            </w:r>
          </w:p>
        </w:tc>
        <w:tc>
          <w:tcPr>
            <w:tcW w:w="428" w:type="dxa"/>
            <w:vAlign w:val="center"/>
          </w:tcPr>
          <w:p w14:paraId="1A10F6D8" w14:textId="77777777" w:rsidR="00A26C0D" w:rsidRDefault="00E260B6">
            <w:pPr>
              <w:jc w:val="center"/>
            </w:pPr>
            <w:r>
              <w:t>?</w:t>
            </w:r>
          </w:p>
        </w:tc>
        <w:tc>
          <w:tcPr>
            <w:tcW w:w="428" w:type="dxa"/>
            <w:vAlign w:val="center"/>
          </w:tcPr>
          <w:p w14:paraId="17DA7737" w14:textId="77777777" w:rsidR="00A26C0D" w:rsidRDefault="00E260B6">
            <w:pPr>
              <w:jc w:val="center"/>
            </w:pPr>
            <w:r>
              <w:t>?</w:t>
            </w:r>
          </w:p>
        </w:tc>
        <w:tc>
          <w:tcPr>
            <w:tcW w:w="428" w:type="dxa"/>
            <w:vAlign w:val="center"/>
          </w:tcPr>
          <w:p w14:paraId="331C3C0B" w14:textId="77777777" w:rsidR="00A26C0D" w:rsidRDefault="00E260B6">
            <w:pPr>
              <w:jc w:val="center"/>
            </w:pPr>
            <w:r>
              <w:t>N</w:t>
            </w:r>
          </w:p>
        </w:tc>
        <w:tc>
          <w:tcPr>
            <w:tcW w:w="428" w:type="dxa"/>
            <w:tcBorders>
              <w:right w:val="single" w:sz="12" w:space="0" w:color="auto"/>
            </w:tcBorders>
            <w:vAlign w:val="center"/>
          </w:tcPr>
          <w:p w14:paraId="5D383B46" w14:textId="77777777" w:rsidR="00A26C0D" w:rsidRDefault="00E260B6">
            <w:pPr>
              <w:jc w:val="center"/>
            </w:pPr>
            <w:r>
              <w:t>N</w:t>
            </w:r>
          </w:p>
        </w:tc>
        <w:tc>
          <w:tcPr>
            <w:tcW w:w="405" w:type="dxa"/>
            <w:tcBorders>
              <w:left w:val="single" w:sz="12" w:space="0" w:color="auto"/>
            </w:tcBorders>
            <w:vAlign w:val="center"/>
          </w:tcPr>
          <w:p w14:paraId="5146DEFF" w14:textId="77777777" w:rsidR="00A26C0D" w:rsidRDefault="00E260B6">
            <w:pPr>
              <w:jc w:val="center"/>
            </w:pPr>
            <w:r>
              <w:rPr>
                <w:b/>
                <w:sz w:val="24"/>
                <w:szCs w:val="24"/>
              </w:rPr>
              <w:sym w:font="Wingdings" w:char="F0FC"/>
            </w:r>
          </w:p>
        </w:tc>
        <w:tc>
          <w:tcPr>
            <w:tcW w:w="405" w:type="dxa"/>
            <w:vAlign w:val="center"/>
          </w:tcPr>
          <w:p w14:paraId="26E5AC10" w14:textId="77777777" w:rsidR="00A26C0D" w:rsidRDefault="00E260B6">
            <w:pPr>
              <w:jc w:val="center"/>
            </w:pPr>
            <w:r>
              <w:t>N</w:t>
            </w:r>
          </w:p>
        </w:tc>
        <w:tc>
          <w:tcPr>
            <w:tcW w:w="405" w:type="dxa"/>
            <w:vAlign w:val="center"/>
          </w:tcPr>
          <w:p w14:paraId="5406A9F8" w14:textId="77777777" w:rsidR="00A26C0D" w:rsidRDefault="00E260B6">
            <w:pPr>
              <w:jc w:val="center"/>
            </w:pPr>
            <w:r>
              <w:t>N</w:t>
            </w:r>
          </w:p>
        </w:tc>
        <w:tc>
          <w:tcPr>
            <w:tcW w:w="405" w:type="dxa"/>
            <w:vAlign w:val="center"/>
          </w:tcPr>
          <w:p w14:paraId="1EB365DD" w14:textId="77777777" w:rsidR="00A26C0D" w:rsidRDefault="00E260B6">
            <w:pPr>
              <w:jc w:val="center"/>
            </w:pPr>
            <w:r>
              <w:t>N</w:t>
            </w:r>
          </w:p>
        </w:tc>
        <w:tc>
          <w:tcPr>
            <w:tcW w:w="405" w:type="dxa"/>
            <w:tcBorders>
              <w:right w:val="single" w:sz="12" w:space="0" w:color="auto"/>
            </w:tcBorders>
            <w:vAlign w:val="center"/>
          </w:tcPr>
          <w:p w14:paraId="63578FCC" w14:textId="77777777" w:rsidR="00A26C0D" w:rsidRDefault="00E260B6">
            <w:pPr>
              <w:jc w:val="center"/>
            </w:pPr>
            <w:r>
              <w:t>N</w:t>
            </w:r>
          </w:p>
        </w:tc>
        <w:tc>
          <w:tcPr>
            <w:tcW w:w="405" w:type="dxa"/>
            <w:tcBorders>
              <w:left w:val="single" w:sz="12" w:space="0" w:color="auto"/>
            </w:tcBorders>
            <w:vAlign w:val="center"/>
          </w:tcPr>
          <w:p w14:paraId="31346E03" w14:textId="77777777" w:rsidR="00A26C0D" w:rsidRDefault="00E260B6">
            <w:pPr>
              <w:jc w:val="center"/>
            </w:pPr>
            <w:r>
              <w:t>?</w:t>
            </w:r>
          </w:p>
        </w:tc>
        <w:tc>
          <w:tcPr>
            <w:tcW w:w="405" w:type="dxa"/>
            <w:vAlign w:val="center"/>
          </w:tcPr>
          <w:p w14:paraId="436D27F4" w14:textId="77777777" w:rsidR="00A26C0D" w:rsidRDefault="00E260B6">
            <w:pPr>
              <w:jc w:val="center"/>
            </w:pPr>
            <w:r>
              <w:t>?</w:t>
            </w:r>
          </w:p>
        </w:tc>
        <w:tc>
          <w:tcPr>
            <w:tcW w:w="405" w:type="dxa"/>
            <w:vAlign w:val="center"/>
          </w:tcPr>
          <w:p w14:paraId="4DA2A4B1" w14:textId="77777777" w:rsidR="00A26C0D" w:rsidRDefault="00E260B6">
            <w:pPr>
              <w:jc w:val="center"/>
            </w:pPr>
            <w:r>
              <w:t>?</w:t>
            </w:r>
          </w:p>
        </w:tc>
        <w:tc>
          <w:tcPr>
            <w:tcW w:w="405" w:type="dxa"/>
            <w:vAlign w:val="center"/>
          </w:tcPr>
          <w:p w14:paraId="7394E719" w14:textId="77777777" w:rsidR="00A26C0D" w:rsidRDefault="00E260B6">
            <w:pPr>
              <w:jc w:val="center"/>
            </w:pPr>
            <w:r>
              <w:t>N</w:t>
            </w:r>
          </w:p>
        </w:tc>
        <w:tc>
          <w:tcPr>
            <w:tcW w:w="405" w:type="dxa"/>
            <w:vAlign w:val="center"/>
          </w:tcPr>
          <w:p w14:paraId="3272B141" w14:textId="77777777" w:rsidR="00A26C0D" w:rsidRDefault="00E260B6">
            <w:pPr>
              <w:jc w:val="center"/>
            </w:pPr>
            <w:r>
              <w:t>N</w:t>
            </w:r>
          </w:p>
        </w:tc>
      </w:tr>
      <w:tr w:rsidR="00A26C0D" w14:paraId="6057BA08" w14:textId="77777777">
        <w:tc>
          <w:tcPr>
            <w:tcW w:w="9854" w:type="dxa"/>
            <w:gridSpan w:val="16"/>
            <w:tcBorders>
              <w:left w:val="single" w:sz="8" w:space="0" w:color="auto"/>
              <w:right w:val="single" w:sz="8" w:space="0" w:color="auto"/>
            </w:tcBorders>
            <w:shd w:val="clear" w:color="auto" w:fill="BFBFBF" w:themeFill="background1" w:themeFillShade="BF"/>
          </w:tcPr>
          <w:p w14:paraId="229F9D06" w14:textId="77777777" w:rsidR="00A26C0D" w:rsidRDefault="00E260B6">
            <w:pPr>
              <w:jc w:val="center"/>
            </w:pPr>
            <w:r>
              <w:rPr>
                <w:rFonts w:cs="Arial"/>
              </w:rPr>
              <w:t>Integration of human factor in the analysis loop</w:t>
            </w:r>
          </w:p>
        </w:tc>
      </w:tr>
      <w:tr w:rsidR="00A26C0D" w14:paraId="22431073" w14:textId="77777777">
        <w:tc>
          <w:tcPr>
            <w:tcW w:w="3664" w:type="dxa"/>
            <w:tcBorders>
              <w:left w:val="single" w:sz="8" w:space="0" w:color="auto"/>
              <w:right w:val="single" w:sz="12" w:space="0" w:color="auto"/>
            </w:tcBorders>
            <w:shd w:val="clear" w:color="auto" w:fill="B8CCE4" w:themeFill="accent1" w:themeFillTint="66"/>
          </w:tcPr>
          <w:p w14:paraId="2088B05B" w14:textId="77777777" w:rsidR="00A26C0D" w:rsidRDefault="00E260B6">
            <w:pPr>
              <w:rPr>
                <w:rFonts w:cs="Arial"/>
              </w:rPr>
            </w:pPr>
            <w:r>
              <w:t>Implicit and explicit user feedback capturing</w:t>
            </w:r>
          </w:p>
        </w:tc>
        <w:tc>
          <w:tcPr>
            <w:tcW w:w="428" w:type="dxa"/>
            <w:tcBorders>
              <w:left w:val="single" w:sz="12" w:space="0" w:color="auto"/>
            </w:tcBorders>
            <w:shd w:val="clear" w:color="auto" w:fill="B8CCE4" w:themeFill="accent1" w:themeFillTint="66"/>
            <w:vAlign w:val="center"/>
          </w:tcPr>
          <w:p w14:paraId="36E258AB" w14:textId="77777777" w:rsidR="00A26C0D" w:rsidRDefault="00A26C0D">
            <w:pPr>
              <w:jc w:val="center"/>
            </w:pPr>
          </w:p>
        </w:tc>
        <w:tc>
          <w:tcPr>
            <w:tcW w:w="428" w:type="dxa"/>
            <w:shd w:val="clear" w:color="auto" w:fill="B8CCE4" w:themeFill="accent1" w:themeFillTint="66"/>
            <w:vAlign w:val="center"/>
          </w:tcPr>
          <w:p w14:paraId="24706826" w14:textId="77777777" w:rsidR="00A26C0D" w:rsidRDefault="00E260B6">
            <w:pPr>
              <w:jc w:val="center"/>
            </w:pPr>
            <w:r>
              <w:t>N</w:t>
            </w:r>
          </w:p>
        </w:tc>
        <w:tc>
          <w:tcPr>
            <w:tcW w:w="428" w:type="dxa"/>
            <w:shd w:val="clear" w:color="auto" w:fill="B8CCE4" w:themeFill="accent1" w:themeFillTint="66"/>
            <w:vAlign w:val="center"/>
          </w:tcPr>
          <w:p w14:paraId="07582CFC" w14:textId="77777777" w:rsidR="00A26C0D" w:rsidRDefault="00E260B6">
            <w:pPr>
              <w:jc w:val="center"/>
            </w:pPr>
            <w:r>
              <w:t>N</w:t>
            </w:r>
          </w:p>
        </w:tc>
        <w:tc>
          <w:tcPr>
            <w:tcW w:w="428" w:type="dxa"/>
            <w:shd w:val="clear" w:color="auto" w:fill="B8CCE4" w:themeFill="accent1" w:themeFillTint="66"/>
            <w:vAlign w:val="center"/>
          </w:tcPr>
          <w:p w14:paraId="5CC27558" w14:textId="77777777" w:rsidR="00A26C0D" w:rsidRDefault="00E260B6">
            <w:pPr>
              <w:jc w:val="center"/>
            </w:pPr>
            <w:r>
              <w:t>N</w:t>
            </w:r>
          </w:p>
        </w:tc>
        <w:tc>
          <w:tcPr>
            <w:tcW w:w="428" w:type="dxa"/>
            <w:tcBorders>
              <w:right w:val="single" w:sz="12" w:space="0" w:color="auto"/>
            </w:tcBorders>
            <w:shd w:val="clear" w:color="auto" w:fill="B8CCE4" w:themeFill="accent1" w:themeFillTint="66"/>
            <w:vAlign w:val="center"/>
          </w:tcPr>
          <w:p w14:paraId="2B1C9AD8"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036D1D33"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0C05E102"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5895B509"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024EF3AA" w14:textId="77777777" w:rsidR="00A26C0D" w:rsidRDefault="00E260B6">
            <w:pPr>
              <w:jc w:val="center"/>
            </w:pPr>
            <w:r>
              <w:rPr>
                <w:b/>
                <w:sz w:val="24"/>
                <w:szCs w:val="24"/>
              </w:rPr>
              <w:sym w:font="Wingdings" w:char="F0FC"/>
            </w:r>
          </w:p>
        </w:tc>
        <w:tc>
          <w:tcPr>
            <w:tcW w:w="405" w:type="dxa"/>
            <w:tcBorders>
              <w:right w:val="single" w:sz="12" w:space="0" w:color="auto"/>
            </w:tcBorders>
            <w:shd w:val="clear" w:color="auto" w:fill="B8CCE4" w:themeFill="accent1" w:themeFillTint="66"/>
            <w:vAlign w:val="center"/>
          </w:tcPr>
          <w:p w14:paraId="29E6689F"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07486785" w14:textId="77777777" w:rsidR="00A26C0D" w:rsidRDefault="00E260B6">
            <w:pPr>
              <w:jc w:val="center"/>
            </w:pPr>
            <w:r>
              <w:t>N</w:t>
            </w:r>
          </w:p>
        </w:tc>
        <w:tc>
          <w:tcPr>
            <w:tcW w:w="405" w:type="dxa"/>
            <w:shd w:val="clear" w:color="auto" w:fill="B8CCE4" w:themeFill="accent1" w:themeFillTint="66"/>
            <w:vAlign w:val="center"/>
          </w:tcPr>
          <w:p w14:paraId="7FB815EE" w14:textId="77777777" w:rsidR="00A26C0D" w:rsidRDefault="00E260B6">
            <w:pPr>
              <w:jc w:val="center"/>
            </w:pPr>
            <w:r>
              <w:t>N</w:t>
            </w:r>
          </w:p>
        </w:tc>
        <w:tc>
          <w:tcPr>
            <w:tcW w:w="405" w:type="dxa"/>
            <w:shd w:val="clear" w:color="auto" w:fill="B8CCE4" w:themeFill="accent1" w:themeFillTint="66"/>
            <w:vAlign w:val="center"/>
          </w:tcPr>
          <w:p w14:paraId="542E49A4" w14:textId="77777777" w:rsidR="00A26C0D" w:rsidRDefault="00E260B6">
            <w:pPr>
              <w:jc w:val="center"/>
            </w:pPr>
            <w:r>
              <w:t>N</w:t>
            </w:r>
          </w:p>
        </w:tc>
        <w:tc>
          <w:tcPr>
            <w:tcW w:w="405" w:type="dxa"/>
            <w:shd w:val="clear" w:color="auto" w:fill="B8CCE4" w:themeFill="accent1" w:themeFillTint="66"/>
            <w:vAlign w:val="center"/>
          </w:tcPr>
          <w:p w14:paraId="0ECBEDED" w14:textId="77777777" w:rsidR="00A26C0D" w:rsidRDefault="00E260B6">
            <w:pPr>
              <w:jc w:val="center"/>
            </w:pPr>
            <w:r>
              <w:t>N</w:t>
            </w:r>
          </w:p>
        </w:tc>
        <w:tc>
          <w:tcPr>
            <w:tcW w:w="405" w:type="dxa"/>
            <w:shd w:val="clear" w:color="auto" w:fill="B8CCE4" w:themeFill="accent1" w:themeFillTint="66"/>
            <w:vAlign w:val="center"/>
          </w:tcPr>
          <w:p w14:paraId="40734C4E" w14:textId="77777777" w:rsidR="00A26C0D" w:rsidRDefault="00E260B6">
            <w:pPr>
              <w:jc w:val="center"/>
            </w:pPr>
            <w:r>
              <w:t>N</w:t>
            </w:r>
          </w:p>
        </w:tc>
      </w:tr>
      <w:tr w:rsidR="00A26C0D" w14:paraId="3C17CED1" w14:textId="77777777">
        <w:tc>
          <w:tcPr>
            <w:tcW w:w="3664" w:type="dxa"/>
            <w:tcBorders>
              <w:left w:val="single" w:sz="8" w:space="0" w:color="auto"/>
              <w:right w:val="single" w:sz="12" w:space="0" w:color="auto"/>
            </w:tcBorders>
          </w:tcPr>
          <w:p w14:paraId="01DAC387" w14:textId="77777777" w:rsidR="00A26C0D" w:rsidRDefault="00E260B6">
            <w:pPr>
              <w:rPr>
                <w:rFonts w:cs="Arial"/>
              </w:rPr>
            </w:pPr>
            <w:r>
              <w:t>Adaptive user modelling for cognitive states estimation</w:t>
            </w:r>
          </w:p>
        </w:tc>
        <w:tc>
          <w:tcPr>
            <w:tcW w:w="428" w:type="dxa"/>
            <w:tcBorders>
              <w:left w:val="single" w:sz="12" w:space="0" w:color="auto"/>
            </w:tcBorders>
            <w:vAlign w:val="center"/>
          </w:tcPr>
          <w:p w14:paraId="408BCAEA" w14:textId="77777777" w:rsidR="00A26C0D" w:rsidRDefault="00E260B6">
            <w:pPr>
              <w:jc w:val="center"/>
            </w:pPr>
            <w:r>
              <w:rPr>
                <w:b/>
                <w:sz w:val="24"/>
                <w:szCs w:val="24"/>
              </w:rPr>
              <w:sym w:font="Wingdings" w:char="F0FC"/>
            </w:r>
          </w:p>
        </w:tc>
        <w:tc>
          <w:tcPr>
            <w:tcW w:w="428" w:type="dxa"/>
            <w:vAlign w:val="center"/>
          </w:tcPr>
          <w:p w14:paraId="4DF447AE" w14:textId="77777777" w:rsidR="00A26C0D" w:rsidRDefault="00E260B6">
            <w:pPr>
              <w:jc w:val="center"/>
            </w:pPr>
            <w:r>
              <w:t>N</w:t>
            </w:r>
          </w:p>
        </w:tc>
        <w:tc>
          <w:tcPr>
            <w:tcW w:w="428" w:type="dxa"/>
            <w:vAlign w:val="center"/>
          </w:tcPr>
          <w:p w14:paraId="2F6EB26F" w14:textId="77777777" w:rsidR="00A26C0D" w:rsidRDefault="00E260B6">
            <w:pPr>
              <w:jc w:val="center"/>
            </w:pPr>
            <w:r>
              <w:t>N</w:t>
            </w:r>
          </w:p>
        </w:tc>
        <w:tc>
          <w:tcPr>
            <w:tcW w:w="428" w:type="dxa"/>
            <w:vAlign w:val="center"/>
          </w:tcPr>
          <w:p w14:paraId="44C00618" w14:textId="77777777" w:rsidR="00A26C0D" w:rsidRDefault="00E260B6">
            <w:pPr>
              <w:jc w:val="center"/>
            </w:pPr>
            <w:r>
              <w:t>N</w:t>
            </w:r>
          </w:p>
        </w:tc>
        <w:tc>
          <w:tcPr>
            <w:tcW w:w="428" w:type="dxa"/>
            <w:tcBorders>
              <w:right w:val="single" w:sz="12" w:space="0" w:color="auto"/>
            </w:tcBorders>
            <w:vAlign w:val="center"/>
          </w:tcPr>
          <w:p w14:paraId="15B6A249" w14:textId="77777777" w:rsidR="00A26C0D" w:rsidRDefault="00E260B6">
            <w:pPr>
              <w:jc w:val="center"/>
            </w:pPr>
            <w:r>
              <w:t>N</w:t>
            </w:r>
          </w:p>
        </w:tc>
        <w:tc>
          <w:tcPr>
            <w:tcW w:w="405" w:type="dxa"/>
            <w:tcBorders>
              <w:left w:val="single" w:sz="12" w:space="0" w:color="auto"/>
            </w:tcBorders>
            <w:vAlign w:val="center"/>
          </w:tcPr>
          <w:p w14:paraId="1A7C7CA6" w14:textId="77777777" w:rsidR="00A26C0D" w:rsidRDefault="00E260B6">
            <w:pPr>
              <w:jc w:val="center"/>
            </w:pPr>
            <w:r>
              <w:rPr>
                <w:b/>
                <w:sz w:val="24"/>
                <w:szCs w:val="24"/>
              </w:rPr>
              <w:sym w:font="Wingdings" w:char="F0FC"/>
            </w:r>
          </w:p>
        </w:tc>
        <w:tc>
          <w:tcPr>
            <w:tcW w:w="405" w:type="dxa"/>
            <w:vAlign w:val="center"/>
          </w:tcPr>
          <w:p w14:paraId="34C6B3A3" w14:textId="77777777" w:rsidR="00A26C0D" w:rsidRDefault="00E260B6">
            <w:pPr>
              <w:jc w:val="center"/>
            </w:pPr>
            <w:r>
              <w:t>N</w:t>
            </w:r>
          </w:p>
        </w:tc>
        <w:tc>
          <w:tcPr>
            <w:tcW w:w="405" w:type="dxa"/>
            <w:vAlign w:val="center"/>
          </w:tcPr>
          <w:p w14:paraId="45E64B0F" w14:textId="77777777" w:rsidR="00A26C0D" w:rsidRDefault="00E260B6">
            <w:pPr>
              <w:jc w:val="center"/>
            </w:pPr>
            <w:r>
              <w:t>N</w:t>
            </w:r>
          </w:p>
        </w:tc>
        <w:tc>
          <w:tcPr>
            <w:tcW w:w="405" w:type="dxa"/>
            <w:vAlign w:val="center"/>
          </w:tcPr>
          <w:p w14:paraId="2EDA45EF" w14:textId="77777777" w:rsidR="00A26C0D" w:rsidRDefault="00E260B6">
            <w:pPr>
              <w:jc w:val="center"/>
            </w:pPr>
            <w:r>
              <w:t>N</w:t>
            </w:r>
          </w:p>
        </w:tc>
        <w:tc>
          <w:tcPr>
            <w:tcW w:w="405" w:type="dxa"/>
            <w:tcBorders>
              <w:right w:val="single" w:sz="12" w:space="0" w:color="auto"/>
            </w:tcBorders>
            <w:vAlign w:val="center"/>
          </w:tcPr>
          <w:p w14:paraId="06B9A03E" w14:textId="77777777" w:rsidR="00A26C0D" w:rsidRDefault="00E260B6">
            <w:pPr>
              <w:jc w:val="center"/>
            </w:pPr>
            <w:r>
              <w:t>N</w:t>
            </w:r>
          </w:p>
        </w:tc>
        <w:tc>
          <w:tcPr>
            <w:tcW w:w="405" w:type="dxa"/>
            <w:tcBorders>
              <w:left w:val="single" w:sz="12" w:space="0" w:color="auto"/>
            </w:tcBorders>
            <w:vAlign w:val="center"/>
          </w:tcPr>
          <w:p w14:paraId="1A4529C4" w14:textId="77777777" w:rsidR="00A26C0D" w:rsidRDefault="00E260B6">
            <w:pPr>
              <w:jc w:val="center"/>
            </w:pPr>
            <w:r>
              <w:t>N</w:t>
            </w:r>
          </w:p>
        </w:tc>
        <w:tc>
          <w:tcPr>
            <w:tcW w:w="405" w:type="dxa"/>
            <w:vAlign w:val="center"/>
          </w:tcPr>
          <w:p w14:paraId="6A60035E" w14:textId="77777777" w:rsidR="00A26C0D" w:rsidRDefault="00E260B6">
            <w:pPr>
              <w:jc w:val="center"/>
            </w:pPr>
            <w:r>
              <w:t>N</w:t>
            </w:r>
          </w:p>
        </w:tc>
        <w:tc>
          <w:tcPr>
            <w:tcW w:w="405" w:type="dxa"/>
            <w:vAlign w:val="center"/>
          </w:tcPr>
          <w:p w14:paraId="006E0BB6" w14:textId="77777777" w:rsidR="00A26C0D" w:rsidRDefault="00E260B6">
            <w:pPr>
              <w:jc w:val="center"/>
            </w:pPr>
            <w:r>
              <w:t>N</w:t>
            </w:r>
          </w:p>
        </w:tc>
        <w:tc>
          <w:tcPr>
            <w:tcW w:w="405" w:type="dxa"/>
            <w:vAlign w:val="center"/>
          </w:tcPr>
          <w:p w14:paraId="18C40170" w14:textId="77777777" w:rsidR="00A26C0D" w:rsidRDefault="00E260B6">
            <w:pPr>
              <w:jc w:val="center"/>
            </w:pPr>
            <w:r>
              <w:t>N</w:t>
            </w:r>
          </w:p>
        </w:tc>
        <w:tc>
          <w:tcPr>
            <w:tcW w:w="405" w:type="dxa"/>
            <w:vAlign w:val="center"/>
          </w:tcPr>
          <w:p w14:paraId="3277E1A2" w14:textId="77777777" w:rsidR="00A26C0D" w:rsidRDefault="00E260B6">
            <w:pPr>
              <w:jc w:val="center"/>
            </w:pPr>
            <w:r>
              <w:t>N</w:t>
            </w:r>
          </w:p>
        </w:tc>
      </w:tr>
      <w:tr w:rsidR="00A26C0D" w14:paraId="3C51C3FB" w14:textId="77777777">
        <w:tc>
          <w:tcPr>
            <w:tcW w:w="3664" w:type="dxa"/>
            <w:tcBorders>
              <w:left w:val="single" w:sz="8" w:space="0" w:color="auto"/>
              <w:right w:val="single" w:sz="12" w:space="0" w:color="auto"/>
            </w:tcBorders>
            <w:shd w:val="clear" w:color="auto" w:fill="B8CCE4" w:themeFill="accent1" w:themeFillTint="66"/>
          </w:tcPr>
          <w:p w14:paraId="78660AA4" w14:textId="77777777" w:rsidR="00A26C0D" w:rsidRDefault="00E260B6">
            <w:pPr>
              <w:rPr>
                <w:rFonts w:cs="Arial"/>
              </w:rPr>
            </w:pPr>
            <w:r>
              <w:t>Incorporation of conscious and subconscious user feedback  in deep learning representations</w:t>
            </w:r>
          </w:p>
        </w:tc>
        <w:tc>
          <w:tcPr>
            <w:tcW w:w="428" w:type="dxa"/>
            <w:tcBorders>
              <w:left w:val="single" w:sz="12" w:space="0" w:color="auto"/>
            </w:tcBorders>
            <w:shd w:val="clear" w:color="auto" w:fill="B8CCE4" w:themeFill="accent1" w:themeFillTint="66"/>
            <w:vAlign w:val="center"/>
          </w:tcPr>
          <w:p w14:paraId="7DB32E82" w14:textId="77777777" w:rsidR="00A26C0D" w:rsidRDefault="00A26C0D">
            <w:pPr>
              <w:jc w:val="center"/>
            </w:pPr>
          </w:p>
        </w:tc>
        <w:tc>
          <w:tcPr>
            <w:tcW w:w="428" w:type="dxa"/>
            <w:shd w:val="clear" w:color="auto" w:fill="B8CCE4" w:themeFill="accent1" w:themeFillTint="66"/>
            <w:vAlign w:val="center"/>
          </w:tcPr>
          <w:p w14:paraId="5E0C3805" w14:textId="77777777" w:rsidR="00A26C0D" w:rsidRDefault="00E260B6">
            <w:pPr>
              <w:jc w:val="center"/>
            </w:pPr>
            <w:r>
              <w:t>N</w:t>
            </w:r>
          </w:p>
        </w:tc>
        <w:tc>
          <w:tcPr>
            <w:tcW w:w="428" w:type="dxa"/>
            <w:shd w:val="clear" w:color="auto" w:fill="B8CCE4" w:themeFill="accent1" w:themeFillTint="66"/>
            <w:vAlign w:val="center"/>
          </w:tcPr>
          <w:p w14:paraId="15CE0F54" w14:textId="77777777" w:rsidR="00A26C0D" w:rsidRDefault="00E260B6">
            <w:pPr>
              <w:jc w:val="center"/>
            </w:pPr>
            <w:r>
              <w:t>N</w:t>
            </w:r>
          </w:p>
        </w:tc>
        <w:tc>
          <w:tcPr>
            <w:tcW w:w="428" w:type="dxa"/>
            <w:shd w:val="clear" w:color="auto" w:fill="B8CCE4" w:themeFill="accent1" w:themeFillTint="66"/>
            <w:vAlign w:val="center"/>
          </w:tcPr>
          <w:p w14:paraId="1D2ED87E" w14:textId="77777777" w:rsidR="00A26C0D" w:rsidRDefault="00E260B6">
            <w:pPr>
              <w:jc w:val="center"/>
            </w:pPr>
            <w:r>
              <w:t>N</w:t>
            </w:r>
          </w:p>
        </w:tc>
        <w:tc>
          <w:tcPr>
            <w:tcW w:w="428" w:type="dxa"/>
            <w:tcBorders>
              <w:right w:val="single" w:sz="12" w:space="0" w:color="auto"/>
            </w:tcBorders>
            <w:shd w:val="clear" w:color="auto" w:fill="B8CCE4" w:themeFill="accent1" w:themeFillTint="66"/>
            <w:vAlign w:val="center"/>
          </w:tcPr>
          <w:p w14:paraId="29341E7C"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4F82442D"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537E56FA" w14:textId="77777777" w:rsidR="00A26C0D" w:rsidRDefault="00E260B6">
            <w:pPr>
              <w:jc w:val="center"/>
            </w:pPr>
            <w:r>
              <w:t>N</w:t>
            </w:r>
          </w:p>
        </w:tc>
        <w:tc>
          <w:tcPr>
            <w:tcW w:w="405" w:type="dxa"/>
            <w:shd w:val="clear" w:color="auto" w:fill="B8CCE4" w:themeFill="accent1" w:themeFillTint="66"/>
            <w:vAlign w:val="center"/>
          </w:tcPr>
          <w:p w14:paraId="30DB8C7D" w14:textId="77777777" w:rsidR="00A26C0D" w:rsidRDefault="00E260B6">
            <w:pPr>
              <w:jc w:val="center"/>
            </w:pPr>
            <w:r>
              <w:t>N</w:t>
            </w:r>
          </w:p>
        </w:tc>
        <w:tc>
          <w:tcPr>
            <w:tcW w:w="405" w:type="dxa"/>
            <w:shd w:val="clear" w:color="auto" w:fill="B8CCE4" w:themeFill="accent1" w:themeFillTint="66"/>
            <w:vAlign w:val="center"/>
          </w:tcPr>
          <w:p w14:paraId="71A95ED0" w14:textId="77777777" w:rsidR="00A26C0D" w:rsidRDefault="00E260B6">
            <w:pPr>
              <w:jc w:val="center"/>
            </w:pPr>
            <w:r>
              <w:t>N</w:t>
            </w:r>
          </w:p>
        </w:tc>
        <w:tc>
          <w:tcPr>
            <w:tcW w:w="405" w:type="dxa"/>
            <w:tcBorders>
              <w:right w:val="single" w:sz="12" w:space="0" w:color="auto"/>
            </w:tcBorders>
            <w:shd w:val="clear" w:color="auto" w:fill="B8CCE4" w:themeFill="accent1" w:themeFillTint="66"/>
            <w:vAlign w:val="center"/>
          </w:tcPr>
          <w:p w14:paraId="09A755BD"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7390F705" w14:textId="77777777" w:rsidR="00A26C0D" w:rsidRDefault="00E260B6">
            <w:pPr>
              <w:jc w:val="center"/>
            </w:pPr>
            <w:r>
              <w:t>N</w:t>
            </w:r>
          </w:p>
        </w:tc>
        <w:tc>
          <w:tcPr>
            <w:tcW w:w="405" w:type="dxa"/>
            <w:shd w:val="clear" w:color="auto" w:fill="B8CCE4" w:themeFill="accent1" w:themeFillTint="66"/>
            <w:vAlign w:val="center"/>
          </w:tcPr>
          <w:p w14:paraId="1B615FF9" w14:textId="77777777" w:rsidR="00A26C0D" w:rsidRDefault="00E260B6">
            <w:pPr>
              <w:jc w:val="center"/>
            </w:pPr>
            <w:r>
              <w:t>N</w:t>
            </w:r>
          </w:p>
        </w:tc>
        <w:tc>
          <w:tcPr>
            <w:tcW w:w="405" w:type="dxa"/>
            <w:shd w:val="clear" w:color="auto" w:fill="B8CCE4" w:themeFill="accent1" w:themeFillTint="66"/>
            <w:vAlign w:val="center"/>
          </w:tcPr>
          <w:p w14:paraId="01AB8F54" w14:textId="77777777" w:rsidR="00A26C0D" w:rsidRDefault="00E260B6">
            <w:pPr>
              <w:jc w:val="center"/>
            </w:pPr>
            <w:r>
              <w:t>N</w:t>
            </w:r>
          </w:p>
        </w:tc>
        <w:tc>
          <w:tcPr>
            <w:tcW w:w="405" w:type="dxa"/>
            <w:shd w:val="clear" w:color="auto" w:fill="B8CCE4" w:themeFill="accent1" w:themeFillTint="66"/>
            <w:vAlign w:val="center"/>
          </w:tcPr>
          <w:p w14:paraId="2DA64203" w14:textId="77777777" w:rsidR="00A26C0D" w:rsidRDefault="00E260B6">
            <w:pPr>
              <w:jc w:val="center"/>
            </w:pPr>
            <w:r>
              <w:t>N</w:t>
            </w:r>
          </w:p>
        </w:tc>
        <w:tc>
          <w:tcPr>
            <w:tcW w:w="405" w:type="dxa"/>
            <w:shd w:val="clear" w:color="auto" w:fill="B8CCE4" w:themeFill="accent1" w:themeFillTint="66"/>
            <w:vAlign w:val="center"/>
          </w:tcPr>
          <w:p w14:paraId="5E3F4548" w14:textId="77777777" w:rsidR="00A26C0D" w:rsidRDefault="00E260B6">
            <w:pPr>
              <w:jc w:val="center"/>
            </w:pPr>
            <w:r>
              <w:t>N</w:t>
            </w:r>
          </w:p>
        </w:tc>
      </w:tr>
      <w:tr w:rsidR="00A26C0D" w14:paraId="371085E3" w14:textId="77777777">
        <w:tc>
          <w:tcPr>
            <w:tcW w:w="3664" w:type="dxa"/>
            <w:tcBorders>
              <w:left w:val="single" w:sz="8" w:space="0" w:color="auto"/>
              <w:right w:val="single" w:sz="12" w:space="0" w:color="auto"/>
            </w:tcBorders>
          </w:tcPr>
          <w:p w14:paraId="27D85272" w14:textId="77777777" w:rsidR="00A26C0D" w:rsidRDefault="00E260B6">
            <w:pPr>
              <w:rPr>
                <w:rFonts w:cs="Arial"/>
              </w:rPr>
            </w:pPr>
            <w:r>
              <w:t>Knowledge transfer to new officers</w:t>
            </w:r>
          </w:p>
        </w:tc>
        <w:tc>
          <w:tcPr>
            <w:tcW w:w="428" w:type="dxa"/>
            <w:tcBorders>
              <w:left w:val="single" w:sz="12" w:space="0" w:color="auto"/>
            </w:tcBorders>
            <w:vAlign w:val="center"/>
          </w:tcPr>
          <w:p w14:paraId="30DFA639" w14:textId="77777777" w:rsidR="00A26C0D" w:rsidRDefault="00E260B6">
            <w:pPr>
              <w:jc w:val="center"/>
            </w:pPr>
            <w:r>
              <w:rPr>
                <w:b/>
                <w:sz w:val="24"/>
                <w:szCs w:val="24"/>
              </w:rPr>
              <w:sym w:font="Wingdings" w:char="F0FC"/>
            </w:r>
          </w:p>
        </w:tc>
        <w:tc>
          <w:tcPr>
            <w:tcW w:w="428" w:type="dxa"/>
            <w:vAlign w:val="center"/>
          </w:tcPr>
          <w:p w14:paraId="0EF8A523" w14:textId="77777777" w:rsidR="00A26C0D" w:rsidRDefault="00E260B6">
            <w:pPr>
              <w:jc w:val="center"/>
            </w:pPr>
            <w:r>
              <w:rPr>
                <w:b/>
                <w:sz w:val="24"/>
                <w:szCs w:val="24"/>
              </w:rPr>
              <w:sym w:font="Wingdings" w:char="F0FC"/>
            </w:r>
          </w:p>
        </w:tc>
        <w:tc>
          <w:tcPr>
            <w:tcW w:w="428" w:type="dxa"/>
            <w:vAlign w:val="center"/>
          </w:tcPr>
          <w:p w14:paraId="73E3EDAD" w14:textId="77777777" w:rsidR="00A26C0D" w:rsidRDefault="00E260B6">
            <w:pPr>
              <w:jc w:val="center"/>
            </w:pPr>
            <w:r>
              <w:rPr>
                <w:b/>
                <w:sz w:val="24"/>
                <w:szCs w:val="24"/>
              </w:rPr>
              <w:sym w:font="Wingdings" w:char="F0FC"/>
            </w:r>
          </w:p>
        </w:tc>
        <w:tc>
          <w:tcPr>
            <w:tcW w:w="428" w:type="dxa"/>
            <w:vAlign w:val="center"/>
          </w:tcPr>
          <w:p w14:paraId="0A220E5F" w14:textId="77777777" w:rsidR="00A26C0D" w:rsidRDefault="00E260B6">
            <w:pPr>
              <w:jc w:val="center"/>
            </w:pPr>
            <w:r>
              <w:t>N</w:t>
            </w:r>
          </w:p>
        </w:tc>
        <w:tc>
          <w:tcPr>
            <w:tcW w:w="428" w:type="dxa"/>
            <w:tcBorders>
              <w:right w:val="single" w:sz="12" w:space="0" w:color="auto"/>
            </w:tcBorders>
            <w:vAlign w:val="center"/>
          </w:tcPr>
          <w:p w14:paraId="578E0430" w14:textId="77777777" w:rsidR="00A26C0D" w:rsidRDefault="00E260B6">
            <w:pPr>
              <w:jc w:val="center"/>
            </w:pPr>
            <w:r>
              <w:t>N</w:t>
            </w:r>
          </w:p>
        </w:tc>
        <w:tc>
          <w:tcPr>
            <w:tcW w:w="405" w:type="dxa"/>
            <w:tcBorders>
              <w:left w:val="single" w:sz="12" w:space="0" w:color="auto"/>
            </w:tcBorders>
            <w:vAlign w:val="center"/>
          </w:tcPr>
          <w:p w14:paraId="7E438FAF" w14:textId="77777777" w:rsidR="00A26C0D" w:rsidRDefault="00E260B6">
            <w:pPr>
              <w:jc w:val="center"/>
            </w:pPr>
            <w:r>
              <w:rPr>
                <w:b/>
                <w:sz w:val="24"/>
                <w:szCs w:val="24"/>
              </w:rPr>
              <w:sym w:font="Wingdings" w:char="F0FC"/>
            </w:r>
          </w:p>
        </w:tc>
        <w:tc>
          <w:tcPr>
            <w:tcW w:w="405" w:type="dxa"/>
            <w:vAlign w:val="center"/>
          </w:tcPr>
          <w:p w14:paraId="00EC1C26" w14:textId="77777777" w:rsidR="00A26C0D" w:rsidRDefault="00E260B6">
            <w:pPr>
              <w:jc w:val="center"/>
            </w:pPr>
            <w:r>
              <w:rPr>
                <w:b/>
                <w:sz w:val="24"/>
                <w:szCs w:val="24"/>
              </w:rPr>
              <w:sym w:font="Wingdings" w:char="F0FC"/>
            </w:r>
          </w:p>
        </w:tc>
        <w:tc>
          <w:tcPr>
            <w:tcW w:w="405" w:type="dxa"/>
            <w:vAlign w:val="center"/>
          </w:tcPr>
          <w:p w14:paraId="7D007CBF" w14:textId="77777777" w:rsidR="00A26C0D" w:rsidRDefault="00E260B6">
            <w:pPr>
              <w:jc w:val="center"/>
            </w:pPr>
            <w:r>
              <w:rPr>
                <w:b/>
                <w:sz w:val="24"/>
                <w:szCs w:val="24"/>
              </w:rPr>
              <w:sym w:font="Wingdings" w:char="F0FC"/>
            </w:r>
          </w:p>
        </w:tc>
        <w:tc>
          <w:tcPr>
            <w:tcW w:w="405" w:type="dxa"/>
            <w:vAlign w:val="center"/>
          </w:tcPr>
          <w:p w14:paraId="16BEAC44" w14:textId="77777777" w:rsidR="00A26C0D" w:rsidRDefault="00E260B6">
            <w:pPr>
              <w:jc w:val="center"/>
            </w:pPr>
            <w:r>
              <w:rPr>
                <w:b/>
                <w:sz w:val="24"/>
                <w:szCs w:val="24"/>
              </w:rPr>
              <w:sym w:font="Wingdings" w:char="F0FC"/>
            </w:r>
          </w:p>
        </w:tc>
        <w:tc>
          <w:tcPr>
            <w:tcW w:w="405" w:type="dxa"/>
            <w:tcBorders>
              <w:right w:val="single" w:sz="12" w:space="0" w:color="auto"/>
            </w:tcBorders>
            <w:vAlign w:val="center"/>
          </w:tcPr>
          <w:p w14:paraId="2BE37BE7" w14:textId="77777777" w:rsidR="00A26C0D" w:rsidRDefault="00E260B6">
            <w:pPr>
              <w:jc w:val="center"/>
            </w:pPr>
            <w:r>
              <w:t>N</w:t>
            </w:r>
          </w:p>
        </w:tc>
        <w:tc>
          <w:tcPr>
            <w:tcW w:w="405" w:type="dxa"/>
            <w:tcBorders>
              <w:left w:val="single" w:sz="12" w:space="0" w:color="auto"/>
            </w:tcBorders>
            <w:vAlign w:val="center"/>
          </w:tcPr>
          <w:p w14:paraId="51152688" w14:textId="77777777" w:rsidR="00A26C0D" w:rsidRDefault="00E260B6">
            <w:pPr>
              <w:jc w:val="center"/>
            </w:pPr>
            <w:r>
              <w:rPr>
                <w:b/>
                <w:sz w:val="24"/>
                <w:szCs w:val="24"/>
              </w:rPr>
              <w:sym w:font="Wingdings" w:char="F0FC"/>
            </w:r>
          </w:p>
        </w:tc>
        <w:tc>
          <w:tcPr>
            <w:tcW w:w="405" w:type="dxa"/>
            <w:vAlign w:val="center"/>
          </w:tcPr>
          <w:p w14:paraId="3374128A" w14:textId="77777777" w:rsidR="00A26C0D" w:rsidRDefault="00E260B6">
            <w:pPr>
              <w:jc w:val="center"/>
            </w:pPr>
            <w:r>
              <w:rPr>
                <w:b/>
                <w:sz w:val="24"/>
                <w:szCs w:val="24"/>
              </w:rPr>
              <w:sym w:font="Wingdings" w:char="F0FC"/>
            </w:r>
          </w:p>
        </w:tc>
        <w:tc>
          <w:tcPr>
            <w:tcW w:w="405" w:type="dxa"/>
            <w:vAlign w:val="center"/>
          </w:tcPr>
          <w:p w14:paraId="06F7F787" w14:textId="77777777" w:rsidR="00A26C0D" w:rsidRDefault="00E260B6">
            <w:pPr>
              <w:jc w:val="center"/>
            </w:pPr>
            <w:r>
              <w:rPr>
                <w:b/>
                <w:sz w:val="24"/>
                <w:szCs w:val="24"/>
              </w:rPr>
              <w:sym w:font="Wingdings" w:char="F0FC"/>
            </w:r>
          </w:p>
        </w:tc>
        <w:tc>
          <w:tcPr>
            <w:tcW w:w="405" w:type="dxa"/>
            <w:vAlign w:val="center"/>
          </w:tcPr>
          <w:p w14:paraId="71DF9CC7" w14:textId="77777777" w:rsidR="00A26C0D" w:rsidRDefault="00E260B6">
            <w:pPr>
              <w:jc w:val="center"/>
            </w:pPr>
            <w:r>
              <w:t>N</w:t>
            </w:r>
          </w:p>
        </w:tc>
        <w:tc>
          <w:tcPr>
            <w:tcW w:w="405" w:type="dxa"/>
            <w:vAlign w:val="center"/>
          </w:tcPr>
          <w:p w14:paraId="2A8E7AFA" w14:textId="77777777" w:rsidR="00A26C0D" w:rsidRDefault="00E260B6">
            <w:pPr>
              <w:jc w:val="center"/>
            </w:pPr>
            <w:r>
              <w:t>N</w:t>
            </w:r>
          </w:p>
        </w:tc>
      </w:tr>
      <w:tr w:rsidR="00A26C0D" w14:paraId="1973328E" w14:textId="77777777">
        <w:tc>
          <w:tcPr>
            <w:tcW w:w="9854" w:type="dxa"/>
            <w:gridSpan w:val="16"/>
            <w:tcBorders>
              <w:left w:val="single" w:sz="8" w:space="0" w:color="auto"/>
              <w:right w:val="single" w:sz="8" w:space="0" w:color="auto"/>
            </w:tcBorders>
            <w:shd w:val="clear" w:color="auto" w:fill="BFBFBF" w:themeFill="background1" w:themeFillShade="BF"/>
          </w:tcPr>
          <w:p w14:paraId="0FED30BB" w14:textId="77777777" w:rsidR="00A26C0D" w:rsidRDefault="00E260B6">
            <w:pPr>
              <w:jc w:val="center"/>
            </w:pPr>
            <w:r>
              <w:rPr>
                <w:rFonts w:cs="Arial"/>
              </w:rPr>
              <w:t>Novel applications for LEAs and System Integration</w:t>
            </w:r>
          </w:p>
        </w:tc>
      </w:tr>
      <w:tr w:rsidR="00A26C0D" w14:paraId="45BFA692" w14:textId="77777777">
        <w:tc>
          <w:tcPr>
            <w:tcW w:w="3664" w:type="dxa"/>
            <w:tcBorders>
              <w:left w:val="single" w:sz="8" w:space="0" w:color="auto"/>
              <w:right w:val="single" w:sz="12" w:space="0" w:color="auto"/>
            </w:tcBorders>
            <w:shd w:val="clear" w:color="auto" w:fill="B8CCE4" w:themeFill="accent1" w:themeFillTint="66"/>
          </w:tcPr>
          <w:p w14:paraId="73672309" w14:textId="77777777" w:rsidR="00A26C0D" w:rsidRDefault="00E260B6">
            <w:pPr>
              <w:rPr>
                <w:rFonts w:cs="Arial"/>
              </w:rPr>
            </w:pPr>
            <w:r>
              <w:t>Big Data infrastructure</w:t>
            </w:r>
          </w:p>
        </w:tc>
        <w:tc>
          <w:tcPr>
            <w:tcW w:w="428" w:type="dxa"/>
            <w:tcBorders>
              <w:left w:val="single" w:sz="12" w:space="0" w:color="auto"/>
            </w:tcBorders>
            <w:shd w:val="clear" w:color="auto" w:fill="B8CCE4" w:themeFill="accent1" w:themeFillTint="66"/>
            <w:vAlign w:val="center"/>
          </w:tcPr>
          <w:p w14:paraId="56B80BFA"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6DB04B76" w14:textId="77777777" w:rsidR="00A26C0D" w:rsidRDefault="00E260B6">
            <w:pPr>
              <w:jc w:val="center"/>
            </w:pPr>
            <w:r>
              <w:t>N</w:t>
            </w:r>
          </w:p>
        </w:tc>
        <w:tc>
          <w:tcPr>
            <w:tcW w:w="428" w:type="dxa"/>
            <w:shd w:val="clear" w:color="auto" w:fill="B8CCE4" w:themeFill="accent1" w:themeFillTint="66"/>
            <w:vAlign w:val="center"/>
          </w:tcPr>
          <w:p w14:paraId="1F4BDF50" w14:textId="77777777" w:rsidR="00A26C0D" w:rsidRDefault="00E260B6">
            <w:pPr>
              <w:jc w:val="center"/>
            </w:pPr>
            <w:r>
              <w:t>N</w:t>
            </w:r>
          </w:p>
        </w:tc>
        <w:tc>
          <w:tcPr>
            <w:tcW w:w="428" w:type="dxa"/>
            <w:shd w:val="clear" w:color="auto" w:fill="B8CCE4" w:themeFill="accent1" w:themeFillTint="66"/>
            <w:vAlign w:val="center"/>
          </w:tcPr>
          <w:p w14:paraId="3CC2B3D7" w14:textId="77777777" w:rsidR="00A26C0D" w:rsidRDefault="00E260B6">
            <w:pPr>
              <w:jc w:val="center"/>
            </w:pPr>
            <w:r>
              <w:rPr>
                <w:b/>
                <w:sz w:val="24"/>
                <w:szCs w:val="24"/>
              </w:rPr>
              <w:sym w:font="Wingdings" w:char="F0FC"/>
            </w:r>
          </w:p>
        </w:tc>
        <w:tc>
          <w:tcPr>
            <w:tcW w:w="428" w:type="dxa"/>
            <w:tcBorders>
              <w:right w:val="single" w:sz="12" w:space="0" w:color="auto"/>
            </w:tcBorders>
            <w:shd w:val="clear" w:color="auto" w:fill="B8CCE4" w:themeFill="accent1" w:themeFillTint="66"/>
            <w:vAlign w:val="center"/>
          </w:tcPr>
          <w:p w14:paraId="147A064A" w14:textId="77777777" w:rsidR="00A26C0D" w:rsidRDefault="00E260B6">
            <w:pPr>
              <w:jc w:val="center"/>
            </w:pPr>
            <w:r>
              <w:rPr>
                <w:b/>
                <w:sz w:val="24"/>
                <w:szCs w:val="24"/>
              </w:rPr>
              <w:sym w:font="Wingdings" w:char="F0FC"/>
            </w:r>
          </w:p>
        </w:tc>
        <w:tc>
          <w:tcPr>
            <w:tcW w:w="405" w:type="dxa"/>
            <w:tcBorders>
              <w:left w:val="single" w:sz="12" w:space="0" w:color="auto"/>
            </w:tcBorders>
            <w:shd w:val="clear" w:color="auto" w:fill="B8CCE4" w:themeFill="accent1" w:themeFillTint="66"/>
            <w:vAlign w:val="center"/>
          </w:tcPr>
          <w:p w14:paraId="28500DCA"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222DCE1C" w14:textId="77777777" w:rsidR="00A26C0D" w:rsidRDefault="00E260B6">
            <w:pPr>
              <w:jc w:val="center"/>
            </w:pPr>
            <w:r>
              <w:t>N</w:t>
            </w:r>
          </w:p>
        </w:tc>
        <w:tc>
          <w:tcPr>
            <w:tcW w:w="405" w:type="dxa"/>
            <w:shd w:val="clear" w:color="auto" w:fill="B8CCE4" w:themeFill="accent1" w:themeFillTint="66"/>
            <w:vAlign w:val="center"/>
          </w:tcPr>
          <w:p w14:paraId="5248C5D6" w14:textId="77777777" w:rsidR="00A26C0D" w:rsidRDefault="00E260B6">
            <w:pPr>
              <w:jc w:val="center"/>
            </w:pPr>
            <w:r>
              <w:t>N</w:t>
            </w:r>
          </w:p>
        </w:tc>
        <w:tc>
          <w:tcPr>
            <w:tcW w:w="405" w:type="dxa"/>
            <w:shd w:val="clear" w:color="auto" w:fill="B8CCE4" w:themeFill="accent1" w:themeFillTint="66"/>
            <w:vAlign w:val="center"/>
          </w:tcPr>
          <w:p w14:paraId="4CDA8F63" w14:textId="77777777" w:rsidR="00A26C0D" w:rsidRDefault="00E260B6">
            <w:pPr>
              <w:jc w:val="center"/>
            </w:pPr>
            <w:r>
              <w:t>N</w:t>
            </w:r>
          </w:p>
        </w:tc>
        <w:tc>
          <w:tcPr>
            <w:tcW w:w="405" w:type="dxa"/>
            <w:tcBorders>
              <w:right w:val="single" w:sz="12" w:space="0" w:color="auto"/>
            </w:tcBorders>
            <w:shd w:val="clear" w:color="auto" w:fill="B8CCE4" w:themeFill="accent1" w:themeFillTint="66"/>
            <w:vAlign w:val="center"/>
          </w:tcPr>
          <w:p w14:paraId="77BBB156" w14:textId="77777777" w:rsidR="00A26C0D" w:rsidRDefault="00E260B6">
            <w:pPr>
              <w:jc w:val="center"/>
            </w:pPr>
            <w:r>
              <w:rPr>
                <w:b/>
                <w:sz w:val="24"/>
                <w:szCs w:val="24"/>
              </w:rPr>
              <w:sym w:font="Wingdings" w:char="F0FC"/>
            </w:r>
          </w:p>
        </w:tc>
        <w:tc>
          <w:tcPr>
            <w:tcW w:w="405" w:type="dxa"/>
            <w:tcBorders>
              <w:left w:val="single" w:sz="12" w:space="0" w:color="auto"/>
            </w:tcBorders>
            <w:shd w:val="clear" w:color="auto" w:fill="B8CCE4" w:themeFill="accent1" w:themeFillTint="66"/>
            <w:vAlign w:val="center"/>
          </w:tcPr>
          <w:p w14:paraId="768F316A" w14:textId="77777777" w:rsidR="00A26C0D" w:rsidRDefault="00E260B6">
            <w:pPr>
              <w:jc w:val="center"/>
            </w:pPr>
            <w:r>
              <w:t>N</w:t>
            </w:r>
          </w:p>
        </w:tc>
        <w:tc>
          <w:tcPr>
            <w:tcW w:w="405" w:type="dxa"/>
            <w:shd w:val="clear" w:color="auto" w:fill="B8CCE4" w:themeFill="accent1" w:themeFillTint="66"/>
            <w:vAlign w:val="center"/>
          </w:tcPr>
          <w:p w14:paraId="6E67B567" w14:textId="77777777" w:rsidR="00A26C0D" w:rsidRDefault="00E260B6">
            <w:pPr>
              <w:jc w:val="center"/>
            </w:pPr>
            <w:r>
              <w:t>N</w:t>
            </w:r>
          </w:p>
        </w:tc>
        <w:tc>
          <w:tcPr>
            <w:tcW w:w="405" w:type="dxa"/>
            <w:shd w:val="clear" w:color="auto" w:fill="B8CCE4" w:themeFill="accent1" w:themeFillTint="66"/>
            <w:vAlign w:val="center"/>
          </w:tcPr>
          <w:p w14:paraId="1BA7210A" w14:textId="77777777" w:rsidR="00A26C0D" w:rsidRDefault="00E260B6">
            <w:pPr>
              <w:jc w:val="center"/>
            </w:pPr>
            <w:r>
              <w:t>N</w:t>
            </w:r>
          </w:p>
        </w:tc>
        <w:tc>
          <w:tcPr>
            <w:tcW w:w="405" w:type="dxa"/>
            <w:shd w:val="clear" w:color="auto" w:fill="B8CCE4" w:themeFill="accent1" w:themeFillTint="66"/>
            <w:vAlign w:val="center"/>
          </w:tcPr>
          <w:p w14:paraId="75AB3068"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436CF354" w14:textId="77777777" w:rsidR="00A26C0D" w:rsidRDefault="00E260B6">
            <w:pPr>
              <w:jc w:val="center"/>
            </w:pPr>
            <w:r>
              <w:rPr>
                <w:b/>
                <w:sz w:val="24"/>
                <w:szCs w:val="24"/>
              </w:rPr>
              <w:sym w:font="Wingdings" w:char="F0FC"/>
            </w:r>
          </w:p>
        </w:tc>
      </w:tr>
      <w:tr w:rsidR="00A26C0D" w14:paraId="473281B0" w14:textId="77777777">
        <w:tc>
          <w:tcPr>
            <w:tcW w:w="3664" w:type="dxa"/>
            <w:tcBorders>
              <w:left w:val="single" w:sz="8" w:space="0" w:color="auto"/>
              <w:right w:val="single" w:sz="12" w:space="0" w:color="auto"/>
            </w:tcBorders>
          </w:tcPr>
          <w:p w14:paraId="64660CB3" w14:textId="77777777" w:rsidR="00A26C0D" w:rsidRDefault="00E260B6">
            <w:pPr>
              <w:rPr>
                <w:rFonts w:cs="Arial"/>
              </w:rPr>
            </w:pPr>
            <w:r>
              <w:t>Novel applications for illegal trafficking</w:t>
            </w:r>
          </w:p>
        </w:tc>
        <w:tc>
          <w:tcPr>
            <w:tcW w:w="428" w:type="dxa"/>
            <w:tcBorders>
              <w:left w:val="single" w:sz="12" w:space="0" w:color="auto"/>
            </w:tcBorders>
            <w:vAlign w:val="center"/>
          </w:tcPr>
          <w:p w14:paraId="3A020AD1" w14:textId="77777777" w:rsidR="00A26C0D" w:rsidRDefault="00E260B6">
            <w:pPr>
              <w:jc w:val="center"/>
            </w:pPr>
            <w:r>
              <w:rPr>
                <w:b/>
                <w:sz w:val="24"/>
                <w:szCs w:val="24"/>
              </w:rPr>
              <w:sym w:font="Wingdings" w:char="F0FC"/>
            </w:r>
          </w:p>
        </w:tc>
        <w:tc>
          <w:tcPr>
            <w:tcW w:w="428" w:type="dxa"/>
            <w:vAlign w:val="center"/>
          </w:tcPr>
          <w:p w14:paraId="7B65BAF4" w14:textId="77777777" w:rsidR="00A26C0D" w:rsidRDefault="00E260B6">
            <w:pPr>
              <w:jc w:val="center"/>
            </w:pPr>
            <w:r>
              <w:t>N</w:t>
            </w:r>
          </w:p>
        </w:tc>
        <w:tc>
          <w:tcPr>
            <w:tcW w:w="428" w:type="dxa"/>
            <w:vAlign w:val="center"/>
          </w:tcPr>
          <w:p w14:paraId="08C22A57" w14:textId="77777777" w:rsidR="00A26C0D" w:rsidRDefault="00E260B6">
            <w:pPr>
              <w:jc w:val="center"/>
            </w:pPr>
            <w:r>
              <w:t>N</w:t>
            </w:r>
          </w:p>
        </w:tc>
        <w:tc>
          <w:tcPr>
            <w:tcW w:w="428" w:type="dxa"/>
            <w:vAlign w:val="center"/>
          </w:tcPr>
          <w:p w14:paraId="1BDEFD49" w14:textId="77777777" w:rsidR="00A26C0D" w:rsidRDefault="00E260B6">
            <w:pPr>
              <w:jc w:val="center"/>
            </w:pPr>
            <w:r>
              <w:t>N</w:t>
            </w:r>
          </w:p>
        </w:tc>
        <w:tc>
          <w:tcPr>
            <w:tcW w:w="428" w:type="dxa"/>
            <w:tcBorders>
              <w:right w:val="single" w:sz="12" w:space="0" w:color="auto"/>
            </w:tcBorders>
            <w:vAlign w:val="center"/>
          </w:tcPr>
          <w:p w14:paraId="54A79D67" w14:textId="77777777" w:rsidR="00A26C0D" w:rsidRDefault="00E260B6">
            <w:pPr>
              <w:jc w:val="center"/>
            </w:pPr>
            <w:r>
              <w:t>N</w:t>
            </w:r>
          </w:p>
        </w:tc>
        <w:tc>
          <w:tcPr>
            <w:tcW w:w="405" w:type="dxa"/>
            <w:tcBorders>
              <w:left w:val="single" w:sz="12" w:space="0" w:color="auto"/>
            </w:tcBorders>
            <w:vAlign w:val="center"/>
          </w:tcPr>
          <w:p w14:paraId="3D4E67FD" w14:textId="77777777" w:rsidR="00A26C0D" w:rsidRDefault="00E260B6">
            <w:pPr>
              <w:jc w:val="center"/>
            </w:pPr>
            <w:r>
              <w:rPr>
                <w:b/>
                <w:sz w:val="24"/>
                <w:szCs w:val="24"/>
              </w:rPr>
              <w:sym w:font="Wingdings" w:char="F0FC"/>
            </w:r>
          </w:p>
        </w:tc>
        <w:tc>
          <w:tcPr>
            <w:tcW w:w="405" w:type="dxa"/>
            <w:vAlign w:val="center"/>
          </w:tcPr>
          <w:p w14:paraId="03F81A26" w14:textId="77777777" w:rsidR="00A26C0D" w:rsidRDefault="00E260B6">
            <w:pPr>
              <w:jc w:val="center"/>
            </w:pPr>
            <w:r>
              <w:t>N</w:t>
            </w:r>
          </w:p>
        </w:tc>
        <w:tc>
          <w:tcPr>
            <w:tcW w:w="405" w:type="dxa"/>
            <w:vAlign w:val="center"/>
          </w:tcPr>
          <w:p w14:paraId="600FD0FC" w14:textId="77777777" w:rsidR="00A26C0D" w:rsidRDefault="00E260B6">
            <w:pPr>
              <w:jc w:val="center"/>
            </w:pPr>
            <w:r>
              <w:t>N</w:t>
            </w:r>
          </w:p>
        </w:tc>
        <w:tc>
          <w:tcPr>
            <w:tcW w:w="405" w:type="dxa"/>
            <w:vAlign w:val="center"/>
          </w:tcPr>
          <w:p w14:paraId="59D141B1" w14:textId="77777777" w:rsidR="00A26C0D" w:rsidRDefault="00E260B6">
            <w:pPr>
              <w:jc w:val="center"/>
            </w:pPr>
            <w:r>
              <w:t>N</w:t>
            </w:r>
          </w:p>
        </w:tc>
        <w:tc>
          <w:tcPr>
            <w:tcW w:w="405" w:type="dxa"/>
            <w:tcBorders>
              <w:right w:val="single" w:sz="12" w:space="0" w:color="auto"/>
            </w:tcBorders>
            <w:vAlign w:val="center"/>
          </w:tcPr>
          <w:p w14:paraId="4BD1FD97" w14:textId="77777777" w:rsidR="00A26C0D" w:rsidRDefault="00E260B6">
            <w:pPr>
              <w:jc w:val="center"/>
            </w:pPr>
            <w:r>
              <w:t>N</w:t>
            </w:r>
          </w:p>
        </w:tc>
        <w:tc>
          <w:tcPr>
            <w:tcW w:w="405" w:type="dxa"/>
            <w:tcBorders>
              <w:left w:val="single" w:sz="12" w:space="0" w:color="auto"/>
            </w:tcBorders>
            <w:vAlign w:val="center"/>
          </w:tcPr>
          <w:p w14:paraId="51FA5EF9" w14:textId="77777777" w:rsidR="00A26C0D" w:rsidRDefault="00E260B6">
            <w:pPr>
              <w:jc w:val="center"/>
            </w:pPr>
            <w:r>
              <w:t>N</w:t>
            </w:r>
          </w:p>
        </w:tc>
        <w:tc>
          <w:tcPr>
            <w:tcW w:w="405" w:type="dxa"/>
            <w:vAlign w:val="center"/>
          </w:tcPr>
          <w:p w14:paraId="0D1A5D7D" w14:textId="77777777" w:rsidR="00A26C0D" w:rsidRDefault="00E260B6">
            <w:pPr>
              <w:jc w:val="center"/>
            </w:pPr>
            <w:r>
              <w:t>N</w:t>
            </w:r>
          </w:p>
        </w:tc>
        <w:tc>
          <w:tcPr>
            <w:tcW w:w="405" w:type="dxa"/>
            <w:vAlign w:val="center"/>
          </w:tcPr>
          <w:p w14:paraId="47812E85" w14:textId="77777777" w:rsidR="00A26C0D" w:rsidRDefault="00E260B6">
            <w:pPr>
              <w:jc w:val="center"/>
            </w:pPr>
            <w:r>
              <w:t>N</w:t>
            </w:r>
          </w:p>
        </w:tc>
        <w:tc>
          <w:tcPr>
            <w:tcW w:w="405" w:type="dxa"/>
            <w:vAlign w:val="center"/>
          </w:tcPr>
          <w:p w14:paraId="41E2814D" w14:textId="77777777" w:rsidR="00A26C0D" w:rsidRDefault="00E260B6">
            <w:pPr>
              <w:jc w:val="center"/>
            </w:pPr>
            <w:r>
              <w:t>N</w:t>
            </w:r>
          </w:p>
        </w:tc>
        <w:tc>
          <w:tcPr>
            <w:tcW w:w="405" w:type="dxa"/>
            <w:vAlign w:val="center"/>
          </w:tcPr>
          <w:p w14:paraId="298750C6" w14:textId="77777777" w:rsidR="00A26C0D" w:rsidRDefault="00E260B6">
            <w:pPr>
              <w:jc w:val="center"/>
            </w:pPr>
            <w:r>
              <w:t>N</w:t>
            </w:r>
          </w:p>
        </w:tc>
      </w:tr>
      <w:tr w:rsidR="00A26C0D" w14:paraId="24ABF741" w14:textId="77777777">
        <w:tc>
          <w:tcPr>
            <w:tcW w:w="3664" w:type="dxa"/>
            <w:tcBorders>
              <w:left w:val="single" w:sz="8" w:space="0" w:color="auto"/>
              <w:right w:val="single" w:sz="12" w:space="0" w:color="auto"/>
            </w:tcBorders>
            <w:shd w:val="clear" w:color="auto" w:fill="B8CCE4" w:themeFill="accent1" w:themeFillTint="66"/>
          </w:tcPr>
          <w:p w14:paraId="77A61AE5" w14:textId="77777777" w:rsidR="00A26C0D" w:rsidRDefault="00E260B6">
            <w:pPr>
              <w:rPr>
                <w:rFonts w:cs="Arial"/>
              </w:rPr>
            </w:pPr>
            <w:r>
              <w:t>Advanced Big Data Visual Analytics</w:t>
            </w:r>
          </w:p>
        </w:tc>
        <w:tc>
          <w:tcPr>
            <w:tcW w:w="428" w:type="dxa"/>
            <w:tcBorders>
              <w:left w:val="single" w:sz="12" w:space="0" w:color="auto"/>
            </w:tcBorders>
            <w:shd w:val="clear" w:color="auto" w:fill="B8CCE4" w:themeFill="accent1" w:themeFillTint="66"/>
            <w:vAlign w:val="center"/>
          </w:tcPr>
          <w:p w14:paraId="3A62BADA"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78A71A2E" w14:textId="77777777" w:rsidR="00A26C0D" w:rsidRDefault="00E260B6">
            <w:pPr>
              <w:jc w:val="center"/>
            </w:pPr>
            <w:r>
              <w:t>N</w:t>
            </w:r>
          </w:p>
        </w:tc>
        <w:tc>
          <w:tcPr>
            <w:tcW w:w="428" w:type="dxa"/>
            <w:shd w:val="clear" w:color="auto" w:fill="B8CCE4" w:themeFill="accent1" w:themeFillTint="66"/>
            <w:vAlign w:val="center"/>
          </w:tcPr>
          <w:p w14:paraId="3DA44083" w14:textId="77777777" w:rsidR="00A26C0D" w:rsidRDefault="00E260B6">
            <w:pPr>
              <w:jc w:val="center"/>
            </w:pPr>
            <w:r>
              <w:t>N</w:t>
            </w:r>
          </w:p>
        </w:tc>
        <w:tc>
          <w:tcPr>
            <w:tcW w:w="428" w:type="dxa"/>
            <w:shd w:val="clear" w:color="auto" w:fill="B8CCE4" w:themeFill="accent1" w:themeFillTint="66"/>
            <w:vAlign w:val="center"/>
          </w:tcPr>
          <w:p w14:paraId="614BA759" w14:textId="77777777" w:rsidR="00A26C0D" w:rsidRDefault="00E260B6">
            <w:pPr>
              <w:jc w:val="center"/>
            </w:pPr>
            <w:r>
              <w:rPr>
                <w:b/>
                <w:sz w:val="24"/>
                <w:szCs w:val="24"/>
              </w:rPr>
              <w:sym w:font="Wingdings" w:char="F0FC"/>
            </w:r>
          </w:p>
        </w:tc>
        <w:tc>
          <w:tcPr>
            <w:tcW w:w="428" w:type="dxa"/>
            <w:tcBorders>
              <w:right w:val="single" w:sz="12" w:space="0" w:color="auto"/>
            </w:tcBorders>
            <w:shd w:val="clear" w:color="auto" w:fill="B8CCE4" w:themeFill="accent1" w:themeFillTint="66"/>
            <w:vAlign w:val="center"/>
          </w:tcPr>
          <w:p w14:paraId="2E5FDF4B" w14:textId="77777777" w:rsidR="00A26C0D" w:rsidRDefault="00A26C0D">
            <w:pPr>
              <w:jc w:val="center"/>
            </w:pPr>
          </w:p>
        </w:tc>
        <w:tc>
          <w:tcPr>
            <w:tcW w:w="405" w:type="dxa"/>
            <w:tcBorders>
              <w:left w:val="single" w:sz="12" w:space="0" w:color="auto"/>
            </w:tcBorders>
            <w:shd w:val="clear" w:color="auto" w:fill="B8CCE4" w:themeFill="accent1" w:themeFillTint="66"/>
            <w:vAlign w:val="center"/>
          </w:tcPr>
          <w:p w14:paraId="2F06118B"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16DBDE69" w14:textId="77777777" w:rsidR="00A26C0D" w:rsidRDefault="00E260B6">
            <w:pPr>
              <w:jc w:val="center"/>
            </w:pPr>
            <w:r>
              <w:t>N</w:t>
            </w:r>
          </w:p>
        </w:tc>
        <w:tc>
          <w:tcPr>
            <w:tcW w:w="405" w:type="dxa"/>
            <w:shd w:val="clear" w:color="auto" w:fill="B8CCE4" w:themeFill="accent1" w:themeFillTint="66"/>
            <w:vAlign w:val="center"/>
          </w:tcPr>
          <w:p w14:paraId="0BF01E9D" w14:textId="77777777" w:rsidR="00A26C0D" w:rsidRDefault="00E260B6">
            <w:pPr>
              <w:jc w:val="center"/>
            </w:pPr>
            <w:r>
              <w:t>N</w:t>
            </w:r>
          </w:p>
        </w:tc>
        <w:tc>
          <w:tcPr>
            <w:tcW w:w="405" w:type="dxa"/>
            <w:shd w:val="clear" w:color="auto" w:fill="B8CCE4" w:themeFill="accent1" w:themeFillTint="66"/>
            <w:vAlign w:val="center"/>
          </w:tcPr>
          <w:p w14:paraId="15D336EB" w14:textId="77777777" w:rsidR="00A26C0D" w:rsidRDefault="00E260B6">
            <w:pPr>
              <w:jc w:val="center"/>
            </w:pPr>
            <w:r>
              <w:t>N</w:t>
            </w:r>
          </w:p>
        </w:tc>
        <w:tc>
          <w:tcPr>
            <w:tcW w:w="405" w:type="dxa"/>
            <w:tcBorders>
              <w:right w:val="single" w:sz="12" w:space="0" w:color="auto"/>
            </w:tcBorders>
            <w:shd w:val="clear" w:color="auto" w:fill="B8CCE4" w:themeFill="accent1" w:themeFillTint="66"/>
            <w:vAlign w:val="center"/>
          </w:tcPr>
          <w:p w14:paraId="62EE8C97" w14:textId="77777777" w:rsidR="00A26C0D" w:rsidRDefault="00E260B6">
            <w:pPr>
              <w:jc w:val="center"/>
            </w:pPr>
            <w:r>
              <w:rPr>
                <w:b/>
                <w:sz w:val="24"/>
                <w:szCs w:val="24"/>
              </w:rPr>
              <w:sym w:font="Wingdings" w:char="F0FC"/>
            </w:r>
          </w:p>
        </w:tc>
        <w:tc>
          <w:tcPr>
            <w:tcW w:w="405" w:type="dxa"/>
            <w:tcBorders>
              <w:left w:val="single" w:sz="12" w:space="0" w:color="auto"/>
            </w:tcBorders>
            <w:shd w:val="clear" w:color="auto" w:fill="B8CCE4" w:themeFill="accent1" w:themeFillTint="66"/>
            <w:vAlign w:val="center"/>
          </w:tcPr>
          <w:p w14:paraId="74947809" w14:textId="77777777" w:rsidR="00A26C0D" w:rsidRDefault="00E260B6">
            <w:pPr>
              <w:jc w:val="center"/>
            </w:pPr>
            <w:r>
              <w:t>N</w:t>
            </w:r>
          </w:p>
        </w:tc>
        <w:tc>
          <w:tcPr>
            <w:tcW w:w="405" w:type="dxa"/>
            <w:shd w:val="clear" w:color="auto" w:fill="B8CCE4" w:themeFill="accent1" w:themeFillTint="66"/>
            <w:vAlign w:val="center"/>
          </w:tcPr>
          <w:p w14:paraId="7ECDE2C8" w14:textId="77777777" w:rsidR="00A26C0D" w:rsidRDefault="00E260B6">
            <w:pPr>
              <w:jc w:val="center"/>
            </w:pPr>
            <w:r>
              <w:t>N</w:t>
            </w:r>
          </w:p>
        </w:tc>
        <w:tc>
          <w:tcPr>
            <w:tcW w:w="405" w:type="dxa"/>
            <w:shd w:val="clear" w:color="auto" w:fill="B8CCE4" w:themeFill="accent1" w:themeFillTint="66"/>
            <w:vAlign w:val="center"/>
          </w:tcPr>
          <w:p w14:paraId="3B821A0D" w14:textId="77777777" w:rsidR="00A26C0D" w:rsidRDefault="00E260B6">
            <w:pPr>
              <w:jc w:val="center"/>
            </w:pPr>
            <w:r>
              <w:t>N</w:t>
            </w:r>
          </w:p>
        </w:tc>
        <w:tc>
          <w:tcPr>
            <w:tcW w:w="405" w:type="dxa"/>
            <w:shd w:val="clear" w:color="auto" w:fill="B8CCE4" w:themeFill="accent1" w:themeFillTint="66"/>
            <w:vAlign w:val="center"/>
          </w:tcPr>
          <w:p w14:paraId="092E4742"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4F705CFB" w14:textId="77777777" w:rsidR="00A26C0D" w:rsidRDefault="00E260B6">
            <w:pPr>
              <w:jc w:val="center"/>
            </w:pPr>
            <w:r>
              <w:t>N</w:t>
            </w:r>
          </w:p>
        </w:tc>
      </w:tr>
      <w:tr w:rsidR="00A26C0D" w14:paraId="13995237" w14:textId="77777777">
        <w:tc>
          <w:tcPr>
            <w:tcW w:w="3664" w:type="dxa"/>
            <w:tcBorders>
              <w:left w:val="single" w:sz="8" w:space="0" w:color="auto"/>
              <w:bottom w:val="single" w:sz="8" w:space="0" w:color="auto"/>
              <w:right w:val="single" w:sz="12" w:space="0" w:color="auto"/>
            </w:tcBorders>
          </w:tcPr>
          <w:p w14:paraId="74394BEE" w14:textId="77777777" w:rsidR="00A26C0D" w:rsidRDefault="00E260B6">
            <w:pPr>
              <w:rPr>
                <w:rFonts w:cs="Arial"/>
              </w:rPr>
            </w:pPr>
            <w:r>
              <w:lastRenderedPageBreak/>
              <w:t>Chain of custody and evidence export</w:t>
            </w:r>
          </w:p>
        </w:tc>
        <w:tc>
          <w:tcPr>
            <w:tcW w:w="428" w:type="dxa"/>
            <w:tcBorders>
              <w:left w:val="single" w:sz="12" w:space="0" w:color="auto"/>
            </w:tcBorders>
            <w:vAlign w:val="center"/>
          </w:tcPr>
          <w:p w14:paraId="5522E910" w14:textId="77777777" w:rsidR="00A26C0D" w:rsidRDefault="00E260B6">
            <w:pPr>
              <w:jc w:val="center"/>
            </w:pPr>
            <w:r>
              <w:rPr>
                <w:b/>
                <w:sz w:val="24"/>
                <w:szCs w:val="24"/>
              </w:rPr>
              <w:sym w:font="Wingdings" w:char="F0FC"/>
            </w:r>
          </w:p>
        </w:tc>
        <w:tc>
          <w:tcPr>
            <w:tcW w:w="428" w:type="dxa"/>
            <w:vAlign w:val="center"/>
          </w:tcPr>
          <w:p w14:paraId="3753F18A" w14:textId="77777777" w:rsidR="00A26C0D" w:rsidRDefault="00E260B6">
            <w:pPr>
              <w:jc w:val="center"/>
            </w:pPr>
            <w:r>
              <w:t>N</w:t>
            </w:r>
          </w:p>
        </w:tc>
        <w:tc>
          <w:tcPr>
            <w:tcW w:w="428" w:type="dxa"/>
            <w:vAlign w:val="center"/>
          </w:tcPr>
          <w:p w14:paraId="2A661619" w14:textId="77777777" w:rsidR="00A26C0D" w:rsidRDefault="00E260B6">
            <w:pPr>
              <w:jc w:val="center"/>
            </w:pPr>
            <w:r>
              <w:t>N</w:t>
            </w:r>
          </w:p>
        </w:tc>
        <w:tc>
          <w:tcPr>
            <w:tcW w:w="428" w:type="dxa"/>
            <w:vAlign w:val="center"/>
          </w:tcPr>
          <w:p w14:paraId="296A8431" w14:textId="77777777" w:rsidR="00A26C0D" w:rsidRDefault="00E260B6">
            <w:pPr>
              <w:jc w:val="center"/>
            </w:pPr>
            <w:r>
              <w:rPr>
                <w:b/>
                <w:sz w:val="24"/>
                <w:szCs w:val="24"/>
              </w:rPr>
              <w:sym w:font="Wingdings" w:char="F0FC"/>
            </w:r>
          </w:p>
        </w:tc>
        <w:tc>
          <w:tcPr>
            <w:tcW w:w="428" w:type="dxa"/>
            <w:tcBorders>
              <w:right w:val="single" w:sz="12" w:space="0" w:color="auto"/>
            </w:tcBorders>
            <w:vAlign w:val="center"/>
          </w:tcPr>
          <w:p w14:paraId="765E0DBC" w14:textId="77777777" w:rsidR="00A26C0D" w:rsidRDefault="00E260B6">
            <w:pPr>
              <w:jc w:val="center"/>
            </w:pPr>
            <w:r>
              <w:rPr>
                <w:b/>
                <w:sz w:val="24"/>
                <w:szCs w:val="24"/>
              </w:rPr>
              <w:sym w:font="Wingdings" w:char="F0FC"/>
            </w:r>
          </w:p>
        </w:tc>
        <w:tc>
          <w:tcPr>
            <w:tcW w:w="405" w:type="dxa"/>
            <w:tcBorders>
              <w:left w:val="single" w:sz="12" w:space="0" w:color="auto"/>
            </w:tcBorders>
            <w:vAlign w:val="center"/>
          </w:tcPr>
          <w:p w14:paraId="1141DF82" w14:textId="77777777" w:rsidR="00A26C0D" w:rsidRDefault="00E260B6">
            <w:pPr>
              <w:jc w:val="center"/>
            </w:pPr>
            <w:r>
              <w:rPr>
                <w:b/>
                <w:sz w:val="24"/>
                <w:szCs w:val="24"/>
              </w:rPr>
              <w:sym w:font="Wingdings" w:char="F0FC"/>
            </w:r>
          </w:p>
        </w:tc>
        <w:tc>
          <w:tcPr>
            <w:tcW w:w="405" w:type="dxa"/>
            <w:vAlign w:val="center"/>
          </w:tcPr>
          <w:p w14:paraId="27283B98" w14:textId="77777777" w:rsidR="00A26C0D" w:rsidRDefault="00E260B6">
            <w:pPr>
              <w:jc w:val="center"/>
            </w:pPr>
            <w:r>
              <w:t>N</w:t>
            </w:r>
          </w:p>
        </w:tc>
        <w:tc>
          <w:tcPr>
            <w:tcW w:w="405" w:type="dxa"/>
            <w:vAlign w:val="center"/>
          </w:tcPr>
          <w:p w14:paraId="4D8306FE" w14:textId="77777777" w:rsidR="00A26C0D" w:rsidRDefault="00E260B6">
            <w:pPr>
              <w:jc w:val="center"/>
            </w:pPr>
            <w:r>
              <w:t>N</w:t>
            </w:r>
          </w:p>
        </w:tc>
        <w:tc>
          <w:tcPr>
            <w:tcW w:w="405" w:type="dxa"/>
            <w:vAlign w:val="center"/>
          </w:tcPr>
          <w:p w14:paraId="36B010C5" w14:textId="77777777" w:rsidR="00A26C0D" w:rsidRDefault="00E260B6">
            <w:pPr>
              <w:jc w:val="center"/>
            </w:pPr>
            <w:r>
              <w:t>N</w:t>
            </w:r>
          </w:p>
        </w:tc>
        <w:tc>
          <w:tcPr>
            <w:tcW w:w="405" w:type="dxa"/>
            <w:tcBorders>
              <w:right w:val="single" w:sz="12" w:space="0" w:color="auto"/>
            </w:tcBorders>
            <w:vAlign w:val="center"/>
          </w:tcPr>
          <w:p w14:paraId="1B802EE2" w14:textId="77777777" w:rsidR="00A26C0D" w:rsidRDefault="00E260B6">
            <w:pPr>
              <w:jc w:val="center"/>
            </w:pPr>
            <w:r>
              <w:rPr>
                <w:b/>
                <w:sz w:val="24"/>
                <w:szCs w:val="24"/>
              </w:rPr>
              <w:sym w:font="Wingdings" w:char="F0FC"/>
            </w:r>
          </w:p>
        </w:tc>
        <w:tc>
          <w:tcPr>
            <w:tcW w:w="405" w:type="dxa"/>
            <w:tcBorders>
              <w:left w:val="single" w:sz="12" w:space="0" w:color="auto"/>
            </w:tcBorders>
            <w:vAlign w:val="center"/>
          </w:tcPr>
          <w:p w14:paraId="1F935B5C" w14:textId="77777777" w:rsidR="00A26C0D" w:rsidRDefault="00E260B6">
            <w:pPr>
              <w:jc w:val="center"/>
            </w:pPr>
            <w:r>
              <w:t>N</w:t>
            </w:r>
          </w:p>
        </w:tc>
        <w:tc>
          <w:tcPr>
            <w:tcW w:w="405" w:type="dxa"/>
            <w:vAlign w:val="center"/>
          </w:tcPr>
          <w:p w14:paraId="7324A84B" w14:textId="77777777" w:rsidR="00A26C0D" w:rsidRDefault="00E260B6">
            <w:pPr>
              <w:jc w:val="center"/>
            </w:pPr>
            <w:r>
              <w:t>N</w:t>
            </w:r>
          </w:p>
        </w:tc>
        <w:tc>
          <w:tcPr>
            <w:tcW w:w="405" w:type="dxa"/>
            <w:vAlign w:val="center"/>
          </w:tcPr>
          <w:p w14:paraId="60593736" w14:textId="77777777" w:rsidR="00A26C0D" w:rsidRDefault="00E260B6">
            <w:pPr>
              <w:jc w:val="center"/>
            </w:pPr>
            <w:r>
              <w:t>N</w:t>
            </w:r>
          </w:p>
        </w:tc>
        <w:tc>
          <w:tcPr>
            <w:tcW w:w="405" w:type="dxa"/>
            <w:vAlign w:val="center"/>
          </w:tcPr>
          <w:p w14:paraId="59A7F718" w14:textId="77777777" w:rsidR="00A26C0D" w:rsidRDefault="00E260B6">
            <w:pPr>
              <w:jc w:val="center"/>
            </w:pPr>
            <w:r>
              <w:rPr>
                <w:b/>
                <w:sz w:val="24"/>
                <w:szCs w:val="24"/>
              </w:rPr>
              <w:sym w:font="Wingdings" w:char="F0FC"/>
            </w:r>
          </w:p>
        </w:tc>
        <w:tc>
          <w:tcPr>
            <w:tcW w:w="405" w:type="dxa"/>
            <w:vAlign w:val="center"/>
          </w:tcPr>
          <w:p w14:paraId="1BBF43D0" w14:textId="77777777" w:rsidR="00A26C0D" w:rsidRDefault="00E260B6">
            <w:pPr>
              <w:jc w:val="center"/>
            </w:pPr>
            <w:r>
              <w:rPr>
                <w:b/>
                <w:sz w:val="24"/>
                <w:szCs w:val="24"/>
              </w:rPr>
              <w:sym w:font="Wingdings" w:char="F0FC"/>
            </w:r>
          </w:p>
        </w:tc>
      </w:tr>
    </w:tbl>
    <w:p w14:paraId="5C87983D" w14:textId="77777777" w:rsidR="00473153" w:rsidRDefault="00473153"/>
    <w:p w14:paraId="7BF3BEAD" w14:textId="5044052E" w:rsidR="00A26C0D" w:rsidRDefault="00E260B6">
      <w:r>
        <w:t>Discussions with the LEAs showed that each of the use cases would benefit from the tools to a greater or lesser extent. The amount of benefit derived from each tool would be entirely dependent on the exact circumstance of the scenario in which it was used and robustness of the tool itself. The key to the table is as follows:</w:t>
      </w:r>
    </w:p>
    <w:p w14:paraId="50E6E39D" w14:textId="77777777" w:rsidR="00A26C0D" w:rsidRDefault="00E260B6">
      <w:pPr>
        <w:pStyle w:val="ListParagraph"/>
        <w:numPr>
          <w:ilvl w:val="0"/>
          <w:numId w:val="17"/>
        </w:numPr>
      </w:pPr>
      <w:r>
        <w:rPr>
          <w:b/>
          <w:sz w:val="24"/>
          <w:szCs w:val="24"/>
        </w:rPr>
        <w:sym w:font="Wingdings" w:char="F0FC"/>
      </w:r>
      <w:r>
        <w:rPr>
          <w:b/>
          <w:sz w:val="24"/>
          <w:szCs w:val="24"/>
        </w:rPr>
        <w:t xml:space="preserve"> </w:t>
      </w:r>
      <w:r>
        <w:rPr>
          <w:sz w:val="24"/>
          <w:szCs w:val="24"/>
        </w:rPr>
        <w:t xml:space="preserve">– </w:t>
      </w:r>
      <w:r>
        <w:t>denotes a positive response from the LEA</w:t>
      </w:r>
    </w:p>
    <w:p w14:paraId="44B6E61C" w14:textId="77777777" w:rsidR="00A26C0D" w:rsidRDefault="00E260B6">
      <w:pPr>
        <w:pStyle w:val="ListParagraph"/>
        <w:numPr>
          <w:ilvl w:val="0"/>
          <w:numId w:val="17"/>
        </w:numPr>
      </w:pPr>
      <w:r>
        <w:rPr>
          <w:sz w:val="24"/>
          <w:szCs w:val="24"/>
        </w:rPr>
        <w:t xml:space="preserve">N </w:t>
      </w:r>
      <w:r>
        <w:t>– denotes a negative response from the LEA</w:t>
      </w:r>
    </w:p>
    <w:p w14:paraId="37A6A57A" w14:textId="77777777" w:rsidR="00A26C0D" w:rsidRDefault="00E260B6">
      <w:pPr>
        <w:pStyle w:val="ListParagraph"/>
        <w:numPr>
          <w:ilvl w:val="0"/>
          <w:numId w:val="17"/>
        </w:numPr>
      </w:pPr>
      <w:r>
        <w:t>? – denotes an ambiguous response from the LEA</w:t>
      </w:r>
    </w:p>
    <w:p w14:paraId="0F2702FA" w14:textId="77777777" w:rsidR="00A26C0D" w:rsidRDefault="00E260B6">
      <w:r>
        <w:t>The following comments were recorded along with the responses.</w:t>
      </w:r>
    </w:p>
    <w:p w14:paraId="66A9F980" w14:textId="77777777" w:rsidR="00A26C0D" w:rsidRDefault="00A26C0D"/>
    <w:tbl>
      <w:tblPr>
        <w:tblStyle w:val="TableGrid"/>
        <w:tblW w:w="9854" w:type="dxa"/>
        <w:tblLayout w:type="fixed"/>
        <w:tblLook w:val="04A0" w:firstRow="1" w:lastRow="0" w:firstColumn="1" w:lastColumn="0" w:noHBand="0" w:noVBand="1"/>
      </w:tblPr>
      <w:tblGrid>
        <w:gridCol w:w="2906"/>
        <w:gridCol w:w="6948"/>
      </w:tblGrid>
      <w:tr w:rsidR="00A26C0D" w14:paraId="71DABA77" w14:textId="77777777">
        <w:trPr>
          <w:trHeight w:val="421"/>
        </w:trPr>
        <w:tc>
          <w:tcPr>
            <w:tcW w:w="2906" w:type="dxa"/>
            <w:shd w:val="clear" w:color="auto" w:fill="548DD4" w:themeFill="text2" w:themeFillTint="99"/>
          </w:tcPr>
          <w:p w14:paraId="21D584AF" w14:textId="77777777" w:rsidR="00A26C0D" w:rsidRDefault="00E260B6">
            <w:r>
              <w:t>Service</w:t>
            </w:r>
          </w:p>
        </w:tc>
        <w:tc>
          <w:tcPr>
            <w:tcW w:w="6948" w:type="dxa"/>
            <w:shd w:val="clear" w:color="auto" w:fill="548DD4" w:themeFill="text2" w:themeFillTint="99"/>
          </w:tcPr>
          <w:p w14:paraId="174FF79B" w14:textId="77777777" w:rsidR="00A26C0D" w:rsidRDefault="00E260B6">
            <w:r>
              <w:t>Comment</w:t>
            </w:r>
          </w:p>
        </w:tc>
      </w:tr>
      <w:tr w:rsidR="00A26C0D" w14:paraId="2D00160A" w14:textId="77777777">
        <w:trPr>
          <w:trHeight w:val="408"/>
        </w:trPr>
        <w:tc>
          <w:tcPr>
            <w:tcW w:w="9854" w:type="dxa"/>
            <w:gridSpan w:val="2"/>
            <w:shd w:val="clear" w:color="auto" w:fill="BFBFBF" w:themeFill="background1" w:themeFillShade="BF"/>
            <w:vAlign w:val="center"/>
          </w:tcPr>
          <w:p w14:paraId="6F305A2B" w14:textId="77777777" w:rsidR="00A26C0D" w:rsidRDefault="00E260B6">
            <w:pPr>
              <w:jc w:val="center"/>
            </w:pPr>
            <w:r>
              <w:t>Data sources and stream analysis</w:t>
            </w:r>
          </w:p>
        </w:tc>
      </w:tr>
      <w:tr w:rsidR="00A26C0D" w14:paraId="4D808B74" w14:textId="77777777">
        <w:trPr>
          <w:trHeight w:val="1304"/>
        </w:trPr>
        <w:tc>
          <w:tcPr>
            <w:tcW w:w="2906" w:type="dxa"/>
          </w:tcPr>
          <w:p w14:paraId="775A3F31" w14:textId="77777777" w:rsidR="00A26C0D" w:rsidRDefault="00E260B6">
            <w:r>
              <w:t>Data source risk assessment in the Surface Web, Deep Web and Dark Nets</w:t>
            </w:r>
          </w:p>
        </w:tc>
        <w:tc>
          <w:tcPr>
            <w:tcW w:w="6948" w:type="dxa"/>
          </w:tcPr>
          <w:p w14:paraId="5C373887" w14:textId="77777777" w:rsidR="00A26C0D" w:rsidRDefault="00E260B6">
            <w:r>
              <w:t>Legality (at this point in the investigation) should preferably be a criterion in the selection (Privacy by Design).</w:t>
            </w:r>
          </w:p>
        </w:tc>
      </w:tr>
      <w:tr w:rsidR="00A26C0D" w14:paraId="66E3A7B5" w14:textId="77777777">
        <w:trPr>
          <w:trHeight w:val="421"/>
        </w:trPr>
        <w:tc>
          <w:tcPr>
            <w:tcW w:w="9854" w:type="dxa"/>
            <w:gridSpan w:val="2"/>
            <w:shd w:val="clear" w:color="auto" w:fill="BFBFBF" w:themeFill="background1" w:themeFillShade="BF"/>
            <w:vAlign w:val="center"/>
          </w:tcPr>
          <w:p w14:paraId="5772B702" w14:textId="77777777" w:rsidR="00A26C0D" w:rsidRDefault="00E260B6">
            <w:pPr>
              <w:jc w:val="center"/>
            </w:pPr>
            <w:r>
              <w:t>Big Data analysis and analytics</w:t>
            </w:r>
          </w:p>
        </w:tc>
      </w:tr>
      <w:tr w:rsidR="00A26C0D" w14:paraId="33CD5C0F" w14:textId="77777777">
        <w:trPr>
          <w:trHeight w:val="907"/>
        </w:trPr>
        <w:tc>
          <w:tcPr>
            <w:tcW w:w="2906" w:type="dxa"/>
          </w:tcPr>
          <w:p w14:paraId="46A5BEBE" w14:textId="77777777" w:rsidR="00A26C0D" w:rsidRDefault="00E260B6">
            <w:r>
              <w:t>Image and Video analysis</w:t>
            </w:r>
          </w:p>
        </w:tc>
        <w:tc>
          <w:tcPr>
            <w:tcW w:w="6948" w:type="dxa"/>
          </w:tcPr>
          <w:p w14:paraId="5F935FC1" w14:textId="77777777" w:rsidR="00A26C0D" w:rsidRDefault="00E260B6">
            <w:r>
              <w:t>Extract text from images e.g. we found several images taken with a smartphone of cryptocurrency wallet addresses. It would be useful if ANITA could detect and identify these types of images.</w:t>
            </w:r>
          </w:p>
        </w:tc>
      </w:tr>
      <w:tr w:rsidR="00A26C0D" w14:paraId="1B0E7293" w14:textId="77777777">
        <w:trPr>
          <w:trHeight w:val="421"/>
        </w:trPr>
        <w:tc>
          <w:tcPr>
            <w:tcW w:w="9854" w:type="dxa"/>
            <w:gridSpan w:val="2"/>
            <w:shd w:val="clear" w:color="auto" w:fill="BFBFBF" w:themeFill="background1" w:themeFillShade="BF"/>
            <w:vAlign w:val="center"/>
          </w:tcPr>
          <w:p w14:paraId="68518955" w14:textId="77777777" w:rsidR="00A26C0D" w:rsidRDefault="00E260B6">
            <w:pPr>
              <w:jc w:val="center"/>
            </w:pPr>
            <w:r>
              <w:t>Knowledge generation and reasoning</w:t>
            </w:r>
          </w:p>
        </w:tc>
      </w:tr>
      <w:tr w:rsidR="00A26C0D" w14:paraId="3BB0540A" w14:textId="77777777">
        <w:trPr>
          <w:trHeight w:val="999"/>
        </w:trPr>
        <w:tc>
          <w:tcPr>
            <w:tcW w:w="2906" w:type="dxa"/>
          </w:tcPr>
          <w:p w14:paraId="144E2C13" w14:textId="77777777" w:rsidR="00A26C0D" w:rsidRDefault="00E260B6">
            <w:r>
              <w:t>Extraction of evolving knowledge from deep neural network representations</w:t>
            </w:r>
          </w:p>
        </w:tc>
        <w:tc>
          <w:tcPr>
            <w:tcW w:w="6948" w:type="dxa"/>
          </w:tcPr>
          <w:p w14:paraId="15FD90FF" w14:textId="77777777" w:rsidR="00A26C0D" w:rsidRDefault="00E260B6">
            <w:r>
              <w:t>Knowledge offered for addition to the knowledge base should be supported by adequate chain of evidence information.</w:t>
            </w:r>
          </w:p>
        </w:tc>
      </w:tr>
      <w:tr w:rsidR="00A26C0D" w14:paraId="45E7B4D0" w14:textId="77777777">
        <w:trPr>
          <w:trHeight w:val="421"/>
        </w:trPr>
        <w:tc>
          <w:tcPr>
            <w:tcW w:w="9854" w:type="dxa"/>
            <w:gridSpan w:val="2"/>
            <w:shd w:val="clear" w:color="auto" w:fill="BFBFBF" w:themeFill="background1" w:themeFillShade="BF"/>
            <w:vAlign w:val="center"/>
          </w:tcPr>
          <w:p w14:paraId="7694CF75" w14:textId="77777777" w:rsidR="00A26C0D" w:rsidRDefault="00E260B6">
            <w:pPr>
              <w:jc w:val="center"/>
            </w:pPr>
            <w:r>
              <w:t>Integration of human factor in the analysis loop</w:t>
            </w:r>
          </w:p>
        </w:tc>
      </w:tr>
      <w:tr w:rsidR="00A26C0D" w14:paraId="2F61E55F" w14:textId="77777777">
        <w:trPr>
          <w:trHeight w:val="408"/>
        </w:trPr>
        <w:tc>
          <w:tcPr>
            <w:tcW w:w="2906" w:type="dxa"/>
          </w:tcPr>
          <w:p w14:paraId="65106C66" w14:textId="77777777" w:rsidR="00A26C0D" w:rsidRDefault="00E260B6">
            <w:r>
              <w:t>Incorporation of conscious and subconscious user feedback in deep learning representations</w:t>
            </w:r>
          </w:p>
        </w:tc>
        <w:tc>
          <w:tcPr>
            <w:tcW w:w="6948" w:type="dxa"/>
          </w:tcPr>
          <w:p w14:paraId="421B60EB" w14:textId="77777777" w:rsidR="00A26C0D" w:rsidRDefault="00E260B6">
            <w:r>
              <w:t xml:space="preserve">Possibly ambiguous reactions of users’ needs to be correctly interpreted. Some visible signals might mean completely different things in different situations or for different persons. This depends of course very much on the quality of the models/algorithms used, the quality and richness of the observations, etc. </w:t>
            </w:r>
            <w:r>
              <w:br/>
              <w:t xml:space="preserve">Provisions have to be made to avoid training  the system with (unconscious) judgements of persons involved based on misconceptions, prejudices (including  discrimination, etc.) and false </w:t>
            </w:r>
            <w:r>
              <w:lastRenderedPageBreak/>
              <w:t xml:space="preserve">assumptions. Perhaps this could be tackled by interpreting this data, transforming it to explicit knowledge (supported by chain of evidence), which can, when validated, be used to improve the learning process. </w:t>
            </w:r>
          </w:p>
        </w:tc>
      </w:tr>
      <w:tr w:rsidR="00A26C0D" w14:paraId="4EA4738C" w14:textId="77777777">
        <w:trPr>
          <w:trHeight w:val="421"/>
        </w:trPr>
        <w:tc>
          <w:tcPr>
            <w:tcW w:w="9854" w:type="dxa"/>
            <w:gridSpan w:val="2"/>
            <w:shd w:val="clear" w:color="auto" w:fill="BFBFBF" w:themeFill="background1" w:themeFillShade="BF"/>
            <w:vAlign w:val="center"/>
          </w:tcPr>
          <w:p w14:paraId="59A94AB9" w14:textId="77777777" w:rsidR="00A26C0D" w:rsidRDefault="00E260B6">
            <w:pPr>
              <w:jc w:val="center"/>
            </w:pPr>
            <w:r>
              <w:lastRenderedPageBreak/>
              <w:t>Novel applications for LEAs and System Integration</w:t>
            </w:r>
          </w:p>
        </w:tc>
      </w:tr>
      <w:tr w:rsidR="00A26C0D" w14:paraId="21C2A0C8" w14:textId="77777777">
        <w:trPr>
          <w:trHeight w:val="421"/>
        </w:trPr>
        <w:tc>
          <w:tcPr>
            <w:tcW w:w="2906" w:type="dxa"/>
          </w:tcPr>
          <w:p w14:paraId="15F1A19F" w14:textId="77777777" w:rsidR="00A26C0D" w:rsidRDefault="00E260B6">
            <w:r>
              <w:t>Chain of custody and evidence export</w:t>
            </w:r>
          </w:p>
        </w:tc>
        <w:tc>
          <w:tcPr>
            <w:tcW w:w="6948" w:type="dxa"/>
          </w:tcPr>
          <w:p w14:paraId="71D2097B" w14:textId="77777777" w:rsidR="00A26C0D" w:rsidRDefault="00E260B6">
            <w:r>
              <w:t>Automation, completeness, adequate handling of probability, dynamic level of detail (zoom in out)</w:t>
            </w:r>
          </w:p>
        </w:tc>
      </w:tr>
    </w:tbl>
    <w:p w14:paraId="2252F8EE" w14:textId="77777777" w:rsidR="00A26C0D" w:rsidRDefault="00A26C0D"/>
    <w:p w14:paraId="64248D03" w14:textId="77777777" w:rsidR="00A26C0D" w:rsidRDefault="00A26C0D"/>
    <w:p w14:paraId="6942A206" w14:textId="58E856E4" w:rsidR="00A26C0D" w:rsidRPr="00473153" w:rsidRDefault="00E260B6">
      <w:pPr>
        <w:rPr>
          <w:highlight w:val="yellow"/>
        </w:rPr>
      </w:pPr>
      <w:commentRangeStart w:id="642"/>
      <w:r w:rsidRPr="00473153">
        <w:rPr>
          <w:highlight w:val="yellow"/>
        </w:rPr>
        <w:t xml:space="preserve">There is broad agreement between the data attributes mentioned across all use cases.  </w:t>
      </w:r>
      <w:r w:rsidRPr="00473153">
        <w:rPr>
          <w:highlight w:val="yellow"/>
        </w:rPr>
        <w:fldChar w:fldCharType="begin"/>
      </w:r>
      <w:r w:rsidRPr="00473153">
        <w:rPr>
          <w:highlight w:val="yellow"/>
        </w:rPr>
        <w:instrText xml:space="preserve"> REF _Ref522280112 \h </w:instrText>
      </w:r>
      <w:r w:rsidR="00473153">
        <w:rPr>
          <w:highlight w:val="yellow"/>
        </w:rPr>
        <w:instrText xml:space="preserve"> \* MERGEFORMAT </w:instrText>
      </w:r>
      <w:r w:rsidRPr="00473153">
        <w:rPr>
          <w:highlight w:val="yellow"/>
        </w:rPr>
      </w:r>
      <w:r w:rsidRPr="00473153">
        <w:rPr>
          <w:highlight w:val="yellow"/>
        </w:rPr>
        <w:fldChar w:fldCharType="separate"/>
      </w:r>
      <w:r w:rsidRPr="00473153">
        <w:rPr>
          <w:highlight w:val="yellow"/>
        </w:rPr>
        <w:t>Table 3</w:t>
      </w:r>
      <w:r w:rsidRPr="00473153">
        <w:rPr>
          <w:highlight w:val="yellow"/>
        </w:rPr>
        <w:fldChar w:fldCharType="end"/>
      </w:r>
      <w:r w:rsidRPr="00473153">
        <w:rPr>
          <w:highlight w:val="yellow"/>
        </w:rPr>
        <w:t xml:space="preserve"> below shows the amount specific attributes were mentioned across the submitted scenarios.</w:t>
      </w:r>
    </w:p>
    <w:tbl>
      <w:tblPr>
        <w:tblStyle w:val="TableGrid"/>
        <w:tblW w:w="4439" w:type="dxa"/>
        <w:jc w:val="center"/>
        <w:tblLayout w:type="fixed"/>
        <w:tblLook w:val="04A0" w:firstRow="1" w:lastRow="0" w:firstColumn="1" w:lastColumn="0" w:noHBand="0" w:noVBand="1"/>
      </w:tblPr>
      <w:tblGrid>
        <w:gridCol w:w="3369"/>
        <w:gridCol w:w="1070"/>
      </w:tblGrid>
      <w:tr w:rsidR="00A26C0D" w:rsidRPr="00473153" w14:paraId="3D0F4549" w14:textId="77777777">
        <w:trPr>
          <w:trHeight w:val="300"/>
          <w:jc w:val="center"/>
        </w:trPr>
        <w:tc>
          <w:tcPr>
            <w:tcW w:w="3369" w:type="dxa"/>
            <w:shd w:val="clear" w:color="auto" w:fill="4F81BD" w:themeFill="accent1"/>
          </w:tcPr>
          <w:p w14:paraId="3C4EBCA3"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Attribute</w:t>
            </w:r>
          </w:p>
        </w:tc>
        <w:tc>
          <w:tcPr>
            <w:tcW w:w="1070" w:type="dxa"/>
            <w:shd w:val="clear" w:color="auto" w:fill="4F81BD" w:themeFill="accent1"/>
          </w:tcPr>
          <w:p w14:paraId="33A787BE"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No. of Scenarios</w:t>
            </w:r>
          </w:p>
        </w:tc>
      </w:tr>
      <w:tr w:rsidR="00A26C0D" w:rsidRPr="00473153" w14:paraId="082EF66A" w14:textId="77777777">
        <w:trPr>
          <w:trHeight w:val="300"/>
          <w:jc w:val="center"/>
        </w:trPr>
        <w:tc>
          <w:tcPr>
            <w:tcW w:w="3369" w:type="dxa"/>
          </w:tcPr>
          <w:p w14:paraId="0DE1E361"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Name</w:t>
            </w:r>
          </w:p>
        </w:tc>
        <w:tc>
          <w:tcPr>
            <w:tcW w:w="1070" w:type="dxa"/>
          </w:tcPr>
          <w:p w14:paraId="2DDCBC42"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83.33%</w:t>
            </w:r>
          </w:p>
        </w:tc>
      </w:tr>
      <w:tr w:rsidR="00A26C0D" w:rsidRPr="00473153" w14:paraId="4BD1902A" w14:textId="77777777">
        <w:trPr>
          <w:trHeight w:val="300"/>
          <w:jc w:val="center"/>
        </w:trPr>
        <w:tc>
          <w:tcPr>
            <w:tcW w:w="3369" w:type="dxa"/>
            <w:shd w:val="clear" w:color="auto" w:fill="B8CCE4" w:themeFill="accent1" w:themeFillTint="66"/>
          </w:tcPr>
          <w:p w14:paraId="0CAFEA19"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Nickname</w:t>
            </w:r>
          </w:p>
        </w:tc>
        <w:tc>
          <w:tcPr>
            <w:tcW w:w="1070" w:type="dxa"/>
            <w:shd w:val="clear" w:color="auto" w:fill="B8CCE4" w:themeFill="accent1" w:themeFillTint="66"/>
          </w:tcPr>
          <w:p w14:paraId="53B46D4A"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41.67%</w:t>
            </w:r>
          </w:p>
        </w:tc>
      </w:tr>
      <w:tr w:rsidR="00A26C0D" w:rsidRPr="00473153" w14:paraId="4FFB65A7" w14:textId="77777777">
        <w:trPr>
          <w:trHeight w:val="300"/>
          <w:jc w:val="center"/>
        </w:trPr>
        <w:tc>
          <w:tcPr>
            <w:tcW w:w="3369" w:type="dxa"/>
          </w:tcPr>
          <w:p w14:paraId="419484C2"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Username</w:t>
            </w:r>
          </w:p>
        </w:tc>
        <w:tc>
          <w:tcPr>
            <w:tcW w:w="1070" w:type="dxa"/>
          </w:tcPr>
          <w:p w14:paraId="79B5D6B9"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33.33%</w:t>
            </w:r>
          </w:p>
        </w:tc>
      </w:tr>
      <w:tr w:rsidR="00A26C0D" w:rsidRPr="00473153" w14:paraId="01D22C88" w14:textId="77777777">
        <w:trPr>
          <w:trHeight w:val="300"/>
          <w:jc w:val="center"/>
        </w:trPr>
        <w:tc>
          <w:tcPr>
            <w:tcW w:w="3369" w:type="dxa"/>
            <w:shd w:val="clear" w:color="auto" w:fill="B8CCE4" w:themeFill="accent1" w:themeFillTint="66"/>
          </w:tcPr>
          <w:p w14:paraId="7A77879D"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Phone</w:t>
            </w:r>
          </w:p>
        </w:tc>
        <w:tc>
          <w:tcPr>
            <w:tcW w:w="1070" w:type="dxa"/>
            <w:shd w:val="clear" w:color="auto" w:fill="B8CCE4" w:themeFill="accent1" w:themeFillTint="66"/>
          </w:tcPr>
          <w:p w14:paraId="569A8AF8"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66.67%</w:t>
            </w:r>
          </w:p>
        </w:tc>
      </w:tr>
      <w:tr w:rsidR="00A26C0D" w:rsidRPr="00473153" w14:paraId="27235A1E" w14:textId="77777777">
        <w:trPr>
          <w:trHeight w:val="300"/>
          <w:jc w:val="center"/>
        </w:trPr>
        <w:tc>
          <w:tcPr>
            <w:tcW w:w="3369" w:type="dxa"/>
          </w:tcPr>
          <w:p w14:paraId="7703081D"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Email</w:t>
            </w:r>
          </w:p>
        </w:tc>
        <w:tc>
          <w:tcPr>
            <w:tcW w:w="1070" w:type="dxa"/>
          </w:tcPr>
          <w:p w14:paraId="4A5B2EE8"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58.33%</w:t>
            </w:r>
          </w:p>
        </w:tc>
      </w:tr>
      <w:tr w:rsidR="00A26C0D" w:rsidRPr="00473153" w14:paraId="04FC286E" w14:textId="77777777">
        <w:trPr>
          <w:trHeight w:val="300"/>
          <w:jc w:val="center"/>
        </w:trPr>
        <w:tc>
          <w:tcPr>
            <w:tcW w:w="3369" w:type="dxa"/>
            <w:shd w:val="clear" w:color="auto" w:fill="B8CCE4" w:themeFill="accent1" w:themeFillTint="66"/>
          </w:tcPr>
          <w:p w14:paraId="1244F097"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Text</w:t>
            </w:r>
          </w:p>
        </w:tc>
        <w:tc>
          <w:tcPr>
            <w:tcW w:w="1070" w:type="dxa"/>
            <w:shd w:val="clear" w:color="auto" w:fill="B8CCE4" w:themeFill="accent1" w:themeFillTint="66"/>
          </w:tcPr>
          <w:p w14:paraId="79CE9377"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66.67%</w:t>
            </w:r>
          </w:p>
        </w:tc>
      </w:tr>
      <w:tr w:rsidR="00A26C0D" w:rsidRPr="00473153" w14:paraId="11367BA2" w14:textId="77777777">
        <w:trPr>
          <w:trHeight w:val="300"/>
          <w:jc w:val="center"/>
        </w:trPr>
        <w:tc>
          <w:tcPr>
            <w:tcW w:w="3369" w:type="dxa"/>
          </w:tcPr>
          <w:p w14:paraId="58A7C286"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Images</w:t>
            </w:r>
          </w:p>
        </w:tc>
        <w:tc>
          <w:tcPr>
            <w:tcW w:w="1070" w:type="dxa"/>
          </w:tcPr>
          <w:p w14:paraId="36DE8238"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58.33%</w:t>
            </w:r>
          </w:p>
        </w:tc>
      </w:tr>
      <w:tr w:rsidR="00A26C0D" w:rsidRPr="00473153" w14:paraId="1495B5EC" w14:textId="77777777">
        <w:trPr>
          <w:trHeight w:val="300"/>
          <w:jc w:val="center"/>
        </w:trPr>
        <w:tc>
          <w:tcPr>
            <w:tcW w:w="3369" w:type="dxa"/>
            <w:shd w:val="clear" w:color="auto" w:fill="B8CCE4" w:themeFill="accent1" w:themeFillTint="66"/>
          </w:tcPr>
          <w:p w14:paraId="7231AECB"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Video</w:t>
            </w:r>
          </w:p>
        </w:tc>
        <w:tc>
          <w:tcPr>
            <w:tcW w:w="1070" w:type="dxa"/>
            <w:shd w:val="clear" w:color="auto" w:fill="B8CCE4" w:themeFill="accent1" w:themeFillTint="66"/>
          </w:tcPr>
          <w:p w14:paraId="770BA3BE"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41.67%</w:t>
            </w:r>
          </w:p>
        </w:tc>
      </w:tr>
      <w:tr w:rsidR="00A26C0D" w:rsidRPr="00473153" w14:paraId="0F83360A" w14:textId="77777777">
        <w:trPr>
          <w:trHeight w:val="300"/>
          <w:jc w:val="center"/>
        </w:trPr>
        <w:tc>
          <w:tcPr>
            <w:tcW w:w="3369" w:type="dxa"/>
          </w:tcPr>
          <w:p w14:paraId="4E70E8FD"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Audio</w:t>
            </w:r>
          </w:p>
        </w:tc>
        <w:tc>
          <w:tcPr>
            <w:tcW w:w="1070" w:type="dxa"/>
          </w:tcPr>
          <w:p w14:paraId="5CA70BF9"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16.67%</w:t>
            </w:r>
          </w:p>
        </w:tc>
      </w:tr>
      <w:tr w:rsidR="00A26C0D" w:rsidRPr="00473153" w14:paraId="6651AC8E" w14:textId="77777777">
        <w:trPr>
          <w:trHeight w:val="300"/>
          <w:jc w:val="center"/>
        </w:trPr>
        <w:tc>
          <w:tcPr>
            <w:tcW w:w="3369" w:type="dxa"/>
            <w:shd w:val="clear" w:color="auto" w:fill="B8CCE4" w:themeFill="accent1" w:themeFillTint="66"/>
          </w:tcPr>
          <w:p w14:paraId="37BCC44C"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IP Addresses</w:t>
            </w:r>
          </w:p>
        </w:tc>
        <w:tc>
          <w:tcPr>
            <w:tcW w:w="1070" w:type="dxa"/>
            <w:shd w:val="clear" w:color="auto" w:fill="B8CCE4" w:themeFill="accent1" w:themeFillTint="66"/>
          </w:tcPr>
          <w:p w14:paraId="5FC366F5"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58.33%</w:t>
            </w:r>
          </w:p>
        </w:tc>
      </w:tr>
      <w:tr w:rsidR="00A26C0D" w:rsidRPr="00473153" w14:paraId="01736AEE" w14:textId="77777777">
        <w:trPr>
          <w:trHeight w:val="300"/>
          <w:jc w:val="center"/>
        </w:trPr>
        <w:tc>
          <w:tcPr>
            <w:tcW w:w="3369" w:type="dxa"/>
          </w:tcPr>
          <w:p w14:paraId="66559E79"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Social media</w:t>
            </w:r>
          </w:p>
        </w:tc>
        <w:tc>
          <w:tcPr>
            <w:tcW w:w="1070" w:type="dxa"/>
          </w:tcPr>
          <w:p w14:paraId="7DAD6E75"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25.00%</w:t>
            </w:r>
          </w:p>
        </w:tc>
      </w:tr>
      <w:tr w:rsidR="00A26C0D" w:rsidRPr="00473153" w14:paraId="0B2EDCF7" w14:textId="77777777">
        <w:trPr>
          <w:trHeight w:val="300"/>
          <w:jc w:val="center"/>
        </w:trPr>
        <w:tc>
          <w:tcPr>
            <w:tcW w:w="3369" w:type="dxa"/>
            <w:shd w:val="clear" w:color="auto" w:fill="B8CCE4" w:themeFill="accent1" w:themeFillTint="66"/>
          </w:tcPr>
          <w:p w14:paraId="43D9D9A5"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Deep web access</w:t>
            </w:r>
          </w:p>
        </w:tc>
        <w:tc>
          <w:tcPr>
            <w:tcW w:w="1070" w:type="dxa"/>
            <w:shd w:val="clear" w:color="auto" w:fill="B8CCE4" w:themeFill="accent1" w:themeFillTint="66"/>
          </w:tcPr>
          <w:p w14:paraId="177F56BA"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58.33%</w:t>
            </w:r>
          </w:p>
        </w:tc>
      </w:tr>
      <w:tr w:rsidR="00A26C0D" w:rsidRPr="00473153" w14:paraId="0AB28114" w14:textId="77777777">
        <w:trPr>
          <w:trHeight w:val="300"/>
          <w:jc w:val="center"/>
        </w:trPr>
        <w:tc>
          <w:tcPr>
            <w:tcW w:w="3369" w:type="dxa"/>
          </w:tcPr>
          <w:p w14:paraId="1FDF9678"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Dark Net access</w:t>
            </w:r>
          </w:p>
        </w:tc>
        <w:tc>
          <w:tcPr>
            <w:tcW w:w="1070" w:type="dxa"/>
          </w:tcPr>
          <w:p w14:paraId="5F9C4FE9"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75.00%</w:t>
            </w:r>
          </w:p>
        </w:tc>
      </w:tr>
      <w:tr w:rsidR="00A26C0D" w:rsidRPr="00473153" w14:paraId="6A5E8B0C" w14:textId="77777777">
        <w:trPr>
          <w:trHeight w:val="300"/>
          <w:jc w:val="center"/>
        </w:trPr>
        <w:tc>
          <w:tcPr>
            <w:tcW w:w="3369" w:type="dxa"/>
            <w:shd w:val="clear" w:color="auto" w:fill="B8CCE4" w:themeFill="accent1" w:themeFillTint="66"/>
          </w:tcPr>
          <w:p w14:paraId="7D0E9129"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Cryptocurrency transactions</w:t>
            </w:r>
          </w:p>
        </w:tc>
        <w:tc>
          <w:tcPr>
            <w:tcW w:w="1070" w:type="dxa"/>
            <w:shd w:val="clear" w:color="auto" w:fill="B8CCE4" w:themeFill="accent1" w:themeFillTint="66"/>
          </w:tcPr>
          <w:p w14:paraId="32E3DB3D"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66.67%</w:t>
            </w:r>
          </w:p>
        </w:tc>
      </w:tr>
      <w:tr w:rsidR="00A26C0D" w:rsidRPr="00473153" w14:paraId="296DD754" w14:textId="77777777">
        <w:trPr>
          <w:trHeight w:val="300"/>
          <w:jc w:val="center"/>
        </w:trPr>
        <w:tc>
          <w:tcPr>
            <w:tcW w:w="3369" w:type="dxa"/>
          </w:tcPr>
          <w:p w14:paraId="48094E09"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Similarities</w:t>
            </w:r>
          </w:p>
        </w:tc>
        <w:tc>
          <w:tcPr>
            <w:tcW w:w="1070" w:type="dxa"/>
          </w:tcPr>
          <w:p w14:paraId="280380B8"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41.67%</w:t>
            </w:r>
          </w:p>
        </w:tc>
      </w:tr>
      <w:tr w:rsidR="00A26C0D" w:rsidRPr="00473153" w14:paraId="2283493B" w14:textId="77777777">
        <w:trPr>
          <w:trHeight w:val="300"/>
          <w:jc w:val="center"/>
        </w:trPr>
        <w:tc>
          <w:tcPr>
            <w:tcW w:w="3369" w:type="dxa"/>
            <w:shd w:val="clear" w:color="auto" w:fill="B8CCE4" w:themeFill="accent1" w:themeFillTint="66"/>
          </w:tcPr>
          <w:p w14:paraId="75EA8C1A"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GPS</w:t>
            </w:r>
          </w:p>
        </w:tc>
        <w:tc>
          <w:tcPr>
            <w:tcW w:w="1070" w:type="dxa"/>
            <w:shd w:val="clear" w:color="auto" w:fill="B8CCE4" w:themeFill="accent1" w:themeFillTint="66"/>
          </w:tcPr>
          <w:p w14:paraId="420DB270"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16.67%</w:t>
            </w:r>
          </w:p>
        </w:tc>
      </w:tr>
      <w:tr w:rsidR="00A26C0D" w:rsidRPr="00473153" w14:paraId="6CAE6950" w14:textId="77777777">
        <w:trPr>
          <w:trHeight w:val="300"/>
          <w:jc w:val="center"/>
        </w:trPr>
        <w:tc>
          <w:tcPr>
            <w:tcW w:w="3369" w:type="dxa"/>
          </w:tcPr>
          <w:p w14:paraId="219D2E68"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Time</w:t>
            </w:r>
          </w:p>
        </w:tc>
        <w:tc>
          <w:tcPr>
            <w:tcW w:w="1070" w:type="dxa"/>
          </w:tcPr>
          <w:p w14:paraId="260A1AAF"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33.33%</w:t>
            </w:r>
          </w:p>
        </w:tc>
      </w:tr>
      <w:tr w:rsidR="00A26C0D" w:rsidRPr="00473153" w14:paraId="67680A94" w14:textId="77777777">
        <w:trPr>
          <w:trHeight w:val="300"/>
          <w:jc w:val="center"/>
        </w:trPr>
        <w:tc>
          <w:tcPr>
            <w:tcW w:w="3369" w:type="dxa"/>
            <w:shd w:val="clear" w:color="auto" w:fill="B8CCE4" w:themeFill="accent1" w:themeFillTint="66"/>
          </w:tcPr>
          <w:p w14:paraId="7A0B15AC"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Organisations</w:t>
            </w:r>
          </w:p>
        </w:tc>
        <w:tc>
          <w:tcPr>
            <w:tcW w:w="1070" w:type="dxa"/>
            <w:shd w:val="clear" w:color="auto" w:fill="B8CCE4" w:themeFill="accent1" w:themeFillTint="66"/>
          </w:tcPr>
          <w:p w14:paraId="164B722E"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50.00%</w:t>
            </w:r>
          </w:p>
        </w:tc>
      </w:tr>
      <w:tr w:rsidR="00A26C0D" w:rsidRPr="00473153" w14:paraId="1BDDDD40" w14:textId="77777777">
        <w:trPr>
          <w:trHeight w:val="300"/>
          <w:jc w:val="center"/>
        </w:trPr>
        <w:tc>
          <w:tcPr>
            <w:tcW w:w="3369" w:type="dxa"/>
          </w:tcPr>
          <w:p w14:paraId="1D6AAEA1"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Role</w:t>
            </w:r>
          </w:p>
        </w:tc>
        <w:tc>
          <w:tcPr>
            <w:tcW w:w="1070" w:type="dxa"/>
          </w:tcPr>
          <w:p w14:paraId="20BA0851"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41.67%</w:t>
            </w:r>
          </w:p>
        </w:tc>
      </w:tr>
      <w:tr w:rsidR="00A26C0D" w:rsidRPr="00473153" w14:paraId="02C6503C" w14:textId="77777777">
        <w:trPr>
          <w:trHeight w:val="300"/>
          <w:jc w:val="center"/>
        </w:trPr>
        <w:tc>
          <w:tcPr>
            <w:tcW w:w="3369" w:type="dxa"/>
            <w:shd w:val="clear" w:color="auto" w:fill="B8CCE4" w:themeFill="accent1" w:themeFillTint="66"/>
          </w:tcPr>
          <w:p w14:paraId="297DA137"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Associates</w:t>
            </w:r>
          </w:p>
        </w:tc>
        <w:tc>
          <w:tcPr>
            <w:tcW w:w="1070" w:type="dxa"/>
            <w:shd w:val="clear" w:color="auto" w:fill="B8CCE4" w:themeFill="accent1" w:themeFillTint="66"/>
          </w:tcPr>
          <w:p w14:paraId="539E80F6"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25.00%</w:t>
            </w:r>
          </w:p>
        </w:tc>
      </w:tr>
      <w:tr w:rsidR="00A26C0D" w:rsidRPr="00473153" w14:paraId="096D725B" w14:textId="77777777">
        <w:trPr>
          <w:trHeight w:val="300"/>
          <w:jc w:val="center"/>
        </w:trPr>
        <w:tc>
          <w:tcPr>
            <w:tcW w:w="3369" w:type="dxa"/>
          </w:tcPr>
          <w:p w14:paraId="0D00D2BC"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Affiliates</w:t>
            </w:r>
          </w:p>
        </w:tc>
        <w:tc>
          <w:tcPr>
            <w:tcW w:w="1070" w:type="dxa"/>
          </w:tcPr>
          <w:p w14:paraId="73A12DF8"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16.67%</w:t>
            </w:r>
          </w:p>
        </w:tc>
      </w:tr>
      <w:tr w:rsidR="00A26C0D" w:rsidRPr="00473153" w14:paraId="66ABD66A" w14:textId="77777777">
        <w:trPr>
          <w:trHeight w:val="300"/>
          <w:jc w:val="center"/>
        </w:trPr>
        <w:tc>
          <w:tcPr>
            <w:tcW w:w="3369" w:type="dxa"/>
            <w:shd w:val="clear" w:color="auto" w:fill="B8CCE4" w:themeFill="accent1" w:themeFillTint="66"/>
          </w:tcPr>
          <w:p w14:paraId="46C8CD92"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Bank accounts</w:t>
            </w:r>
          </w:p>
        </w:tc>
        <w:tc>
          <w:tcPr>
            <w:tcW w:w="1070" w:type="dxa"/>
            <w:shd w:val="clear" w:color="auto" w:fill="B8CCE4" w:themeFill="accent1" w:themeFillTint="66"/>
          </w:tcPr>
          <w:p w14:paraId="208342F1"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25.00%</w:t>
            </w:r>
          </w:p>
        </w:tc>
      </w:tr>
      <w:tr w:rsidR="00A26C0D" w:rsidRPr="00473153" w14:paraId="2E3A498F" w14:textId="77777777">
        <w:trPr>
          <w:trHeight w:val="300"/>
          <w:jc w:val="center"/>
        </w:trPr>
        <w:tc>
          <w:tcPr>
            <w:tcW w:w="3369" w:type="dxa"/>
          </w:tcPr>
          <w:p w14:paraId="694D898E"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Financial institution data</w:t>
            </w:r>
          </w:p>
        </w:tc>
        <w:tc>
          <w:tcPr>
            <w:tcW w:w="1070" w:type="dxa"/>
          </w:tcPr>
          <w:p w14:paraId="5EA2FFC0"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8.33%</w:t>
            </w:r>
          </w:p>
        </w:tc>
      </w:tr>
      <w:tr w:rsidR="00A26C0D" w:rsidRPr="00473153" w14:paraId="6A84A368" w14:textId="77777777">
        <w:trPr>
          <w:trHeight w:val="300"/>
          <w:jc w:val="center"/>
        </w:trPr>
        <w:tc>
          <w:tcPr>
            <w:tcW w:w="3369" w:type="dxa"/>
            <w:shd w:val="clear" w:color="auto" w:fill="B8CCE4" w:themeFill="accent1" w:themeFillTint="66"/>
          </w:tcPr>
          <w:p w14:paraId="0D24C081"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Size of transaction</w:t>
            </w:r>
          </w:p>
        </w:tc>
        <w:tc>
          <w:tcPr>
            <w:tcW w:w="1070" w:type="dxa"/>
            <w:shd w:val="clear" w:color="auto" w:fill="B8CCE4" w:themeFill="accent1" w:themeFillTint="66"/>
          </w:tcPr>
          <w:p w14:paraId="55F9C843"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16.67%</w:t>
            </w:r>
          </w:p>
        </w:tc>
      </w:tr>
      <w:tr w:rsidR="00A26C0D" w:rsidRPr="00473153" w14:paraId="289B076F" w14:textId="77777777">
        <w:trPr>
          <w:trHeight w:val="300"/>
          <w:jc w:val="center"/>
        </w:trPr>
        <w:tc>
          <w:tcPr>
            <w:tcW w:w="3369" w:type="dxa"/>
          </w:tcPr>
          <w:p w14:paraId="7D7DAA4A"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Vehicle data</w:t>
            </w:r>
          </w:p>
        </w:tc>
        <w:tc>
          <w:tcPr>
            <w:tcW w:w="1070" w:type="dxa"/>
          </w:tcPr>
          <w:p w14:paraId="58FACD18"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16.67%</w:t>
            </w:r>
          </w:p>
        </w:tc>
      </w:tr>
      <w:tr w:rsidR="00A26C0D" w:rsidRPr="00473153" w14:paraId="4EFD18D2" w14:textId="77777777">
        <w:trPr>
          <w:trHeight w:val="300"/>
          <w:jc w:val="center"/>
        </w:trPr>
        <w:tc>
          <w:tcPr>
            <w:tcW w:w="3369" w:type="dxa"/>
            <w:shd w:val="clear" w:color="auto" w:fill="B8CCE4" w:themeFill="accent1" w:themeFillTint="66"/>
          </w:tcPr>
          <w:p w14:paraId="5E78EE83"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Physical address</w:t>
            </w:r>
          </w:p>
        </w:tc>
        <w:tc>
          <w:tcPr>
            <w:tcW w:w="1070" w:type="dxa"/>
            <w:shd w:val="clear" w:color="auto" w:fill="B8CCE4" w:themeFill="accent1" w:themeFillTint="66"/>
          </w:tcPr>
          <w:p w14:paraId="6062F27A"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25.00%</w:t>
            </w:r>
          </w:p>
        </w:tc>
      </w:tr>
    </w:tbl>
    <w:p w14:paraId="5EAE1CB5" w14:textId="77777777" w:rsidR="00A26C0D" w:rsidRDefault="00E260B6">
      <w:pPr>
        <w:pStyle w:val="Caption"/>
      </w:pPr>
      <w:bookmarkStart w:id="643" w:name="_Ref522280112"/>
      <w:bookmarkStart w:id="644" w:name="_Toc522623951"/>
      <w:r w:rsidRPr="00473153">
        <w:rPr>
          <w:highlight w:val="yellow"/>
        </w:rPr>
        <w:t xml:space="preserve">Table </w:t>
      </w:r>
      <w:r w:rsidR="007534E8" w:rsidRPr="00473153">
        <w:rPr>
          <w:highlight w:val="yellow"/>
        </w:rPr>
        <w:fldChar w:fldCharType="begin"/>
      </w:r>
      <w:r w:rsidR="007534E8" w:rsidRPr="00473153">
        <w:rPr>
          <w:highlight w:val="yellow"/>
        </w:rPr>
        <w:instrText xml:space="preserve"> SEQ Table \* ARABIC </w:instrText>
      </w:r>
      <w:r w:rsidR="007534E8" w:rsidRPr="00473153">
        <w:rPr>
          <w:highlight w:val="yellow"/>
        </w:rPr>
        <w:fldChar w:fldCharType="separate"/>
      </w:r>
      <w:r w:rsidRPr="00473153">
        <w:rPr>
          <w:highlight w:val="yellow"/>
        </w:rPr>
        <w:t>3</w:t>
      </w:r>
      <w:r w:rsidR="007534E8" w:rsidRPr="00473153">
        <w:rPr>
          <w:highlight w:val="yellow"/>
        </w:rPr>
        <w:fldChar w:fldCharType="end"/>
      </w:r>
      <w:bookmarkEnd w:id="643"/>
      <w:r w:rsidRPr="00473153">
        <w:rPr>
          <w:highlight w:val="yellow"/>
        </w:rPr>
        <w:t>: Attribute frequency</w:t>
      </w:r>
      <w:bookmarkEnd w:id="644"/>
      <w:commentRangeEnd w:id="642"/>
      <w:r w:rsidR="00473153">
        <w:rPr>
          <w:rStyle w:val="CommentReference"/>
          <w:b w:val="0"/>
          <w:bCs w:val="0"/>
          <w:color w:val="auto"/>
        </w:rPr>
        <w:commentReference w:id="642"/>
      </w:r>
    </w:p>
    <w:p w14:paraId="58904596" w14:textId="77777777" w:rsidR="00A26C0D" w:rsidRDefault="00A26C0D"/>
    <w:p w14:paraId="31CA72AB" w14:textId="08F7FDE5" w:rsidR="00A26C0D" w:rsidRPr="004867D8" w:rsidRDefault="00E260B6">
      <w:pPr>
        <w:rPr>
          <w:highlight w:val="yellow"/>
        </w:rPr>
      </w:pPr>
      <w:commentRangeStart w:id="645"/>
      <w:r w:rsidRPr="004867D8">
        <w:rPr>
          <w:highlight w:val="yellow"/>
        </w:rPr>
        <w:t xml:space="preserve">To assist the formulation of test data sets that do not contain real people and are therefore less sensitive in respect of GDPR, the attributes given above are presented by use case. </w:t>
      </w:r>
      <w:r w:rsidRPr="004867D8">
        <w:rPr>
          <w:highlight w:val="yellow"/>
        </w:rPr>
        <w:fldChar w:fldCharType="begin"/>
      </w:r>
      <w:r w:rsidRPr="004867D8">
        <w:rPr>
          <w:highlight w:val="yellow"/>
        </w:rPr>
        <w:instrText xml:space="preserve"> REF _Ref522524580 \h </w:instrText>
      </w:r>
      <w:r w:rsidR="004867D8">
        <w:rPr>
          <w:highlight w:val="yellow"/>
        </w:rPr>
        <w:instrText xml:space="preserve"> \* MERGEFORMAT </w:instrText>
      </w:r>
      <w:r w:rsidRPr="004867D8">
        <w:rPr>
          <w:highlight w:val="yellow"/>
        </w:rPr>
      </w:r>
      <w:r w:rsidRPr="004867D8">
        <w:rPr>
          <w:highlight w:val="yellow"/>
        </w:rPr>
        <w:fldChar w:fldCharType="separate"/>
      </w:r>
      <w:r w:rsidRPr="004867D8">
        <w:rPr>
          <w:highlight w:val="yellow"/>
        </w:rPr>
        <w:t>Table 4</w:t>
      </w:r>
      <w:r w:rsidRPr="004867D8">
        <w:rPr>
          <w:highlight w:val="yellow"/>
        </w:rPr>
        <w:fldChar w:fldCharType="end"/>
      </w:r>
      <w:r w:rsidRPr="004867D8">
        <w:rPr>
          <w:highlight w:val="yellow"/>
        </w:rPr>
        <w:t>, shows the attributes specifically mentioned in use cases 1, 2 and 3.</w:t>
      </w:r>
    </w:p>
    <w:p w14:paraId="3E9DE888" w14:textId="77777777" w:rsidR="00A26C0D" w:rsidRPr="004867D8" w:rsidRDefault="00A26C0D">
      <w:pPr>
        <w:rPr>
          <w:highlight w:val="yellow"/>
        </w:rPr>
      </w:pPr>
    </w:p>
    <w:p w14:paraId="4AEE7E26" w14:textId="77777777" w:rsidR="00A26C0D" w:rsidRPr="004867D8" w:rsidRDefault="00A26C0D">
      <w:pPr>
        <w:rPr>
          <w:highlight w:val="yellow"/>
        </w:rPr>
      </w:pPr>
    </w:p>
    <w:tbl>
      <w:tblPr>
        <w:tblW w:w="6787" w:type="dxa"/>
        <w:tblInd w:w="93" w:type="dxa"/>
        <w:tblLayout w:type="fixed"/>
        <w:tblLook w:val="04A0" w:firstRow="1" w:lastRow="0" w:firstColumn="1" w:lastColumn="0" w:noHBand="0" w:noVBand="1"/>
      </w:tblPr>
      <w:tblGrid>
        <w:gridCol w:w="6787"/>
      </w:tblGrid>
      <w:tr w:rsidR="00A26C0D" w:rsidRPr="004867D8" w14:paraId="4A54CACE" w14:textId="77777777">
        <w:trPr>
          <w:trHeight w:val="8855"/>
        </w:trPr>
        <w:tc>
          <w:tcPr>
            <w:tcW w:w="6787" w:type="dxa"/>
            <w:tcBorders>
              <w:top w:val="nil"/>
              <w:left w:val="nil"/>
              <w:bottom w:val="nil"/>
              <w:right w:val="nil"/>
            </w:tcBorders>
            <w:shd w:val="clear" w:color="auto" w:fill="auto"/>
            <w:vAlign w:val="bottom"/>
          </w:tcPr>
          <w:p w14:paraId="3A6A625A" w14:textId="77777777" w:rsidR="00A26C0D" w:rsidRPr="004867D8" w:rsidRDefault="00A26C0D">
            <w:pPr>
              <w:pStyle w:val="Caption"/>
              <w:keepNext/>
              <w:rPr>
                <w:highlight w:val="yellow"/>
              </w:rPr>
            </w:pPr>
          </w:p>
          <w:tbl>
            <w:tblPr>
              <w:tblStyle w:val="TableGrid"/>
              <w:tblW w:w="6561" w:type="dxa"/>
              <w:jc w:val="center"/>
              <w:tblLayout w:type="fixed"/>
              <w:tblLook w:val="04A0" w:firstRow="1" w:lastRow="0" w:firstColumn="1" w:lastColumn="0" w:noHBand="0" w:noVBand="1"/>
            </w:tblPr>
            <w:tblGrid>
              <w:gridCol w:w="2788"/>
              <w:gridCol w:w="1257"/>
              <w:gridCol w:w="1258"/>
              <w:gridCol w:w="1258"/>
            </w:tblGrid>
            <w:tr w:rsidR="00A26C0D" w:rsidRPr="004867D8" w14:paraId="79F8FF0B" w14:textId="77777777">
              <w:trPr>
                <w:jc w:val="center"/>
              </w:trPr>
              <w:tc>
                <w:tcPr>
                  <w:tcW w:w="2788" w:type="dxa"/>
                  <w:shd w:val="clear" w:color="auto" w:fill="4F81BD" w:themeFill="accent1"/>
                </w:tcPr>
                <w:p w14:paraId="1E4BFBC7"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Attribute</w:t>
                  </w:r>
                </w:p>
              </w:tc>
              <w:tc>
                <w:tcPr>
                  <w:tcW w:w="1257" w:type="dxa"/>
                  <w:shd w:val="clear" w:color="auto" w:fill="4F81BD" w:themeFill="accent1"/>
                </w:tcPr>
                <w:p w14:paraId="6406B60A"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Use Case 1</w:t>
                  </w:r>
                </w:p>
              </w:tc>
              <w:tc>
                <w:tcPr>
                  <w:tcW w:w="1258" w:type="dxa"/>
                  <w:shd w:val="clear" w:color="auto" w:fill="4F81BD" w:themeFill="accent1"/>
                </w:tcPr>
                <w:p w14:paraId="70829909"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Use Case 2</w:t>
                  </w:r>
                </w:p>
              </w:tc>
              <w:tc>
                <w:tcPr>
                  <w:tcW w:w="1258" w:type="dxa"/>
                  <w:shd w:val="clear" w:color="auto" w:fill="4F81BD" w:themeFill="accent1"/>
                </w:tcPr>
                <w:p w14:paraId="5D35F4B0"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Use Case 3</w:t>
                  </w:r>
                </w:p>
              </w:tc>
            </w:tr>
            <w:tr w:rsidR="00A26C0D" w:rsidRPr="004867D8" w14:paraId="67DBD4EA" w14:textId="77777777">
              <w:trPr>
                <w:jc w:val="center"/>
              </w:trPr>
              <w:tc>
                <w:tcPr>
                  <w:tcW w:w="2788" w:type="dxa"/>
                </w:tcPr>
                <w:p w14:paraId="605D338B"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Name</w:t>
                  </w:r>
                </w:p>
              </w:tc>
              <w:tc>
                <w:tcPr>
                  <w:tcW w:w="1257" w:type="dxa"/>
                </w:tcPr>
                <w:p w14:paraId="728F40B9"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7CB2E241"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759ECAED"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5CE7BF25" w14:textId="77777777">
              <w:trPr>
                <w:jc w:val="center"/>
              </w:trPr>
              <w:tc>
                <w:tcPr>
                  <w:tcW w:w="2788" w:type="dxa"/>
                  <w:shd w:val="clear" w:color="auto" w:fill="B8CCE4" w:themeFill="accent1" w:themeFillTint="66"/>
                </w:tcPr>
                <w:p w14:paraId="778407B8"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Nickname</w:t>
                  </w:r>
                </w:p>
              </w:tc>
              <w:tc>
                <w:tcPr>
                  <w:tcW w:w="1257" w:type="dxa"/>
                  <w:shd w:val="clear" w:color="auto" w:fill="B8CCE4" w:themeFill="accent1" w:themeFillTint="66"/>
                </w:tcPr>
                <w:p w14:paraId="1F292192"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07F99E1B"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0E3330E7"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2D9A5464" w14:textId="77777777">
              <w:trPr>
                <w:jc w:val="center"/>
              </w:trPr>
              <w:tc>
                <w:tcPr>
                  <w:tcW w:w="2788" w:type="dxa"/>
                </w:tcPr>
                <w:p w14:paraId="419CD53E"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Username</w:t>
                  </w:r>
                </w:p>
              </w:tc>
              <w:tc>
                <w:tcPr>
                  <w:tcW w:w="1257" w:type="dxa"/>
                </w:tcPr>
                <w:p w14:paraId="38AD8D75"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7518847D"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489F9816"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2BA410BA" w14:textId="77777777">
              <w:trPr>
                <w:jc w:val="center"/>
              </w:trPr>
              <w:tc>
                <w:tcPr>
                  <w:tcW w:w="2788" w:type="dxa"/>
                  <w:shd w:val="clear" w:color="auto" w:fill="B8CCE4" w:themeFill="accent1" w:themeFillTint="66"/>
                </w:tcPr>
                <w:p w14:paraId="14A45659"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Phone</w:t>
                  </w:r>
                </w:p>
              </w:tc>
              <w:tc>
                <w:tcPr>
                  <w:tcW w:w="1257" w:type="dxa"/>
                  <w:shd w:val="clear" w:color="auto" w:fill="B8CCE4" w:themeFill="accent1" w:themeFillTint="66"/>
                </w:tcPr>
                <w:p w14:paraId="7F915BE3"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067EFF37"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51119C3F"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3C60A7BC" w14:textId="77777777">
              <w:trPr>
                <w:jc w:val="center"/>
              </w:trPr>
              <w:tc>
                <w:tcPr>
                  <w:tcW w:w="2788" w:type="dxa"/>
                </w:tcPr>
                <w:p w14:paraId="5022825E"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email</w:t>
                  </w:r>
                </w:p>
              </w:tc>
              <w:tc>
                <w:tcPr>
                  <w:tcW w:w="1257" w:type="dxa"/>
                </w:tcPr>
                <w:p w14:paraId="56F01EF9"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54E11398"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59B97F97"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7D256FFF" w14:textId="77777777">
              <w:trPr>
                <w:jc w:val="center"/>
              </w:trPr>
              <w:tc>
                <w:tcPr>
                  <w:tcW w:w="2788" w:type="dxa"/>
                  <w:shd w:val="clear" w:color="auto" w:fill="B8CCE4" w:themeFill="accent1" w:themeFillTint="66"/>
                </w:tcPr>
                <w:p w14:paraId="630FB601"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Text</w:t>
                  </w:r>
                </w:p>
              </w:tc>
              <w:tc>
                <w:tcPr>
                  <w:tcW w:w="1257" w:type="dxa"/>
                  <w:shd w:val="clear" w:color="auto" w:fill="B8CCE4" w:themeFill="accent1" w:themeFillTint="66"/>
                </w:tcPr>
                <w:p w14:paraId="6CC634FA"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0AEB5B40"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0218669E"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2532343A" w14:textId="77777777">
              <w:trPr>
                <w:jc w:val="center"/>
              </w:trPr>
              <w:tc>
                <w:tcPr>
                  <w:tcW w:w="2788" w:type="dxa"/>
                </w:tcPr>
                <w:p w14:paraId="2046771D"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Images</w:t>
                  </w:r>
                </w:p>
              </w:tc>
              <w:tc>
                <w:tcPr>
                  <w:tcW w:w="1257" w:type="dxa"/>
                </w:tcPr>
                <w:p w14:paraId="4A54461D"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1E129151"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495D8E8B"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31A62FBD" w14:textId="77777777">
              <w:trPr>
                <w:jc w:val="center"/>
              </w:trPr>
              <w:tc>
                <w:tcPr>
                  <w:tcW w:w="2788" w:type="dxa"/>
                  <w:shd w:val="clear" w:color="auto" w:fill="B8CCE4" w:themeFill="accent1" w:themeFillTint="66"/>
                </w:tcPr>
                <w:p w14:paraId="120A64B9"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Video</w:t>
                  </w:r>
                </w:p>
              </w:tc>
              <w:tc>
                <w:tcPr>
                  <w:tcW w:w="1257" w:type="dxa"/>
                  <w:shd w:val="clear" w:color="auto" w:fill="B8CCE4" w:themeFill="accent1" w:themeFillTint="66"/>
                </w:tcPr>
                <w:p w14:paraId="33C6C3E8" w14:textId="77777777" w:rsidR="00A26C0D" w:rsidRPr="004867D8" w:rsidRDefault="00A26C0D">
                  <w:pPr>
                    <w:spacing w:after="0"/>
                    <w:jc w:val="center"/>
                    <w:rPr>
                      <w:rFonts w:ascii="Calibri" w:eastAsia="Times New Roman" w:hAnsi="Calibri" w:cs="Times New Roman"/>
                      <w:color w:val="000000"/>
                      <w:highlight w:val="yellow"/>
                    </w:rPr>
                  </w:pPr>
                </w:p>
              </w:tc>
              <w:tc>
                <w:tcPr>
                  <w:tcW w:w="1258" w:type="dxa"/>
                  <w:shd w:val="clear" w:color="auto" w:fill="B8CCE4" w:themeFill="accent1" w:themeFillTint="66"/>
                </w:tcPr>
                <w:p w14:paraId="6B5665AF"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6C87D293"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7CB00B28" w14:textId="77777777">
              <w:trPr>
                <w:jc w:val="center"/>
              </w:trPr>
              <w:tc>
                <w:tcPr>
                  <w:tcW w:w="2788" w:type="dxa"/>
                </w:tcPr>
                <w:p w14:paraId="4F823383"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Audio</w:t>
                  </w:r>
                </w:p>
              </w:tc>
              <w:tc>
                <w:tcPr>
                  <w:tcW w:w="1257" w:type="dxa"/>
                </w:tcPr>
                <w:p w14:paraId="50FEF7DD" w14:textId="77777777" w:rsidR="00A26C0D" w:rsidRPr="004867D8" w:rsidRDefault="00A26C0D">
                  <w:pPr>
                    <w:spacing w:after="0"/>
                    <w:jc w:val="center"/>
                    <w:rPr>
                      <w:rFonts w:ascii="Calibri" w:eastAsia="Times New Roman" w:hAnsi="Calibri" w:cs="Times New Roman"/>
                      <w:color w:val="000000"/>
                      <w:highlight w:val="yellow"/>
                    </w:rPr>
                  </w:pPr>
                </w:p>
              </w:tc>
              <w:tc>
                <w:tcPr>
                  <w:tcW w:w="1258" w:type="dxa"/>
                </w:tcPr>
                <w:p w14:paraId="6077B9DE" w14:textId="77777777" w:rsidR="00A26C0D" w:rsidRPr="004867D8" w:rsidRDefault="00A26C0D">
                  <w:pPr>
                    <w:spacing w:after="0"/>
                    <w:jc w:val="center"/>
                    <w:rPr>
                      <w:rFonts w:ascii="Calibri" w:eastAsia="Times New Roman" w:hAnsi="Calibri" w:cs="Times New Roman"/>
                      <w:color w:val="000000"/>
                      <w:highlight w:val="yellow"/>
                    </w:rPr>
                  </w:pPr>
                </w:p>
              </w:tc>
              <w:tc>
                <w:tcPr>
                  <w:tcW w:w="1258" w:type="dxa"/>
                </w:tcPr>
                <w:p w14:paraId="6C2258A8"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5178B1AE" w14:textId="77777777">
              <w:trPr>
                <w:jc w:val="center"/>
              </w:trPr>
              <w:tc>
                <w:tcPr>
                  <w:tcW w:w="2788" w:type="dxa"/>
                  <w:shd w:val="clear" w:color="auto" w:fill="B8CCE4" w:themeFill="accent1" w:themeFillTint="66"/>
                </w:tcPr>
                <w:p w14:paraId="08A8ED8E"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IP Addresses</w:t>
                  </w:r>
                </w:p>
              </w:tc>
              <w:tc>
                <w:tcPr>
                  <w:tcW w:w="1257" w:type="dxa"/>
                  <w:shd w:val="clear" w:color="auto" w:fill="B8CCE4" w:themeFill="accent1" w:themeFillTint="66"/>
                </w:tcPr>
                <w:p w14:paraId="53AE02FA"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55B518F8"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1F8BCE5E"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26463895" w14:textId="77777777">
              <w:trPr>
                <w:jc w:val="center"/>
              </w:trPr>
              <w:tc>
                <w:tcPr>
                  <w:tcW w:w="2788" w:type="dxa"/>
                </w:tcPr>
                <w:p w14:paraId="1E454FA2"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Social media</w:t>
                  </w:r>
                </w:p>
              </w:tc>
              <w:tc>
                <w:tcPr>
                  <w:tcW w:w="1257" w:type="dxa"/>
                </w:tcPr>
                <w:p w14:paraId="640CB126"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55F4DA97" w14:textId="77777777" w:rsidR="00A26C0D" w:rsidRPr="004867D8" w:rsidRDefault="00A26C0D">
                  <w:pPr>
                    <w:spacing w:after="0"/>
                    <w:jc w:val="center"/>
                    <w:rPr>
                      <w:rFonts w:ascii="Calibri" w:eastAsia="Times New Roman" w:hAnsi="Calibri" w:cs="Times New Roman"/>
                      <w:color w:val="000000"/>
                      <w:highlight w:val="yellow"/>
                    </w:rPr>
                  </w:pPr>
                </w:p>
              </w:tc>
              <w:tc>
                <w:tcPr>
                  <w:tcW w:w="1258" w:type="dxa"/>
                </w:tcPr>
                <w:p w14:paraId="2D72C041"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433ED7D5" w14:textId="77777777">
              <w:trPr>
                <w:jc w:val="center"/>
              </w:trPr>
              <w:tc>
                <w:tcPr>
                  <w:tcW w:w="2788" w:type="dxa"/>
                  <w:shd w:val="clear" w:color="auto" w:fill="B8CCE4" w:themeFill="accent1" w:themeFillTint="66"/>
                </w:tcPr>
                <w:p w14:paraId="6EF58418"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Deep Web access</w:t>
                  </w:r>
                </w:p>
              </w:tc>
              <w:tc>
                <w:tcPr>
                  <w:tcW w:w="1257" w:type="dxa"/>
                  <w:shd w:val="clear" w:color="auto" w:fill="B8CCE4" w:themeFill="accent1" w:themeFillTint="66"/>
                </w:tcPr>
                <w:p w14:paraId="5BD96FFF"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3FAA7D67"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0A99A440"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61CCB3CE" w14:textId="77777777">
              <w:trPr>
                <w:jc w:val="center"/>
              </w:trPr>
              <w:tc>
                <w:tcPr>
                  <w:tcW w:w="2788" w:type="dxa"/>
                </w:tcPr>
                <w:p w14:paraId="5CEAE324"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Dark Net access</w:t>
                  </w:r>
                </w:p>
              </w:tc>
              <w:tc>
                <w:tcPr>
                  <w:tcW w:w="1257" w:type="dxa"/>
                </w:tcPr>
                <w:p w14:paraId="3A18B0F9"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604A1294"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14B7949B"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3CD61682" w14:textId="77777777">
              <w:trPr>
                <w:jc w:val="center"/>
              </w:trPr>
              <w:tc>
                <w:tcPr>
                  <w:tcW w:w="2788" w:type="dxa"/>
                  <w:shd w:val="clear" w:color="auto" w:fill="B8CCE4" w:themeFill="accent1" w:themeFillTint="66"/>
                </w:tcPr>
                <w:p w14:paraId="051ADA34"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Cryptocurrency transactions</w:t>
                  </w:r>
                </w:p>
              </w:tc>
              <w:tc>
                <w:tcPr>
                  <w:tcW w:w="1257" w:type="dxa"/>
                  <w:shd w:val="clear" w:color="auto" w:fill="B8CCE4" w:themeFill="accent1" w:themeFillTint="66"/>
                </w:tcPr>
                <w:p w14:paraId="7231B3BC"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77C931FF"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7C9009D4"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4DC7F286" w14:textId="77777777">
              <w:trPr>
                <w:jc w:val="center"/>
              </w:trPr>
              <w:tc>
                <w:tcPr>
                  <w:tcW w:w="2788" w:type="dxa"/>
                </w:tcPr>
                <w:p w14:paraId="7C2A42E1"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Similarities</w:t>
                  </w:r>
                </w:p>
              </w:tc>
              <w:tc>
                <w:tcPr>
                  <w:tcW w:w="1257" w:type="dxa"/>
                </w:tcPr>
                <w:p w14:paraId="7C54A0C7" w14:textId="77777777" w:rsidR="00A26C0D" w:rsidRPr="004867D8" w:rsidRDefault="00A26C0D">
                  <w:pPr>
                    <w:spacing w:after="0"/>
                    <w:jc w:val="center"/>
                    <w:rPr>
                      <w:rFonts w:ascii="Calibri" w:eastAsia="Times New Roman" w:hAnsi="Calibri" w:cs="Times New Roman"/>
                      <w:color w:val="000000"/>
                      <w:highlight w:val="yellow"/>
                    </w:rPr>
                  </w:pPr>
                </w:p>
              </w:tc>
              <w:tc>
                <w:tcPr>
                  <w:tcW w:w="1258" w:type="dxa"/>
                </w:tcPr>
                <w:p w14:paraId="55A8F9FD"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4E8B36F3"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67558F49" w14:textId="77777777">
              <w:trPr>
                <w:jc w:val="center"/>
              </w:trPr>
              <w:tc>
                <w:tcPr>
                  <w:tcW w:w="2788" w:type="dxa"/>
                  <w:shd w:val="clear" w:color="auto" w:fill="B8CCE4" w:themeFill="accent1" w:themeFillTint="66"/>
                </w:tcPr>
                <w:p w14:paraId="0AAFEE40"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GPS</w:t>
                  </w:r>
                </w:p>
              </w:tc>
              <w:tc>
                <w:tcPr>
                  <w:tcW w:w="1257" w:type="dxa"/>
                  <w:shd w:val="clear" w:color="auto" w:fill="B8CCE4" w:themeFill="accent1" w:themeFillTint="66"/>
                </w:tcPr>
                <w:p w14:paraId="1A53D27D"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1CBEB298" w14:textId="77777777" w:rsidR="00A26C0D" w:rsidRPr="004867D8" w:rsidRDefault="00A26C0D">
                  <w:pPr>
                    <w:spacing w:after="0"/>
                    <w:jc w:val="center"/>
                    <w:rPr>
                      <w:rFonts w:ascii="Calibri" w:eastAsia="Times New Roman" w:hAnsi="Calibri" w:cs="Times New Roman"/>
                      <w:color w:val="000000"/>
                      <w:highlight w:val="yellow"/>
                    </w:rPr>
                  </w:pPr>
                </w:p>
              </w:tc>
              <w:tc>
                <w:tcPr>
                  <w:tcW w:w="1258" w:type="dxa"/>
                  <w:shd w:val="clear" w:color="auto" w:fill="B8CCE4" w:themeFill="accent1" w:themeFillTint="66"/>
                </w:tcPr>
                <w:p w14:paraId="5AD63900" w14:textId="77777777" w:rsidR="00A26C0D" w:rsidRPr="004867D8" w:rsidRDefault="00A26C0D">
                  <w:pPr>
                    <w:spacing w:after="0"/>
                    <w:jc w:val="center"/>
                    <w:rPr>
                      <w:rFonts w:ascii="Calibri" w:eastAsia="Times New Roman" w:hAnsi="Calibri" w:cs="Times New Roman"/>
                      <w:color w:val="000000"/>
                      <w:highlight w:val="yellow"/>
                    </w:rPr>
                  </w:pPr>
                </w:p>
              </w:tc>
            </w:tr>
            <w:tr w:rsidR="00A26C0D" w:rsidRPr="004867D8" w14:paraId="3C04673A" w14:textId="77777777">
              <w:trPr>
                <w:jc w:val="center"/>
              </w:trPr>
              <w:tc>
                <w:tcPr>
                  <w:tcW w:w="2788" w:type="dxa"/>
                </w:tcPr>
                <w:p w14:paraId="5866DF00"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Time</w:t>
                  </w:r>
                </w:p>
              </w:tc>
              <w:tc>
                <w:tcPr>
                  <w:tcW w:w="1257" w:type="dxa"/>
                </w:tcPr>
                <w:p w14:paraId="7D85EA06"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156FDF05"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7FCB7996"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64983B1A" w14:textId="77777777">
              <w:trPr>
                <w:jc w:val="center"/>
              </w:trPr>
              <w:tc>
                <w:tcPr>
                  <w:tcW w:w="2788" w:type="dxa"/>
                  <w:shd w:val="clear" w:color="auto" w:fill="B8CCE4" w:themeFill="accent1" w:themeFillTint="66"/>
                </w:tcPr>
                <w:p w14:paraId="0FF9001A"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Organisations</w:t>
                  </w:r>
                </w:p>
              </w:tc>
              <w:tc>
                <w:tcPr>
                  <w:tcW w:w="1257" w:type="dxa"/>
                  <w:shd w:val="clear" w:color="auto" w:fill="B8CCE4" w:themeFill="accent1" w:themeFillTint="66"/>
                </w:tcPr>
                <w:p w14:paraId="5E85ABBA"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4919E6F2"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01BDACBB"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2EBC8E5A" w14:textId="77777777">
              <w:trPr>
                <w:jc w:val="center"/>
              </w:trPr>
              <w:tc>
                <w:tcPr>
                  <w:tcW w:w="2788" w:type="dxa"/>
                </w:tcPr>
                <w:p w14:paraId="3F2044FE"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Role</w:t>
                  </w:r>
                </w:p>
              </w:tc>
              <w:tc>
                <w:tcPr>
                  <w:tcW w:w="1257" w:type="dxa"/>
                </w:tcPr>
                <w:p w14:paraId="54038802"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2685965C"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6DE614E5"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4062B5AC" w14:textId="77777777">
              <w:trPr>
                <w:jc w:val="center"/>
              </w:trPr>
              <w:tc>
                <w:tcPr>
                  <w:tcW w:w="2788" w:type="dxa"/>
                  <w:shd w:val="clear" w:color="auto" w:fill="B8CCE4" w:themeFill="accent1" w:themeFillTint="66"/>
                </w:tcPr>
                <w:p w14:paraId="12ADE199"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Associates</w:t>
                  </w:r>
                </w:p>
              </w:tc>
              <w:tc>
                <w:tcPr>
                  <w:tcW w:w="1257" w:type="dxa"/>
                  <w:shd w:val="clear" w:color="auto" w:fill="B8CCE4" w:themeFill="accent1" w:themeFillTint="66"/>
                </w:tcPr>
                <w:p w14:paraId="33B46853"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2B130568"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13C324AD" w14:textId="77777777" w:rsidR="00A26C0D" w:rsidRPr="004867D8" w:rsidRDefault="00A26C0D">
                  <w:pPr>
                    <w:spacing w:after="0"/>
                    <w:jc w:val="center"/>
                    <w:rPr>
                      <w:rFonts w:ascii="Calibri" w:eastAsia="Times New Roman" w:hAnsi="Calibri" w:cs="Times New Roman"/>
                      <w:color w:val="000000"/>
                      <w:highlight w:val="yellow"/>
                    </w:rPr>
                  </w:pPr>
                </w:p>
              </w:tc>
            </w:tr>
            <w:tr w:rsidR="00A26C0D" w:rsidRPr="004867D8" w14:paraId="2FC48E3D" w14:textId="77777777">
              <w:trPr>
                <w:jc w:val="center"/>
              </w:trPr>
              <w:tc>
                <w:tcPr>
                  <w:tcW w:w="2788" w:type="dxa"/>
                </w:tcPr>
                <w:p w14:paraId="25E06380"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Affiliates</w:t>
                  </w:r>
                </w:p>
              </w:tc>
              <w:tc>
                <w:tcPr>
                  <w:tcW w:w="1257" w:type="dxa"/>
                </w:tcPr>
                <w:p w14:paraId="2C55DB13"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74C23CDE" w14:textId="77777777" w:rsidR="00A26C0D" w:rsidRPr="004867D8" w:rsidRDefault="00A26C0D">
                  <w:pPr>
                    <w:spacing w:after="0"/>
                    <w:jc w:val="center"/>
                    <w:rPr>
                      <w:rFonts w:ascii="Calibri" w:eastAsia="Times New Roman" w:hAnsi="Calibri" w:cs="Times New Roman"/>
                      <w:color w:val="000000"/>
                      <w:highlight w:val="yellow"/>
                    </w:rPr>
                  </w:pPr>
                </w:p>
              </w:tc>
              <w:tc>
                <w:tcPr>
                  <w:tcW w:w="1258" w:type="dxa"/>
                </w:tcPr>
                <w:p w14:paraId="5AA6101A" w14:textId="77777777" w:rsidR="00A26C0D" w:rsidRPr="004867D8" w:rsidRDefault="00A26C0D">
                  <w:pPr>
                    <w:spacing w:after="0"/>
                    <w:jc w:val="center"/>
                    <w:rPr>
                      <w:rFonts w:ascii="Calibri" w:eastAsia="Times New Roman" w:hAnsi="Calibri" w:cs="Times New Roman"/>
                      <w:color w:val="000000"/>
                      <w:highlight w:val="yellow"/>
                    </w:rPr>
                  </w:pPr>
                </w:p>
              </w:tc>
            </w:tr>
            <w:tr w:rsidR="00A26C0D" w:rsidRPr="004867D8" w14:paraId="66948EE5" w14:textId="77777777">
              <w:trPr>
                <w:jc w:val="center"/>
              </w:trPr>
              <w:tc>
                <w:tcPr>
                  <w:tcW w:w="2788" w:type="dxa"/>
                  <w:shd w:val="clear" w:color="auto" w:fill="B8CCE4" w:themeFill="accent1" w:themeFillTint="66"/>
                </w:tcPr>
                <w:p w14:paraId="22917701"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Bank accounts</w:t>
                  </w:r>
                </w:p>
              </w:tc>
              <w:tc>
                <w:tcPr>
                  <w:tcW w:w="1257" w:type="dxa"/>
                  <w:shd w:val="clear" w:color="auto" w:fill="B8CCE4" w:themeFill="accent1" w:themeFillTint="66"/>
                </w:tcPr>
                <w:p w14:paraId="418F27B9"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2BF3AD30"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3E47E121"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025A507A" w14:textId="77777777">
              <w:trPr>
                <w:jc w:val="center"/>
              </w:trPr>
              <w:tc>
                <w:tcPr>
                  <w:tcW w:w="2788" w:type="dxa"/>
                </w:tcPr>
                <w:p w14:paraId="6C3AD436"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Financial institution data</w:t>
                  </w:r>
                </w:p>
              </w:tc>
              <w:tc>
                <w:tcPr>
                  <w:tcW w:w="1257" w:type="dxa"/>
                </w:tcPr>
                <w:p w14:paraId="27EC0079" w14:textId="77777777" w:rsidR="00A26C0D" w:rsidRPr="004867D8" w:rsidRDefault="00A26C0D">
                  <w:pPr>
                    <w:spacing w:after="0"/>
                    <w:jc w:val="center"/>
                    <w:rPr>
                      <w:rFonts w:ascii="Calibri" w:eastAsia="Times New Roman" w:hAnsi="Calibri" w:cs="Times New Roman"/>
                      <w:color w:val="000000"/>
                      <w:highlight w:val="yellow"/>
                    </w:rPr>
                  </w:pPr>
                </w:p>
              </w:tc>
              <w:tc>
                <w:tcPr>
                  <w:tcW w:w="1258" w:type="dxa"/>
                </w:tcPr>
                <w:p w14:paraId="23DAE851" w14:textId="77777777" w:rsidR="00A26C0D" w:rsidRPr="004867D8" w:rsidRDefault="00A26C0D">
                  <w:pPr>
                    <w:spacing w:after="0"/>
                    <w:jc w:val="center"/>
                    <w:rPr>
                      <w:rFonts w:ascii="Calibri" w:eastAsia="Times New Roman" w:hAnsi="Calibri" w:cs="Times New Roman"/>
                      <w:color w:val="000000"/>
                      <w:highlight w:val="yellow"/>
                    </w:rPr>
                  </w:pPr>
                </w:p>
              </w:tc>
              <w:tc>
                <w:tcPr>
                  <w:tcW w:w="1258" w:type="dxa"/>
                </w:tcPr>
                <w:p w14:paraId="200F3469"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73202590" w14:textId="77777777">
              <w:trPr>
                <w:jc w:val="center"/>
              </w:trPr>
              <w:tc>
                <w:tcPr>
                  <w:tcW w:w="2788" w:type="dxa"/>
                  <w:shd w:val="clear" w:color="auto" w:fill="B8CCE4" w:themeFill="accent1" w:themeFillTint="66"/>
                </w:tcPr>
                <w:p w14:paraId="5DCE11DD"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Size of transaction</w:t>
                  </w:r>
                </w:p>
              </w:tc>
              <w:tc>
                <w:tcPr>
                  <w:tcW w:w="1257" w:type="dxa"/>
                  <w:shd w:val="clear" w:color="auto" w:fill="B8CCE4" w:themeFill="accent1" w:themeFillTint="66"/>
                </w:tcPr>
                <w:p w14:paraId="4590384F" w14:textId="77777777" w:rsidR="00A26C0D" w:rsidRPr="004867D8" w:rsidRDefault="00A26C0D">
                  <w:pPr>
                    <w:spacing w:after="0"/>
                    <w:jc w:val="center"/>
                    <w:rPr>
                      <w:rFonts w:ascii="Calibri" w:eastAsia="Times New Roman" w:hAnsi="Calibri" w:cs="Times New Roman"/>
                      <w:color w:val="000000"/>
                      <w:highlight w:val="yellow"/>
                    </w:rPr>
                  </w:pPr>
                </w:p>
              </w:tc>
              <w:tc>
                <w:tcPr>
                  <w:tcW w:w="1258" w:type="dxa"/>
                  <w:shd w:val="clear" w:color="auto" w:fill="B8CCE4" w:themeFill="accent1" w:themeFillTint="66"/>
                </w:tcPr>
                <w:p w14:paraId="48CD0431" w14:textId="77777777" w:rsidR="00A26C0D" w:rsidRPr="004867D8" w:rsidRDefault="00A26C0D">
                  <w:pPr>
                    <w:spacing w:after="0"/>
                    <w:jc w:val="center"/>
                    <w:rPr>
                      <w:rFonts w:ascii="Calibri" w:eastAsia="Times New Roman" w:hAnsi="Calibri" w:cs="Times New Roman"/>
                      <w:color w:val="000000"/>
                      <w:highlight w:val="yellow"/>
                    </w:rPr>
                  </w:pPr>
                </w:p>
              </w:tc>
              <w:tc>
                <w:tcPr>
                  <w:tcW w:w="1258" w:type="dxa"/>
                  <w:shd w:val="clear" w:color="auto" w:fill="B8CCE4" w:themeFill="accent1" w:themeFillTint="66"/>
                </w:tcPr>
                <w:p w14:paraId="7C26AF4D"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7FC470C1" w14:textId="77777777">
              <w:trPr>
                <w:jc w:val="center"/>
              </w:trPr>
              <w:tc>
                <w:tcPr>
                  <w:tcW w:w="2788" w:type="dxa"/>
                </w:tcPr>
                <w:p w14:paraId="334E0A9C"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Vehicle data</w:t>
                  </w:r>
                </w:p>
              </w:tc>
              <w:tc>
                <w:tcPr>
                  <w:tcW w:w="1257" w:type="dxa"/>
                </w:tcPr>
                <w:p w14:paraId="53F9E1E8"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345C55F4"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555A2EDB" w14:textId="77777777" w:rsidR="00A26C0D" w:rsidRPr="004867D8" w:rsidRDefault="00A26C0D">
                  <w:pPr>
                    <w:spacing w:after="0"/>
                    <w:jc w:val="center"/>
                    <w:rPr>
                      <w:rFonts w:ascii="Calibri" w:eastAsia="Times New Roman" w:hAnsi="Calibri" w:cs="Times New Roman"/>
                      <w:color w:val="000000"/>
                      <w:highlight w:val="yellow"/>
                    </w:rPr>
                  </w:pPr>
                </w:p>
              </w:tc>
            </w:tr>
            <w:tr w:rsidR="00A26C0D" w:rsidRPr="004867D8" w14:paraId="7434EC88" w14:textId="77777777">
              <w:trPr>
                <w:jc w:val="center"/>
              </w:trPr>
              <w:tc>
                <w:tcPr>
                  <w:tcW w:w="2788" w:type="dxa"/>
                  <w:shd w:val="clear" w:color="auto" w:fill="B8CCE4" w:themeFill="accent1" w:themeFillTint="66"/>
                </w:tcPr>
                <w:p w14:paraId="2E269D37"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Physical address</w:t>
                  </w:r>
                </w:p>
              </w:tc>
              <w:tc>
                <w:tcPr>
                  <w:tcW w:w="1257" w:type="dxa"/>
                  <w:shd w:val="clear" w:color="auto" w:fill="B8CCE4" w:themeFill="accent1" w:themeFillTint="66"/>
                </w:tcPr>
                <w:p w14:paraId="1A6A1FA0"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744BEC07"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1FAABD82" w14:textId="77777777" w:rsidR="00A26C0D" w:rsidRPr="004867D8" w:rsidRDefault="00A26C0D">
                  <w:pPr>
                    <w:spacing w:after="0"/>
                    <w:jc w:val="center"/>
                    <w:rPr>
                      <w:rFonts w:ascii="Calibri" w:eastAsia="Times New Roman" w:hAnsi="Calibri" w:cs="Times New Roman"/>
                      <w:color w:val="000000"/>
                      <w:highlight w:val="yellow"/>
                    </w:rPr>
                  </w:pPr>
                </w:p>
              </w:tc>
            </w:tr>
          </w:tbl>
          <w:p w14:paraId="2D63021D" w14:textId="77777777" w:rsidR="00A26C0D" w:rsidRPr="004867D8" w:rsidRDefault="00A26C0D">
            <w:pPr>
              <w:spacing w:after="0"/>
              <w:jc w:val="center"/>
              <w:rPr>
                <w:rFonts w:ascii="Calibri" w:eastAsia="Times New Roman" w:hAnsi="Calibri" w:cs="Times New Roman"/>
                <w:color w:val="000000"/>
                <w:highlight w:val="yellow"/>
              </w:rPr>
            </w:pPr>
          </w:p>
        </w:tc>
      </w:tr>
    </w:tbl>
    <w:p w14:paraId="31F52A7C" w14:textId="77777777" w:rsidR="00A26C0D" w:rsidRDefault="00E260B6">
      <w:pPr>
        <w:pStyle w:val="Caption"/>
      </w:pPr>
      <w:bookmarkStart w:id="646" w:name="_Ref522526832"/>
      <w:bookmarkStart w:id="647" w:name="_Toc522623952"/>
      <w:bookmarkStart w:id="648" w:name="_Ref522524573"/>
      <w:bookmarkStart w:id="649" w:name="_Ref522524580"/>
      <w:r w:rsidRPr="004867D8">
        <w:rPr>
          <w:highlight w:val="yellow"/>
        </w:rPr>
        <w:t xml:space="preserve">Table </w:t>
      </w:r>
      <w:r w:rsidR="007534E8" w:rsidRPr="004867D8">
        <w:rPr>
          <w:highlight w:val="yellow"/>
        </w:rPr>
        <w:fldChar w:fldCharType="begin"/>
      </w:r>
      <w:r w:rsidR="007534E8" w:rsidRPr="004867D8">
        <w:rPr>
          <w:highlight w:val="yellow"/>
        </w:rPr>
        <w:instrText xml:space="preserve"> SEQ Table \* ARABIC </w:instrText>
      </w:r>
      <w:r w:rsidR="007534E8" w:rsidRPr="004867D8">
        <w:rPr>
          <w:highlight w:val="yellow"/>
        </w:rPr>
        <w:fldChar w:fldCharType="separate"/>
      </w:r>
      <w:r w:rsidRPr="004867D8">
        <w:rPr>
          <w:highlight w:val="yellow"/>
        </w:rPr>
        <w:t>4</w:t>
      </w:r>
      <w:r w:rsidR="007534E8" w:rsidRPr="004867D8">
        <w:rPr>
          <w:highlight w:val="yellow"/>
        </w:rPr>
        <w:fldChar w:fldCharType="end"/>
      </w:r>
      <w:bookmarkEnd w:id="646"/>
      <w:r w:rsidRPr="004867D8">
        <w:rPr>
          <w:highlight w:val="yellow"/>
        </w:rPr>
        <w:t>: Attributes by use case</w:t>
      </w:r>
      <w:bookmarkEnd w:id="647"/>
      <w:commentRangeEnd w:id="645"/>
      <w:r w:rsidR="004867D8">
        <w:rPr>
          <w:rStyle w:val="CommentReference"/>
          <w:b w:val="0"/>
          <w:bCs w:val="0"/>
          <w:color w:val="auto"/>
        </w:rPr>
        <w:commentReference w:id="645"/>
      </w:r>
    </w:p>
    <w:p w14:paraId="256BB53C" w14:textId="77777777" w:rsidR="00A26C0D" w:rsidRDefault="00A26C0D"/>
    <w:p w14:paraId="30147EA3" w14:textId="77777777" w:rsidR="00A26C0D" w:rsidRDefault="00A26C0D"/>
    <w:p w14:paraId="1D4B03C4" w14:textId="0926A231" w:rsidR="00A26C0D" w:rsidRDefault="00E260B6" w:rsidP="004867D8">
      <w:pPr>
        <w:pStyle w:val="Heading1"/>
      </w:pPr>
      <w:bookmarkStart w:id="650" w:name="_Toc525902804"/>
      <w:bookmarkEnd w:id="648"/>
      <w:bookmarkEnd w:id="649"/>
      <w:r>
        <w:lastRenderedPageBreak/>
        <w:t>Datasets</w:t>
      </w:r>
      <w:bookmarkEnd w:id="650"/>
      <w:r w:rsidR="00B66095">
        <w:t xml:space="preserve"> to be used</w:t>
      </w:r>
    </w:p>
    <w:p w14:paraId="61DC33CB" w14:textId="77777777" w:rsidR="00A26C0D" w:rsidRDefault="00E260B6">
      <w:pPr>
        <w:pStyle w:val="Heading2"/>
        <w:rPr>
          <w:lang w:eastAsia="el-GR"/>
        </w:rPr>
      </w:pPr>
      <w:bookmarkStart w:id="651" w:name="_Toc525902805"/>
      <w:r>
        <w:rPr>
          <w:lang w:eastAsia="el-GR"/>
        </w:rPr>
        <w:t>Introduction</w:t>
      </w:r>
      <w:bookmarkEnd w:id="651"/>
    </w:p>
    <w:p w14:paraId="57BBD86C" w14:textId="77777777" w:rsidR="00A26C0D" w:rsidRDefault="00E260B6">
      <w:r>
        <w:rPr>
          <w:lang w:eastAsia="el-GR"/>
        </w:rPr>
        <w:t xml:space="preserve">Paramount to developing and testing the tools and services encompassed within ANITA is having real or at least realistic data to work with. Significant effort has been allocated to the project to investigate methods and possible issues around data gathering. </w:t>
      </w:r>
      <w:r>
        <w:t>The ANITA datasets will enable the testing of the systems and will be the basis for validating the overall project, thus assessing the system performance and its accuracy by the completion of the project.</w:t>
      </w:r>
    </w:p>
    <w:p w14:paraId="5C6A93BB" w14:textId="77777777" w:rsidR="00A26C0D" w:rsidRDefault="00E260B6">
      <w:r>
        <w:t>By creating a dataset shared by all partners there will be a consistent platform to exchange data with common sources of information for all involved. Thus tools and systems developed independently will be evaluated against a common dataset ensuring consistency when evaluating the application. All partners and end users will contribute towards the datasets that will be used to develop and test the system.</w:t>
      </w:r>
    </w:p>
    <w:p w14:paraId="7FB2475E" w14:textId="7342A874" w:rsidR="00A26C0D" w:rsidRDefault="00E260B6">
      <w:r>
        <w:t xml:space="preserve">After discussion with the end users and analysis of the scenarios submitted in response to the use cases it is clear that there is significant overlap between the data sets </w:t>
      </w:r>
      <w:r w:rsidR="00C909E9">
        <w:t xml:space="preserve">among the different scenarios under the same </w:t>
      </w:r>
      <w:r>
        <w:t xml:space="preserve">use case. </w:t>
      </w:r>
      <w:proofErr w:type="gramStart"/>
      <w:r>
        <w:t>Therefore</w:t>
      </w:r>
      <w:proofErr w:type="gramEnd"/>
      <w:r>
        <w:t xml:space="preserve"> dataset</w:t>
      </w:r>
      <w:r w:rsidR="00C909E9">
        <w:t>s</w:t>
      </w:r>
      <w:r>
        <w:t xml:space="preserve"> will be created </w:t>
      </w:r>
      <w:r w:rsidR="00C909E9">
        <w:t>that will be possible to be used within all scenarios under the same use-case</w:t>
      </w:r>
      <w:r>
        <w:t xml:space="preserve"> for development and testing of the overall ANITA project.</w:t>
      </w:r>
    </w:p>
    <w:p w14:paraId="54FB9B9C" w14:textId="2E632916" w:rsidR="00A26C0D" w:rsidRPr="00B66095" w:rsidRDefault="00E260B6" w:rsidP="00C909E9">
      <w:r>
        <w:t xml:space="preserve">The process of collecting the required data will encompass the following five steps which are also illustrated in </w:t>
      </w:r>
      <w:commentRangeStart w:id="652"/>
      <w:r w:rsidR="00C909E9" w:rsidRPr="00C909E9">
        <w:rPr>
          <w:highlight w:val="yellow"/>
        </w:rPr>
        <w:t>+++</w:t>
      </w:r>
      <w:commentRangeEnd w:id="652"/>
      <w:r w:rsidR="00C909E9">
        <w:rPr>
          <w:rStyle w:val="CommentReference"/>
        </w:rPr>
        <w:commentReference w:id="652"/>
      </w:r>
    </w:p>
    <w:p w14:paraId="538D8EE8" w14:textId="77777777" w:rsidR="00A26C0D" w:rsidRPr="00B66095" w:rsidRDefault="00E260B6" w:rsidP="00C909E9">
      <w:pPr>
        <w:pStyle w:val="Default"/>
        <w:numPr>
          <w:ilvl w:val="0"/>
          <w:numId w:val="18"/>
        </w:numPr>
        <w:spacing w:after="80"/>
        <w:jc w:val="both"/>
        <w:rPr>
          <w:rFonts w:asciiTheme="minorHAnsi" w:hAnsiTheme="minorHAnsi"/>
          <w:sz w:val="22"/>
          <w:szCs w:val="22"/>
        </w:rPr>
      </w:pPr>
      <w:r w:rsidRPr="00B66095">
        <w:rPr>
          <w:rFonts w:asciiTheme="minorHAnsi" w:hAnsiTheme="minorHAnsi"/>
          <w:sz w:val="22"/>
          <w:szCs w:val="22"/>
        </w:rPr>
        <w:t>Specify the data requirements by analysis of use cases and scenarios</w:t>
      </w:r>
    </w:p>
    <w:p w14:paraId="78B02EF2" w14:textId="2B4B535F" w:rsidR="00A26C0D" w:rsidRPr="00B66095" w:rsidRDefault="00E260B6" w:rsidP="00C909E9">
      <w:pPr>
        <w:pStyle w:val="Default"/>
        <w:numPr>
          <w:ilvl w:val="0"/>
          <w:numId w:val="18"/>
        </w:numPr>
        <w:spacing w:after="80"/>
        <w:jc w:val="both"/>
        <w:rPr>
          <w:rFonts w:asciiTheme="minorHAnsi" w:hAnsiTheme="minorHAnsi"/>
          <w:sz w:val="22"/>
          <w:szCs w:val="22"/>
        </w:rPr>
      </w:pPr>
      <w:r w:rsidRPr="00B66095">
        <w:rPr>
          <w:rFonts w:asciiTheme="minorHAnsi" w:hAnsiTheme="minorHAnsi"/>
          <w:sz w:val="22"/>
          <w:szCs w:val="22"/>
        </w:rPr>
        <w:t xml:space="preserve">Discuss with the </w:t>
      </w:r>
      <w:r w:rsidR="00C909E9">
        <w:rPr>
          <w:rFonts w:asciiTheme="minorHAnsi" w:hAnsiTheme="minorHAnsi"/>
          <w:sz w:val="22"/>
          <w:szCs w:val="22"/>
        </w:rPr>
        <w:t>project end-users and clarify</w:t>
      </w:r>
      <w:r w:rsidRPr="00B66095">
        <w:rPr>
          <w:rFonts w:asciiTheme="minorHAnsi" w:hAnsiTheme="minorHAnsi"/>
          <w:sz w:val="22"/>
          <w:szCs w:val="22"/>
        </w:rPr>
        <w:t xml:space="preserve"> the procedural aspects of data gathering </w:t>
      </w:r>
    </w:p>
    <w:p w14:paraId="1A0603DC" w14:textId="77777777" w:rsidR="00A26C0D" w:rsidRPr="00B66095" w:rsidRDefault="00E260B6" w:rsidP="00C909E9">
      <w:pPr>
        <w:pStyle w:val="Default"/>
        <w:numPr>
          <w:ilvl w:val="0"/>
          <w:numId w:val="18"/>
        </w:numPr>
        <w:spacing w:after="80"/>
        <w:jc w:val="both"/>
        <w:rPr>
          <w:rFonts w:asciiTheme="minorHAnsi" w:hAnsiTheme="minorHAnsi"/>
          <w:sz w:val="22"/>
          <w:szCs w:val="22"/>
        </w:rPr>
      </w:pPr>
      <w:r w:rsidRPr="00B66095">
        <w:rPr>
          <w:rFonts w:asciiTheme="minorHAnsi" w:hAnsiTheme="minorHAnsi"/>
          <w:sz w:val="22"/>
          <w:szCs w:val="22"/>
        </w:rPr>
        <w:t xml:space="preserve">Analysis and discussions about available data that can be gathered from </w:t>
      </w:r>
      <w:proofErr w:type="gramStart"/>
      <w:r w:rsidRPr="00B66095">
        <w:rPr>
          <w:rFonts w:asciiTheme="minorHAnsi" w:hAnsiTheme="minorHAnsi"/>
          <w:sz w:val="22"/>
          <w:szCs w:val="22"/>
        </w:rPr>
        <w:t>end-users</w:t>
      </w:r>
      <w:proofErr w:type="gramEnd"/>
      <w:r w:rsidRPr="00B66095">
        <w:rPr>
          <w:rFonts w:asciiTheme="minorHAnsi" w:hAnsiTheme="minorHAnsi"/>
          <w:sz w:val="22"/>
          <w:szCs w:val="22"/>
        </w:rPr>
        <w:t xml:space="preserve"> repositories or open sources and data selection </w:t>
      </w:r>
    </w:p>
    <w:p w14:paraId="73CED1D4" w14:textId="77777777" w:rsidR="00A26C0D" w:rsidRPr="00B66095" w:rsidRDefault="00E260B6" w:rsidP="00C909E9">
      <w:pPr>
        <w:pStyle w:val="Default"/>
        <w:numPr>
          <w:ilvl w:val="0"/>
          <w:numId w:val="18"/>
        </w:numPr>
        <w:spacing w:after="80"/>
        <w:jc w:val="both"/>
        <w:rPr>
          <w:rFonts w:asciiTheme="minorHAnsi" w:hAnsiTheme="minorHAnsi"/>
          <w:sz w:val="22"/>
          <w:szCs w:val="22"/>
        </w:rPr>
      </w:pPr>
      <w:r w:rsidRPr="00B66095">
        <w:rPr>
          <w:rFonts w:asciiTheme="minorHAnsi" w:hAnsiTheme="minorHAnsi"/>
          <w:sz w:val="22"/>
          <w:szCs w:val="22"/>
        </w:rPr>
        <w:t xml:space="preserve">Conformance with ethical rules and legislation that stem from national laws and directives across different countries in Europe </w:t>
      </w:r>
    </w:p>
    <w:p w14:paraId="4A91415D" w14:textId="1E9FFDD8" w:rsidR="00A26C0D" w:rsidRPr="00C909E9" w:rsidRDefault="00E260B6" w:rsidP="00C909E9">
      <w:pPr>
        <w:pStyle w:val="Default"/>
        <w:numPr>
          <w:ilvl w:val="0"/>
          <w:numId w:val="18"/>
        </w:numPr>
        <w:jc w:val="both"/>
        <w:rPr>
          <w:rFonts w:asciiTheme="minorHAnsi" w:hAnsiTheme="minorHAnsi"/>
          <w:sz w:val="22"/>
          <w:szCs w:val="22"/>
        </w:rPr>
      </w:pPr>
      <w:r w:rsidRPr="00B66095">
        <w:rPr>
          <w:rFonts w:asciiTheme="minorHAnsi" w:hAnsiTheme="minorHAnsi"/>
          <w:sz w:val="22"/>
          <w:szCs w:val="22"/>
        </w:rPr>
        <w:t xml:space="preserve">Setting and finalizing ANITA datasets </w:t>
      </w:r>
    </w:p>
    <w:p w14:paraId="41855BFC" w14:textId="77777777" w:rsidR="00A26C0D" w:rsidRDefault="00E260B6">
      <w:pPr>
        <w:pStyle w:val="Heading2"/>
      </w:pPr>
      <w:bookmarkStart w:id="653" w:name="_Toc525902806"/>
      <w:r>
        <w:t>Use case 1 data collection</w:t>
      </w:r>
      <w:bookmarkEnd w:id="653"/>
    </w:p>
    <w:p w14:paraId="3426AC2A" w14:textId="77777777" w:rsidR="00A26C0D" w:rsidRDefault="00E260B6">
      <w:r>
        <w:t xml:space="preserve">Prior to the finalisation of suitable data sets for ANITA, the steps outlined above were followed: data requirements; inquiry and discussions with the project end-users for clarifying all the procedural aspects of data gathering; discussions about available data from end-users repositories or open sources; conformance with ethical rules that are held in different countries and finalizing the project datasets. </w:t>
      </w:r>
    </w:p>
    <w:p w14:paraId="4AA78406" w14:textId="77777777" w:rsidR="00A26C0D" w:rsidRDefault="004F59C8">
      <w:pPr>
        <w:jc w:val="center"/>
      </w:pPr>
      <w:r>
        <w:rPr>
          <w:noProof/>
        </w:rPr>
        <w:object w:dxaOrig="9633" w:dyaOrig="10282" w14:anchorId="3C6D3835">
          <v:shape id="_x0000_i1025" type="#_x0000_t75" alt="" style="width:484.05pt;height:514.95pt;mso-width-percent:0;mso-height-percent:0;mso-width-percent:0;mso-height-percent:0" o:ole="">
            <v:imagedata r:id="rId26" o:title=""/>
          </v:shape>
          <o:OLEObject Type="Embed" ProgID="Visio.Drawing.11" ShapeID="_x0000_i1025" DrawAspect="Content" ObjectID="_1601217006" r:id="rId27"/>
        </w:object>
      </w:r>
    </w:p>
    <w:p w14:paraId="1780BFEF" w14:textId="77777777" w:rsidR="00A26C0D" w:rsidRDefault="00E260B6">
      <w:pPr>
        <w:pStyle w:val="Caption"/>
      </w:pPr>
      <w:bookmarkStart w:id="654" w:name="_Toc522623948"/>
      <w:r>
        <w:t xml:space="preserve">Figure </w:t>
      </w:r>
      <w:fldSimple w:instr=" SEQ Figure \* ARABIC ">
        <w:r>
          <w:t>13</w:t>
        </w:r>
      </w:fldSimple>
      <w:r>
        <w:t>: Considerations for ANITA datasets</w:t>
      </w:r>
      <w:bookmarkEnd w:id="654"/>
    </w:p>
    <w:p w14:paraId="415000ED" w14:textId="7B272914" w:rsidR="00A26C0D" w:rsidRDefault="00585478">
      <w:pPr>
        <w:pStyle w:val="Heading3"/>
      </w:pPr>
      <w:bookmarkStart w:id="655" w:name="_Toc525902807"/>
      <w:r>
        <w:t>Data requirements in use c</w:t>
      </w:r>
      <w:r w:rsidR="00E260B6">
        <w:t>ase</w:t>
      </w:r>
      <w:bookmarkEnd w:id="655"/>
      <w:r>
        <w:t xml:space="preserve"> 1</w:t>
      </w:r>
    </w:p>
    <w:p w14:paraId="63AA240F" w14:textId="45A9176C" w:rsidR="000A66DC" w:rsidRDefault="000A66DC">
      <w:pPr>
        <w:rPr>
          <w:lang w:eastAsia="it-IT"/>
        </w:rPr>
      </w:pPr>
      <w:r w:rsidRPr="000A66DC">
        <w:rPr>
          <w:lang w:eastAsia="it-IT"/>
        </w:rPr>
        <w:t xml:space="preserve">For describing the data requirements for use case 1 a momentous step is to provide a clear definition, whereby all the potential aspects are thoroughly discussed. Therefore, datasets are useful only when there exists a concise definition of the use case that describes all the functionalities required to address the use case. In more detail, the addressed functionalities and services definition that are required for all the use cases are fully described in Section 3. Once properly defined, data need to be collected to enable the development and testing of the system functionality with respect to the specifications of each </w:t>
      </w:r>
      <w:r w:rsidRPr="000A66DC">
        <w:rPr>
          <w:lang w:eastAsia="it-IT"/>
        </w:rPr>
        <w:lastRenderedPageBreak/>
        <w:t>use case. Initially, there are a number of aspects to be considered on the data requirements and before setting up the datasets:</w:t>
      </w:r>
    </w:p>
    <w:p w14:paraId="00D977F1" w14:textId="77777777" w:rsidR="00A26C0D" w:rsidRDefault="00E260B6">
      <w:pPr>
        <w:pStyle w:val="ListParagraph"/>
        <w:numPr>
          <w:ilvl w:val="0"/>
          <w:numId w:val="18"/>
        </w:numPr>
      </w:pPr>
      <w:r>
        <w:t>What is the most effective way to collect data for UC1</w:t>
      </w:r>
    </w:p>
    <w:p w14:paraId="31DB0D74" w14:textId="77777777" w:rsidR="00A26C0D" w:rsidRDefault="00E260B6">
      <w:pPr>
        <w:pStyle w:val="ListParagraph"/>
        <w:numPr>
          <w:ilvl w:val="0"/>
          <w:numId w:val="18"/>
        </w:numPr>
      </w:pPr>
      <w:r>
        <w:t xml:space="preserve">What questions have to be discussed with the end-users </w:t>
      </w:r>
    </w:p>
    <w:p w14:paraId="3B9FD7C2" w14:textId="77777777" w:rsidR="00A26C0D" w:rsidRDefault="00E260B6">
      <w:pPr>
        <w:pStyle w:val="ListParagraph"/>
        <w:numPr>
          <w:ilvl w:val="0"/>
          <w:numId w:val="18"/>
        </w:numPr>
      </w:pPr>
      <w:r>
        <w:t>What are the specific data required for UC1</w:t>
      </w:r>
    </w:p>
    <w:p w14:paraId="7E2510CA" w14:textId="77777777" w:rsidR="00A26C0D" w:rsidRDefault="00E260B6">
      <w:pPr>
        <w:pStyle w:val="ListParagraph"/>
        <w:numPr>
          <w:ilvl w:val="0"/>
          <w:numId w:val="18"/>
        </w:numPr>
      </w:pPr>
      <w:r>
        <w:t>What are the possible legal and ethical ramifications that may occur from gathering the data for UC1</w:t>
      </w:r>
    </w:p>
    <w:p w14:paraId="6F021FB3" w14:textId="77777777" w:rsidR="00A26C0D" w:rsidRDefault="00E260B6">
      <w:pPr>
        <w:pStyle w:val="ListParagraph"/>
        <w:numPr>
          <w:ilvl w:val="0"/>
          <w:numId w:val="18"/>
        </w:numPr>
      </w:pPr>
      <w:r>
        <w:t xml:space="preserve">What is the source of data for UC1, and in which way is it collected </w:t>
      </w:r>
    </w:p>
    <w:p w14:paraId="3F86FBDB" w14:textId="77777777" w:rsidR="00A26C0D" w:rsidRDefault="00E260B6">
      <w:pPr>
        <w:pStyle w:val="ListParagraph"/>
        <w:numPr>
          <w:ilvl w:val="0"/>
          <w:numId w:val="18"/>
        </w:numPr>
      </w:pPr>
      <w:r>
        <w:t xml:space="preserve">Time plan for the availability of data and when it is needed </w:t>
      </w:r>
    </w:p>
    <w:p w14:paraId="3878D4B4" w14:textId="77777777" w:rsidR="00A26C0D" w:rsidRDefault="00E260B6">
      <w:pPr>
        <w:pStyle w:val="ListParagraph"/>
        <w:numPr>
          <w:ilvl w:val="0"/>
          <w:numId w:val="18"/>
        </w:numPr>
      </w:pPr>
      <w:r>
        <w:t>What elements need to be considered in the process of data collection for UC1</w:t>
      </w:r>
    </w:p>
    <w:p w14:paraId="0E84D68F" w14:textId="77777777" w:rsidR="00A26C0D" w:rsidRDefault="00E260B6">
      <w:r>
        <w:t>The questions posed above cover a broad scope, so the pertinent topics are expanded below.</w:t>
      </w:r>
    </w:p>
    <w:p w14:paraId="1927E546" w14:textId="77777777" w:rsidR="00A26C0D" w:rsidRDefault="00E260B6">
      <w:pPr>
        <w:pStyle w:val="Heading3"/>
      </w:pPr>
      <w:bookmarkStart w:id="656" w:name="_Ref522602454"/>
      <w:bookmarkStart w:id="657" w:name="_Toc525902808"/>
      <w:r>
        <w:t>Procedural aspects of data gathering</w:t>
      </w:r>
      <w:bookmarkEnd w:id="656"/>
      <w:bookmarkEnd w:id="657"/>
    </w:p>
    <w:p w14:paraId="2A93602F" w14:textId="7748E3F2" w:rsidR="00A26C0D" w:rsidRDefault="00E260B6">
      <w:pPr>
        <w:rPr>
          <w:lang w:eastAsia="it-IT"/>
        </w:rPr>
      </w:pPr>
      <w:r>
        <w:rPr>
          <w:lang w:eastAsia="it-IT"/>
        </w:rPr>
        <w:t xml:space="preserve">Thorough discussions were held between the partners and end users in order to form the best possible basis for a robust data set useable not only for this use case but potentially also transferrable across other use cases. The responsible partners providing source information for the UC1 datasets are </w:t>
      </w:r>
      <w:proofErr w:type="spellStart"/>
      <w:r w:rsidRPr="000A66DC">
        <w:rPr>
          <w:highlight w:val="yellow"/>
          <w:lang w:eastAsia="it-IT"/>
        </w:rPr>
        <w:t>AoC</w:t>
      </w:r>
      <w:proofErr w:type="spellEnd"/>
      <w:r w:rsidRPr="000A66DC">
        <w:rPr>
          <w:highlight w:val="yellow"/>
          <w:lang w:eastAsia="it-IT"/>
        </w:rPr>
        <w:t xml:space="preserve">, LPV, GDCOC and </w:t>
      </w:r>
      <w:r w:rsidR="008462B5">
        <w:rPr>
          <w:highlight w:val="yellow"/>
          <w:lang w:eastAsia="it-IT"/>
        </w:rPr>
        <w:t>KWPG</w:t>
      </w:r>
      <w:r>
        <w:rPr>
          <w:lang w:eastAsia="it-IT"/>
        </w:rPr>
        <w:t xml:space="preserve">. </w:t>
      </w:r>
      <w:r w:rsidR="000A66DC" w:rsidRPr="000A66DC">
        <w:rPr>
          <w:lang w:eastAsia="it-IT"/>
        </w:rPr>
        <w:t>The forensic dataset comprises:</w:t>
      </w:r>
    </w:p>
    <w:p w14:paraId="72DDB5ED" w14:textId="77777777" w:rsidR="00A26C0D" w:rsidRPr="000A66DC" w:rsidRDefault="00E260B6">
      <w:pPr>
        <w:pStyle w:val="ListParagraph"/>
        <w:numPr>
          <w:ilvl w:val="0"/>
          <w:numId w:val="9"/>
        </w:numPr>
        <w:rPr>
          <w:highlight w:val="yellow"/>
          <w:lang w:eastAsia="it-IT"/>
        </w:rPr>
      </w:pPr>
      <w:commentRangeStart w:id="658"/>
      <w:r w:rsidRPr="000A66DC">
        <w:rPr>
          <w:highlight w:val="yellow"/>
          <w:lang w:eastAsia="it-IT"/>
        </w:rPr>
        <w:t>Examples of phishing emails downloaded from the deep web.</w:t>
      </w:r>
    </w:p>
    <w:p w14:paraId="3E99308C" w14:textId="77777777" w:rsidR="00A26C0D" w:rsidRPr="000A66DC" w:rsidRDefault="00E260B6">
      <w:pPr>
        <w:pStyle w:val="ListParagraph"/>
        <w:numPr>
          <w:ilvl w:val="0"/>
          <w:numId w:val="9"/>
        </w:numPr>
        <w:rPr>
          <w:highlight w:val="yellow"/>
          <w:lang w:eastAsia="it-IT"/>
        </w:rPr>
      </w:pPr>
      <w:r w:rsidRPr="000A66DC">
        <w:rPr>
          <w:highlight w:val="yellow"/>
          <w:lang w:eastAsia="it-IT"/>
        </w:rPr>
        <w:t>Two Facebook accounts</w:t>
      </w:r>
    </w:p>
    <w:p w14:paraId="15E8309F" w14:textId="77777777" w:rsidR="00A26C0D" w:rsidRPr="000A66DC" w:rsidRDefault="00E260B6">
      <w:pPr>
        <w:pStyle w:val="ListParagraph"/>
        <w:numPr>
          <w:ilvl w:val="0"/>
          <w:numId w:val="9"/>
        </w:numPr>
        <w:rPr>
          <w:highlight w:val="yellow"/>
          <w:lang w:eastAsia="it-IT"/>
        </w:rPr>
      </w:pPr>
      <w:r w:rsidRPr="000A66DC">
        <w:rPr>
          <w:highlight w:val="yellow"/>
          <w:lang w:eastAsia="it-IT"/>
        </w:rPr>
        <w:t>Transaction data</w:t>
      </w:r>
    </w:p>
    <w:p w14:paraId="079DFB5D" w14:textId="77777777" w:rsidR="00A26C0D" w:rsidRPr="000A66DC" w:rsidRDefault="00E260B6">
      <w:pPr>
        <w:pStyle w:val="ListParagraph"/>
        <w:numPr>
          <w:ilvl w:val="0"/>
          <w:numId w:val="9"/>
        </w:numPr>
        <w:rPr>
          <w:highlight w:val="yellow"/>
          <w:lang w:eastAsia="it-IT"/>
        </w:rPr>
      </w:pPr>
      <w:r w:rsidRPr="000A66DC">
        <w:rPr>
          <w:highlight w:val="yellow"/>
          <w:lang w:eastAsia="it-IT"/>
        </w:rPr>
        <w:t>Two phone numbers</w:t>
      </w:r>
    </w:p>
    <w:p w14:paraId="52C0C9B8" w14:textId="77777777" w:rsidR="00A26C0D" w:rsidRPr="000A66DC" w:rsidRDefault="00E260B6">
      <w:pPr>
        <w:pStyle w:val="ListParagraph"/>
        <w:numPr>
          <w:ilvl w:val="0"/>
          <w:numId w:val="9"/>
        </w:numPr>
        <w:rPr>
          <w:highlight w:val="yellow"/>
          <w:lang w:eastAsia="it-IT"/>
        </w:rPr>
      </w:pPr>
      <w:r w:rsidRPr="000A66DC">
        <w:rPr>
          <w:highlight w:val="yellow"/>
          <w:lang w:eastAsia="it-IT"/>
        </w:rPr>
        <w:t>Cryptocurrency wallets</w:t>
      </w:r>
    </w:p>
    <w:p w14:paraId="3E16F2F2" w14:textId="4868E16F" w:rsidR="00A26C0D" w:rsidRPr="000A66DC" w:rsidRDefault="00E260B6" w:rsidP="000A66DC">
      <w:pPr>
        <w:pStyle w:val="ListParagraph"/>
        <w:numPr>
          <w:ilvl w:val="0"/>
          <w:numId w:val="9"/>
        </w:numPr>
        <w:rPr>
          <w:highlight w:val="yellow"/>
          <w:lang w:eastAsia="it-IT"/>
        </w:rPr>
      </w:pPr>
      <w:r w:rsidRPr="000A66DC">
        <w:rPr>
          <w:highlight w:val="yellow"/>
          <w:lang w:eastAsia="it-IT"/>
        </w:rPr>
        <w:t>Visual content associated with social media accounts</w:t>
      </w:r>
      <w:commentRangeEnd w:id="658"/>
      <w:r w:rsidR="000A66DC">
        <w:rPr>
          <w:rStyle w:val="CommentReference"/>
        </w:rPr>
        <w:commentReference w:id="658"/>
      </w:r>
    </w:p>
    <w:p w14:paraId="1172F7CC" w14:textId="373D2157" w:rsidR="00A26C0D" w:rsidRDefault="000A66DC">
      <w:pPr>
        <w:pStyle w:val="Heading3"/>
      </w:pPr>
      <w:bookmarkStart w:id="659" w:name="_Toc525902809"/>
      <w:r>
        <w:t xml:space="preserve">Procedures followed for collecting </w:t>
      </w:r>
      <w:commentRangeStart w:id="660"/>
      <w:r w:rsidR="00E260B6">
        <w:t>data</w:t>
      </w:r>
      <w:bookmarkEnd w:id="659"/>
      <w:commentRangeEnd w:id="660"/>
      <w:r w:rsidR="001F17BE">
        <w:rPr>
          <w:rStyle w:val="CommentReference"/>
          <w:rFonts w:eastAsiaTheme="minorEastAsia" w:cstheme="minorBidi"/>
          <w:b w:val="0"/>
          <w:bCs w:val="0"/>
          <w:lang w:eastAsia="en-GB"/>
        </w:rPr>
        <w:commentReference w:id="660"/>
      </w:r>
    </w:p>
    <w:p w14:paraId="02990456" w14:textId="0FD3D09F" w:rsidR="00A26C0D" w:rsidRDefault="000A66DC">
      <w:pPr>
        <w:rPr>
          <w:lang w:eastAsia="it-IT"/>
        </w:rPr>
      </w:pPr>
      <w:commentRangeStart w:id="661"/>
      <w:r w:rsidRPr="000A66DC">
        <w:rPr>
          <w:highlight w:val="yellow"/>
          <w:lang w:eastAsia="it-IT"/>
        </w:rPr>
        <w:t>Describe in detail how the various datasets have been formulated in UC1 (list of keywords, sites, sources, etc.).</w:t>
      </w:r>
      <w:commentRangeEnd w:id="661"/>
      <w:r>
        <w:rPr>
          <w:rStyle w:val="CommentReference"/>
        </w:rPr>
        <w:commentReference w:id="661"/>
      </w:r>
    </w:p>
    <w:p w14:paraId="434805B3" w14:textId="77777777" w:rsidR="00A26C0D" w:rsidRDefault="00E260B6">
      <w:pPr>
        <w:pStyle w:val="Heading3"/>
      </w:pPr>
      <w:bookmarkStart w:id="662" w:name="_Toc525902810"/>
      <w:r>
        <w:t>Legal and ethical aspects</w:t>
      </w:r>
      <w:bookmarkEnd w:id="662"/>
    </w:p>
    <w:p w14:paraId="3D0F6F2F" w14:textId="3D0F3A83" w:rsidR="00A26C0D" w:rsidRPr="004D1E08" w:rsidRDefault="00E260B6">
      <w:pPr>
        <w:rPr>
          <w:highlight w:val="yellow"/>
          <w:lang w:eastAsia="ja-JP"/>
        </w:rPr>
      </w:pPr>
      <w:commentRangeStart w:id="663"/>
      <w:r w:rsidRPr="004D1E08">
        <w:rPr>
          <w:highlight w:val="yellow"/>
          <w:lang w:eastAsia="ja-JP"/>
        </w:rPr>
        <w:t xml:space="preserve">As noted in section </w:t>
      </w:r>
      <w:r w:rsidRPr="004D1E08">
        <w:rPr>
          <w:highlight w:val="yellow"/>
          <w:lang w:eastAsia="ja-JP"/>
        </w:rPr>
        <w:fldChar w:fldCharType="begin"/>
      </w:r>
      <w:r w:rsidRPr="004D1E08">
        <w:rPr>
          <w:highlight w:val="yellow"/>
          <w:lang w:eastAsia="ja-JP"/>
        </w:rPr>
        <w:instrText xml:space="preserve"> REF _Ref522602454 \r \h </w:instrText>
      </w:r>
      <w:r w:rsidR="004D1E08">
        <w:rPr>
          <w:highlight w:val="yellow"/>
          <w:lang w:eastAsia="ja-JP"/>
        </w:rPr>
        <w:instrText xml:space="preserve"> \* MERGEFORMAT </w:instrText>
      </w:r>
      <w:r w:rsidRPr="004D1E08">
        <w:rPr>
          <w:highlight w:val="yellow"/>
          <w:lang w:eastAsia="ja-JP"/>
        </w:rPr>
      </w:r>
      <w:r w:rsidRPr="004D1E08">
        <w:rPr>
          <w:highlight w:val="yellow"/>
          <w:lang w:eastAsia="ja-JP"/>
        </w:rPr>
        <w:fldChar w:fldCharType="separate"/>
      </w:r>
      <w:r w:rsidRPr="004D1E08">
        <w:rPr>
          <w:highlight w:val="yellow"/>
          <w:lang w:eastAsia="ja-JP"/>
        </w:rPr>
        <w:t>4.2.2</w:t>
      </w:r>
      <w:r w:rsidRPr="004D1E08">
        <w:rPr>
          <w:highlight w:val="yellow"/>
          <w:lang w:eastAsia="ja-JP"/>
        </w:rPr>
        <w:fldChar w:fldCharType="end"/>
      </w:r>
      <w:r w:rsidRPr="004D1E08">
        <w:rPr>
          <w:highlight w:val="yellow"/>
          <w:lang w:eastAsia="ja-JP"/>
        </w:rPr>
        <w:t>, due to the personal and or sensitive nature of the data involved, and the fact that much of it is still part of active LEA investigations any real data that is made available must be handled with the utmost care. Therefore, not only must all ethical and privacy stipulations be adhered to, but also extreme care must be taken to avoid potential ramifications from its use.</w:t>
      </w:r>
    </w:p>
    <w:p w14:paraId="14292FAD" w14:textId="77777777" w:rsidR="00A26C0D" w:rsidRPr="004D1E08" w:rsidRDefault="00E260B6">
      <w:pPr>
        <w:rPr>
          <w:highlight w:val="yellow"/>
          <w:lang w:eastAsia="ja-JP"/>
        </w:rPr>
      </w:pPr>
      <w:r w:rsidRPr="004D1E08">
        <w:rPr>
          <w:highlight w:val="yellow"/>
          <w:lang w:eastAsia="ja-JP"/>
        </w:rPr>
        <w:t xml:space="preserve">ANITA will ensure that any data made available, will be receipted under all the legal procedures required by the partners and LEAs. ANITA will also ensure all the required approvals will be obtained during the course of the project, especially when concerning data capturing sessions, trials and demonstrations. To this end, ANITA will submit all the necessary documentation, including informed consent and actor role forms. </w:t>
      </w:r>
    </w:p>
    <w:p w14:paraId="0B16ABE9" w14:textId="77777777" w:rsidR="00A26C0D" w:rsidRDefault="00E260B6">
      <w:pPr>
        <w:rPr>
          <w:lang w:eastAsia="ja-JP"/>
        </w:rPr>
      </w:pPr>
      <w:r w:rsidRPr="004D1E08">
        <w:rPr>
          <w:highlight w:val="yellow"/>
          <w:lang w:eastAsia="ja-JP"/>
        </w:rPr>
        <w:t>The ethical rules and legislation that stem from national laws and directives will be fully respected. ANITA will abide by all the different regulations required across the involved countries.</w:t>
      </w:r>
      <w:commentRangeEnd w:id="663"/>
      <w:r w:rsidR="004D1E08">
        <w:rPr>
          <w:rStyle w:val="CommentReference"/>
        </w:rPr>
        <w:commentReference w:id="663"/>
      </w:r>
    </w:p>
    <w:p w14:paraId="7FCDB5A0" w14:textId="77777777" w:rsidR="00A26C0D" w:rsidRDefault="00A26C0D">
      <w:pPr>
        <w:rPr>
          <w:rFonts w:ascii="Calibri" w:hAnsi="Calibri" w:cs="Calibri"/>
          <w:color w:val="000000"/>
          <w:sz w:val="23"/>
          <w:szCs w:val="23"/>
          <w:lang w:eastAsia="ja-JP"/>
        </w:rPr>
      </w:pPr>
    </w:p>
    <w:p w14:paraId="11BDACDF" w14:textId="77777777" w:rsidR="00A26C0D" w:rsidRDefault="00A26C0D">
      <w:pPr>
        <w:rPr>
          <w:rFonts w:ascii="Calibri" w:hAnsi="Calibri" w:cs="Calibri"/>
          <w:color w:val="000000"/>
          <w:sz w:val="23"/>
          <w:szCs w:val="23"/>
          <w:lang w:eastAsia="ja-JP"/>
        </w:rPr>
      </w:pPr>
    </w:p>
    <w:p w14:paraId="349D904C" w14:textId="77777777" w:rsidR="00A26C0D" w:rsidRDefault="00A26C0D">
      <w:pPr>
        <w:rPr>
          <w:rFonts w:ascii="Calibri" w:hAnsi="Calibri" w:cs="Calibri"/>
          <w:color w:val="000000"/>
          <w:sz w:val="23"/>
          <w:szCs w:val="23"/>
          <w:lang w:eastAsia="ja-JP"/>
        </w:rPr>
      </w:pPr>
    </w:p>
    <w:p w14:paraId="1BB590AC" w14:textId="77777777" w:rsidR="00A26C0D" w:rsidRDefault="00E260B6">
      <w:pPr>
        <w:pStyle w:val="Caption"/>
      </w:pPr>
      <w:bookmarkStart w:id="664" w:name="_Toc522623953"/>
      <w:commentRangeStart w:id="665"/>
      <w:r>
        <w:t xml:space="preserve">Table </w:t>
      </w:r>
      <w:fldSimple w:instr=" SEQ Table \* ARABIC ">
        <w:r>
          <w:t>5</w:t>
        </w:r>
      </w:fldSimple>
      <w:r>
        <w:t>: Datasets - Use Case 1</w:t>
      </w:r>
      <w:bookmarkEnd w:id="664"/>
      <w:commentRangeEnd w:id="665"/>
      <w:r w:rsidR="004D1E08">
        <w:rPr>
          <w:rStyle w:val="CommentReference"/>
          <w:b w:val="0"/>
          <w:bCs w:val="0"/>
          <w:color w:val="auto"/>
        </w:rPr>
        <w:commentReference w:id="665"/>
      </w:r>
    </w:p>
    <w:tbl>
      <w:tblPr>
        <w:tblStyle w:val="TableGrid"/>
        <w:tblW w:w="10031" w:type="dxa"/>
        <w:tblLayout w:type="fixed"/>
        <w:tblLook w:val="04A0" w:firstRow="1" w:lastRow="0" w:firstColumn="1" w:lastColumn="0" w:noHBand="0" w:noVBand="1"/>
      </w:tblPr>
      <w:tblGrid>
        <w:gridCol w:w="959"/>
        <w:gridCol w:w="1276"/>
        <w:gridCol w:w="1134"/>
        <w:gridCol w:w="992"/>
        <w:gridCol w:w="1134"/>
        <w:gridCol w:w="1134"/>
        <w:gridCol w:w="1134"/>
        <w:gridCol w:w="1134"/>
        <w:gridCol w:w="1134"/>
      </w:tblGrid>
      <w:tr w:rsidR="00A26C0D" w14:paraId="515B2B6C" w14:textId="77777777">
        <w:tc>
          <w:tcPr>
            <w:tcW w:w="959" w:type="dxa"/>
            <w:shd w:val="clear" w:color="auto" w:fill="4F81BD" w:themeFill="accent1"/>
          </w:tcPr>
          <w:p w14:paraId="1F7BE0E4" w14:textId="77777777" w:rsidR="00A26C0D" w:rsidRDefault="00E260B6">
            <w:pPr>
              <w:jc w:val="center"/>
              <w:rPr>
                <w:sz w:val="18"/>
                <w:szCs w:val="20"/>
              </w:rPr>
            </w:pPr>
            <w:r>
              <w:rPr>
                <w:sz w:val="18"/>
                <w:szCs w:val="20"/>
              </w:rPr>
              <w:t>Dataset Name ID or similar</w:t>
            </w:r>
          </w:p>
        </w:tc>
        <w:tc>
          <w:tcPr>
            <w:tcW w:w="1276" w:type="dxa"/>
            <w:shd w:val="clear" w:color="auto" w:fill="4F81BD" w:themeFill="accent1"/>
          </w:tcPr>
          <w:p w14:paraId="6E6F4C76" w14:textId="77777777" w:rsidR="00A26C0D" w:rsidRDefault="00E260B6">
            <w:pPr>
              <w:jc w:val="center"/>
              <w:rPr>
                <w:sz w:val="18"/>
                <w:szCs w:val="20"/>
              </w:rPr>
            </w:pPr>
            <w:r>
              <w:rPr>
                <w:sz w:val="18"/>
                <w:szCs w:val="20"/>
              </w:rPr>
              <w:t>Short Dataset Description</w:t>
            </w:r>
          </w:p>
        </w:tc>
        <w:tc>
          <w:tcPr>
            <w:tcW w:w="1134" w:type="dxa"/>
            <w:shd w:val="clear" w:color="auto" w:fill="4F81BD" w:themeFill="accent1"/>
          </w:tcPr>
          <w:p w14:paraId="3ED54F91" w14:textId="77777777" w:rsidR="00A26C0D" w:rsidRDefault="00E260B6">
            <w:pPr>
              <w:jc w:val="center"/>
              <w:rPr>
                <w:sz w:val="18"/>
                <w:szCs w:val="20"/>
              </w:rPr>
            </w:pPr>
            <w:r>
              <w:rPr>
                <w:sz w:val="18"/>
                <w:szCs w:val="20"/>
              </w:rPr>
              <w:t>Dataset Owner (Country)</w:t>
            </w:r>
          </w:p>
        </w:tc>
        <w:tc>
          <w:tcPr>
            <w:tcW w:w="992" w:type="dxa"/>
            <w:shd w:val="clear" w:color="auto" w:fill="4F81BD" w:themeFill="accent1"/>
          </w:tcPr>
          <w:p w14:paraId="185A3B87" w14:textId="77777777" w:rsidR="00A26C0D" w:rsidRDefault="00E260B6">
            <w:pPr>
              <w:jc w:val="center"/>
              <w:rPr>
                <w:sz w:val="18"/>
                <w:szCs w:val="20"/>
              </w:rPr>
            </w:pPr>
            <w:r>
              <w:rPr>
                <w:sz w:val="18"/>
                <w:szCs w:val="20"/>
              </w:rPr>
              <w:t>Data formats</w:t>
            </w:r>
          </w:p>
        </w:tc>
        <w:tc>
          <w:tcPr>
            <w:tcW w:w="1134" w:type="dxa"/>
            <w:shd w:val="clear" w:color="auto" w:fill="4F81BD" w:themeFill="accent1"/>
          </w:tcPr>
          <w:p w14:paraId="58AA7951" w14:textId="77777777" w:rsidR="00A26C0D" w:rsidRDefault="00E260B6">
            <w:pPr>
              <w:jc w:val="center"/>
              <w:rPr>
                <w:sz w:val="18"/>
                <w:szCs w:val="20"/>
              </w:rPr>
            </w:pPr>
            <w:r>
              <w:rPr>
                <w:sz w:val="18"/>
                <w:szCs w:val="20"/>
              </w:rPr>
              <w:t>Are Personal data (*) included?</w:t>
            </w:r>
          </w:p>
        </w:tc>
        <w:tc>
          <w:tcPr>
            <w:tcW w:w="1134" w:type="dxa"/>
            <w:shd w:val="clear" w:color="auto" w:fill="4F81BD" w:themeFill="accent1"/>
          </w:tcPr>
          <w:p w14:paraId="1EFCF903" w14:textId="77777777" w:rsidR="00A26C0D" w:rsidRDefault="00E260B6">
            <w:pPr>
              <w:jc w:val="center"/>
              <w:rPr>
                <w:sz w:val="18"/>
                <w:szCs w:val="20"/>
              </w:rPr>
            </w:pPr>
            <w:r>
              <w:rPr>
                <w:sz w:val="18"/>
                <w:szCs w:val="20"/>
              </w:rPr>
              <w:t>Are sensitive data (**) included?</w:t>
            </w:r>
          </w:p>
        </w:tc>
        <w:tc>
          <w:tcPr>
            <w:tcW w:w="1134" w:type="dxa"/>
            <w:shd w:val="clear" w:color="auto" w:fill="4F81BD" w:themeFill="accent1"/>
          </w:tcPr>
          <w:p w14:paraId="69E9A0BC" w14:textId="77777777" w:rsidR="00A26C0D" w:rsidRDefault="00E260B6">
            <w:pPr>
              <w:jc w:val="center"/>
              <w:rPr>
                <w:sz w:val="18"/>
                <w:szCs w:val="20"/>
              </w:rPr>
            </w:pPr>
            <w:r>
              <w:rPr>
                <w:sz w:val="18"/>
                <w:szCs w:val="20"/>
              </w:rPr>
              <w:t>Are Police &amp; Judicial Data (***) included?</w:t>
            </w:r>
          </w:p>
        </w:tc>
        <w:tc>
          <w:tcPr>
            <w:tcW w:w="1134" w:type="dxa"/>
            <w:shd w:val="clear" w:color="auto" w:fill="4F81BD" w:themeFill="accent1"/>
          </w:tcPr>
          <w:p w14:paraId="42C8326D" w14:textId="77777777" w:rsidR="00A26C0D" w:rsidRDefault="00E260B6">
            <w:pPr>
              <w:jc w:val="center"/>
              <w:rPr>
                <w:sz w:val="18"/>
                <w:szCs w:val="20"/>
              </w:rPr>
            </w:pPr>
            <w:r>
              <w:rPr>
                <w:sz w:val="18"/>
                <w:szCs w:val="20"/>
              </w:rPr>
              <w:t>Have data subjects given consent and for what use of the data?</w:t>
            </w:r>
          </w:p>
        </w:tc>
        <w:tc>
          <w:tcPr>
            <w:tcW w:w="1134" w:type="dxa"/>
            <w:shd w:val="clear" w:color="auto" w:fill="4F81BD" w:themeFill="accent1"/>
          </w:tcPr>
          <w:p w14:paraId="1543492E" w14:textId="77777777" w:rsidR="00A26C0D" w:rsidRDefault="00E260B6">
            <w:pPr>
              <w:jc w:val="center"/>
              <w:rPr>
                <w:sz w:val="18"/>
                <w:szCs w:val="20"/>
              </w:rPr>
            </w:pPr>
            <w:r>
              <w:rPr>
                <w:sz w:val="18"/>
                <w:szCs w:val="20"/>
              </w:rPr>
              <w:t>Possibility to anonymize dataset</w:t>
            </w:r>
          </w:p>
        </w:tc>
      </w:tr>
      <w:tr w:rsidR="00A26C0D" w14:paraId="7452E2B0" w14:textId="77777777">
        <w:tc>
          <w:tcPr>
            <w:tcW w:w="959" w:type="dxa"/>
            <w:shd w:val="clear" w:color="auto" w:fill="auto"/>
          </w:tcPr>
          <w:p w14:paraId="319DB38A" w14:textId="77777777" w:rsidR="00A26C0D" w:rsidRPr="004D1E08" w:rsidRDefault="00A26C0D">
            <w:pPr>
              <w:rPr>
                <w:sz w:val="20"/>
                <w:szCs w:val="20"/>
                <w:highlight w:val="yellow"/>
              </w:rPr>
            </w:pPr>
          </w:p>
        </w:tc>
        <w:tc>
          <w:tcPr>
            <w:tcW w:w="1276" w:type="dxa"/>
            <w:shd w:val="clear" w:color="auto" w:fill="auto"/>
          </w:tcPr>
          <w:p w14:paraId="09FD7ECA" w14:textId="77777777" w:rsidR="00A26C0D" w:rsidRPr="004D1E08" w:rsidRDefault="00E260B6">
            <w:pPr>
              <w:rPr>
                <w:sz w:val="20"/>
                <w:szCs w:val="20"/>
                <w:highlight w:val="yellow"/>
              </w:rPr>
            </w:pPr>
            <w:r w:rsidRPr="004D1E08">
              <w:rPr>
                <w:sz w:val="20"/>
                <w:szCs w:val="20"/>
                <w:highlight w:val="yellow"/>
              </w:rPr>
              <w:t>Phishing emails from deep web</w:t>
            </w:r>
          </w:p>
        </w:tc>
        <w:tc>
          <w:tcPr>
            <w:tcW w:w="1134" w:type="dxa"/>
            <w:shd w:val="clear" w:color="auto" w:fill="auto"/>
          </w:tcPr>
          <w:p w14:paraId="5CF5D410" w14:textId="77777777" w:rsidR="00A26C0D" w:rsidRPr="004D1E08" w:rsidRDefault="00E260B6">
            <w:pPr>
              <w:rPr>
                <w:sz w:val="20"/>
                <w:szCs w:val="20"/>
                <w:highlight w:val="yellow"/>
              </w:rPr>
            </w:pPr>
            <w:r w:rsidRPr="004D1E08">
              <w:rPr>
                <w:sz w:val="20"/>
                <w:szCs w:val="20"/>
                <w:highlight w:val="yellow"/>
              </w:rPr>
              <w:t>Serbia</w:t>
            </w:r>
          </w:p>
        </w:tc>
        <w:tc>
          <w:tcPr>
            <w:tcW w:w="992" w:type="dxa"/>
            <w:shd w:val="clear" w:color="auto" w:fill="auto"/>
          </w:tcPr>
          <w:p w14:paraId="5DD54AFE" w14:textId="77777777" w:rsidR="00A26C0D" w:rsidRPr="004D1E08" w:rsidRDefault="00A26C0D">
            <w:pPr>
              <w:rPr>
                <w:sz w:val="20"/>
                <w:szCs w:val="20"/>
                <w:highlight w:val="yellow"/>
              </w:rPr>
            </w:pPr>
          </w:p>
        </w:tc>
        <w:tc>
          <w:tcPr>
            <w:tcW w:w="1134" w:type="dxa"/>
            <w:shd w:val="clear" w:color="auto" w:fill="auto"/>
          </w:tcPr>
          <w:p w14:paraId="5AAAE2AA" w14:textId="77777777" w:rsidR="00A26C0D" w:rsidRPr="004D1E08" w:rsidRDefault="00A26C0D">
            <w:pPr>
              <w:rPr>
                <w:sz w:val="20"/>
                <w:szCs w:val="20"/>
                <w:highlight w:val="yellow"/>
              </w:rPr>
            </w:pPr>
          </w:p>
        </w:tc>
        <w:tc>
          <w:tcPr>
            <w:tcW w:w="1134" w:type="dxa"/>
            <w:shd w:val="clear" w:color="auto" w:fill="auto"/>
          </w:tcPr>
          <w:p w14:paraId="68C67F47" w14:textId="77777777" w:rsidR="00A26C0D" w:rsidRPr="004D1E08" w:rsidRDefault="00A26C0D">
            <w:pPr>
              <w:rPr>
                <w:sz w:val="20"/>
                <w:szCs w:val="20"/>
                <w:highlight w:val="yellow"/>
              </w:rPr>
            </w:pPr>
          </w:p>
        </w:tc>
        <w:tc>
          <w:tcPr>
            <w:tcW w:w="1134" w:type="dxa"/>
            <w:shd w:val="clear" w:color="auto" w:fill="auto"/>
          </w:tcPr>
          <w:p w14:paraId="220DB9BC" w14:textId="77777777" w:rsidR="00A26C0D" w:rsidRPr="004D1E08" w:rsidRDefault="00A26C0D">
            <w:pPr>
              <w:rPr>
                <w:sz w:val="20"/>
                <w:szCs w:val="20"/>
                <w:highlight w:val="yellow"/>
              </w:rPr>
            </w:pPr>
          </w:p>
        </w:tc>
        <w:tc>
          <w:tcPr>
            <w:tcW w:w="1134" w:type="dxa"/>
            <w:shd w:val="clear" w:color="auto" w:fill="auto"/>
          </w:tcPr>
          <w:p w14:paraId="039B2D34" w14:textId="77777777" w:rsidR="00A26C0D" w:rsidRPr="004D1E08" w:rsidRDefault="00A26C0D">
            <w:pPr>
              <w:rPr>
                <w:sz w:val="20"/>
                <w:szCs w:val="20"/>
                <w:highlight w:val="yellow"/>
              </w:rPr>
            </w:pPr>
          </w:p>
        </w:tc>
        <w:tc>
          <w:tcPr>
            <w:tcW w:w="1134" w:type="dxa"/>
            <w:shd w:val="clear" w:color="auto" w:fill="auto"/>
          </w:tcPr>
          <w:p w14:paraId="7321D770" w14:textId="77777777" w:rsidR="00A26C0D" w:rsidRPr="004D1E08" w:rsidRDefault="00A26C0D">
            <w:pPr>
              <w:rPr>
                <w:sz w:val="20"/>
                <w:szCs w:val="20"/>
                <w:highlight w:val="yellow"/>
              </w:rPr>
            </w:pPr>
          </w:p>
        </w:tc>
      </w:tr>
      <w:tr w:rsidR="00A26C0D" w14:paraId="4B80D1D6" w14:textId="77777777">
        <w:tc>
          <w:tcPr>
            <w:tcW w:w="959" w:type="dxa"/>
            <w:shd w:val="clear" w:color="auto" w:fill="auto"/>
          </w:tcPr>
          <w:p w14:paraId="2ACF75A5" w14:textId="77777777" w:rsidR="00A26C0D" w:rsidRPr="004D1E08" w:rsidRDefault="00A26C0D">
            <w:pPr>
              <w:rPr>
                <w:sz w:val="20"/>
                <w:szCs w:val="20"/>
                <w:highlight w:val="yellow"/>
              </w:rPr>
            </w:pPr>
          </w:p>
        </w:tc>
        <w:tc>
          <w:tcPr>
            <w:tcW w:w="1276" w:type="dxa"/>
            <w:shd w:val="clear" w:color="auto" w:fill="auto"/>
          </w:tcPr>
          <w:p w14:paraId="73E11095" w14:textId="77777777" w:rsidR="00A26C0D" w:rsidRPr="004D1E08" w:rsidRDefault="00E260B6">
            <w:pPr>
              <w:rPr>
                <w:sz w:val="20"/>
                <w:szCs w:val="20"/>
                <w:highlight w:val="yellow"/>
              </w:rPr>
            </w:pPr>
            <w:r w:rsidRPr="004D1E08">
              <w:rPr>
                <w:sz w:val="20"/>
                <w:szCs w:val="20"/>
                <w:highlight w:val="yellow"/>
              </w:rPr>
              <w:t>Various social media and cryptocurrency data</w:t>
            </w:r>
          </w:p>
        </w:tc>
        <w:tc>
          <w:tcPr>
            <w:tcW w:w="1134" w:type="dxa"/>
            <w:shd w:val="clear" w:color="auto" w:fill="auto"/>
          </w:tcPr>
          <w:p w14:paraId="1C461593" w14:textId="77777777" w:rsidR="00A26C0D" w:rsidRPr="004D1E08" w:rsidRDefault="00E260B6">
            <w:pPr>
              <w:rPr>
                <w:sz w:val="20"/>
                <w:szCs w:val="20"/>
                <w:highlight w:val="yellow"/>
              </w:rPr>
            </w:pPr>
            <w:r w:rsidRPr="004D1E08">
              <w:rPr>
                <w:sz w:val="20"/>
                <w:szCs w:val="20"/>
                <w:highlight w:val="yellow"/>
              </w:rPr>
              <w:t>Belgium</w:t>
            </w:r>
          </w:p>
        </w:tc>
        <w:tc>
          <w:tcPr>
            <w:tcW w:w="992" w:type="dxa"/>
            <w:shd w:val="clear" w:color="auto" w:fill="auto"/>
          </w:tcPr>
          <w:p w14:paraId="47B65C2D" w14:textId="77777777" w:rsidR="00A26C0D" w:rsidRPr="004D1E08" w:rsidRDefault="00E260B6">
            <w:pPr>
              <w:rPr>
                <w:sz w:val="20"/>
                <w:szCs w:val="20"/>
                <w:highlight w:val="yellow"/>
              </w:rPr>
            </w:pPr>
            <w:r w:rsidRPr="004D1E08">
              <w:rPr>
                <w:sz w:val="20"/>
                <w:szCs w:val="20"/>
                <w:highlight w:val="yellow"/>
              </w:rPr>
              <w:t>Various</w:t>
            </w:r>
          </w:p>
        </w:tc>
        <w:tc>
          <w:tcPr>
            <w:tcW w:w="1134" w:type="dxa"/>
            <w:shd w:val="clear" w:color="auto" w:fill="auto"/>
          </w:tcPr>
          <w:p w14:paraId="39FB17E5" w14:textId="77777777" w:rsidR="00A26C0D" w:rsidRPr="004D1E08" w:rsidRDefault="00E260B6">
            <w:pPr>
              <w:rPr>
                <w:sz w:val="20"/>
                <w:szCs w:val="20"/>
                <w:highlight w:val="yellow"/>
              </w:rPr>
            </w:pPr>
            <w:r w:rsidRPr="004D1E08">
              <w:rPr>
                <w:sz w:val="20"/>
                <w:szCs w:val="20"/>
                <w:highlight w:val="yellow"/>
              </w:rPr>
              <w:t>Yes</w:t>
            </w:r>
          </w:p>
        </w:tc>
        <w:tc>
          <w:tcPr>
            <w:tcW w:w="1134" w:type="dxa"/>
            <w:shd w:val="clear" w:color="auto" w:fill="auto"/>
          </w:tcPr>
          <w:p w14:paraId="70D07518" w14:textId="77777777" w:rsidR="00A26C0D" w:rsidRPr="004D1E08" w:rsidRDefault="00E260B6">
            <w:pPr>
              <w:rPr>
                <w:sz w:val="20"/>
                <w:szCs w:val="20"/>
                <w:highlight w:val="yellow"/>
              </w:rPr>
            </w:pPr>
            <w:r w:rsidRPr="004D1E08">
              <w:rPr>
                <w:sz w:val="20"/>
                <w:szCs w:val="20"/>
                <w:highlight w:val="yellow"/>
              </w:rPr>
              <w:t>Yes</w:t>
            </w:r>
          </w:p>
        </w:tc>
        <w:tc>
          <w:tcPr>
            <w:tcW w:w="1134" w:type="dxa"/>
            <w:shd w:val="clear" w:color="auto" w:fill="auto"/>
          </w:tcPr>
          <w:p w14:paraId="08290FCF" w14:textId="77777777" w:rsidR="00A26C0D" w:rsidRPr="004D1E08" w:rsidRDefault="00A26C0D">
            <w:pPr>
              <w:rPr>
                <w:sz w:val="20"/>
                <w:szCs w:val="20"/>
                <w:highlight w:val="yellow"/>
              </w:rPr>
            </w:pPr>
          </w:p>
        </w:tc>
        <w:tc>
          <w:tcPr>
            <w:tcW w:w="1134" w:type="dxa"/>
            <w:shd w:val="clear" w:color="auto" w:fill="auto"/>
          </w:tcPr>
          <w:p w14:paraId="2A5035DE" w14:textId="77777777" w:rsidR="00A26C0D" w:rsidRPr="004D1E08" w:rsidRDefault="00A26C0D">
            <w:pPr>
              <w:rPr>
                <w:sz w:val="20"/>
                <w:szCs w:val="20"/>
                <w:highlight w:val="yellow"/>
              </w:rPr>
            </w:pPr>
          </w:p>
        </w:tc>
        <w:tc>
          <w:tcPr>
            <w:tcW w:w="1134" w:type="dxa"/>
            <w:shd w:val="clear" w:color="auto" w:fill="auto"/>
          </w:tcPr>
          <w:p w14:paraId="622F4BEE" w14:textId="77777777" w:rsidR="00A26C0D" w:rsidRPr="004D1E08" w:rsidRDefault="00A26C0D">
            <w:pPr>
              <w:rPr>
                <w:sz w:val="20"/>
                <w:szCs w:val="20"/>
                <w:highlight w:val="yellow"/>
              </w:rPr>
            </w:pPr>
          </w:p>
        </w:tc>
      </w:tr>
    </w:tbl>
    <w:p w14:paraId="27FED98F" w14:textId="77777777" w:rsidR="00A26C0D" w:rsidRDefault="00A26C0D"/>
    <w:p w14:paraId="76ECFC1E" w14:textId="77777777" w:rsidR="00A26C0D" w:rsidRDefault="00E260B6">
      <w:r>
        <w:rPr>
          <w:noProof/>
        </w:rPr>
        <mc:AlternateContent>
          <mc:Choice Requires="wps">
            <w:drawing>
              <wp:anchor distT="0" distB="0" distL="114300" distR="114300" simplePos="0" relativeHeight="251662336" behindDoc="0" locked="0" layoutInCell="1" allowOverlap="1" wp14:anchorId="51003808" wp14:editId="10725F47">
                <wp:simplePos x="0" y="0"/>
                <wp:positionH relativeFrom="column">
                  <wp:align>center</wp:align>
                </wp:positionH>
                <wp:positionV relativeFrom="paragraph">
                  <wp:posOffset>0</wp:posOffset>
                </wp:positionV>
                <wp:extent cx="6331585" cy="1403985"/>
                <wp:effectExtent l="0" t="0" r="12065" b="1460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789" cy="1403985"/>
                        </a:xfrm>
                        <a:prstGeom prst="rect">
                          <a:avLst/>
                        </a:prstGeom>
                        <a:solidFill>
                          <a:srgbClr val="FFFFFF"/>
                        </a:solidFill>
                        <a:ln w="9525">
                          <a:solidFill>
                            <a:srgbClr val="000000"/>
                          </a:solidFill>
                          <a:miter lim="800000"/>
                        </a:ln>
                      </wps:spPr>
                      <wps:txbx>
                        <w:txbxContent>
                          <w:p w14:paraId="6E68D39F" w14:textId="77777777" w:rsidR="006B0832" w:rsidRDefault="006B0832">
                            <w:pPr>
                              <w:pStyle w:val="Default"/>
                              <w:rPr>
                                <w:sz w:val="20"/>
                                <w:szCs w:val="20"/>
                              </w:rPr>
                            </w:pPr>
                            <w:r>
                              <w:rPr>
                                <w:i/>
                                <w:iCs/>
                                <w:sz w:val="20"/>
                                <w:szCs w:val="20"/>
                              </w:rPr>
                              <w:t xml:space="preserve">*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 </w:t>
                            </w:r>
                          </w:p>
                          <w:p w14:paraId="468B6D2D" w14:textId="77777777" w:rsidR="006B0832" w:rsidRDefault="006B0832">
                            <w:pPr>
                              <w:autoSpaceDE w:val="0"/>
                              <w:autoSpaceDN w:val="0"/>
                              <w:adjustRightInd w:val="0"/>
                              <w:spacing w:after="0"/>
                              <w:jc w:val="left"/>
                              <w:rPr>
                                <w:rFonts w:ascii="Calibri" w:hAnsi="Calibri" w:cs="Calibri"/>
                                <w:color w:val="000000"/>
                                <w:sz w:val="20"/>
                                <w:szCs w:val="20"/>
                                <w:lang w:eastAsia="ja-JP"/>
                              </w:rPr>
                            </w:pPr>
                            <w:r>
                              <w:rPr>
                                <w:rFonts w:ascii="Calibri" w:hAnsi="Calibri" w:cs="Calibri"/>
                                <w:i/>
                                <w:iCs/>
                                <w:color w:val="000000"/>
                                <w:sz w:val="20"/>
                                <w:szCs w:val="20"/>
                                <w:lang w:eastAsia="ja-JP"/>
                              </w:rPr>
                              <w:t xml:space="preserve">** personal data revealing racial or ethnic origin, political opinions, religious or philosophical beliefs, trade-union membership, or concerning health or sex life. </w:t>
                            </w:r>
                          </w:p>
                          <w:p w14:paraId="6DE83F45" w14:textId="77777777" w:rsidR="006B0832" w:rsidRDefault="006B0832">
                            <w:r>
                              <w:rPr>
                                <w:rFonts w:ascii="Calibri" w:hAnsi="Calibri" w:cs="Calibri"/>
                                <w:i/>
                                <w:iCs/>
                                <w:color w:val="000000"/>
                                <w:sz w:val="20"/>
                                <w:szCs w:val="20"/>
                                <w:lang w:eastAsia="ja-JP"/>
                              </w:rPr>
                              <w:t>*** data related to a) suspected criminal offences, b) criminal sentences, c) criminal and administrative sanctions, penalties, fines or d) any other police measures in place against an individual. If so, for which of these categories?</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51003808" id="Text Box 2" o:spid="_x0000_s1027" type="#_x0000_t202" style="position:absolute;left:0;text-align:left;margin-left:0;margin-top:0;width:498.55pt;height:110.55pt;z-index:25166233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">
                <v:textbox style="mso-fit-shape-to-text:t">
                  <w:txbxContent>
                    <w:p w14:paraId="6E68D39F" w14:textId="77777777" w:rsidR="006B0832" w:rsidRDefault="006B0832">
                      <w:pPr>
                        <w:pStyle w:val="Default"/>
                        <w:rPr>
                          <w:sz w:val="20"/>
                          <w:szCs w:val="20"/>
                        </w:rPr>
                      </w:pPr>
                      <w:r>
                        <w:rPr>
                          <w:i/>
                          <w:iCs/>
                          <w:sz w:val="20"/>
                          <w:szCs w:val="20"/>
                        </w:rPr>
                        <w:t xml:space="preserve">*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 </w:t>
                      </w:r>
                    </w:p>
                    <w:p w14:paraId="468B6D2D" w14:textId="77777777" w:rsidR="006B0832" w:rsidRDefault="006B0832">
                      <w:pPr>
                        <w:autoSpaceDE w:val="0"/>
                        <w:autoSpaceDN w:val="0"/>
                        <w:adjustRightInd w:val="0"/>
                        <w:spacing w:after="0"/>
                        <w:jc w:val="left"/>
                        <w:rPr>
                          <w:rFonts w:ascii="Calibri" w:hAnsi="Calibri" w:cs="Calibri"/>
                          <w:color w:val="000000"/>
                          <w:sz w:val="20"/>
                          <w:szCs w:val="20"/>
                          <w:lang w:eastAsia="ja-JP"/>
                        </w:rPr>
                      </w:pPr>
                      <w:r>
                        <w:rPr>
                          <w:rFonts w:ascii="Calibri" w:hAnsi="Calibri" w:cs="Calibri"/>
                          <w:i/>
                          <w:iCs/>
                          <w:color w:val="000000"/>
                          <w:sz w:val="20"/>
                          <w:szCs w:val="20"/>
                          <w:lang w:eastAsia="ja-JP"/>
                        </w:rPr>
                        <w:t xml:space="preserve">** personal data revealing racial or ethnic origin, political opinions, religious or philosophical beliefs, trade-union membership, or concerning health or sex life. </w:t>
                      </w:r>
                    </w:p>
                    <w:p w14:paraId="6DE83F45" w14:textId="77777777" w:rsidR="006B0832" w:rsidRDefault="006B0832">
                      <w:r>
                        <w:rPr>
                          <w:rFonts w:ascii="Calibri" w:hAnsi="Calibri" w:cs="Calibri"/>
                          <w:i/>
                          <w:iCs/>
                          <w:color w:val="000000"/>
                          <w:sz w:val="20"/>
                          <w:szCs w:val="20"/>
                          <w:lang w:eastAsia="ja-JP"/>
                        </w:rPr>
                        <w:t>*** data related to a) suspected criminal offences, b) criminal sentences, c) criminal and administrative sanctions, penalties, fines or d) any other police measures in place against an individual. If so, for which of these categories?</w:t>
                      </w:r>
                    </w:p>
                  </w:txbxContent>
                </v:textbox>
                <w10:wrap type="topAndBottom"/>
              </v:shape>
            </w:pict>
          </mc:Fallback>
        </mc:AlternateContent>
      </w:r>
    </w:p>
    <w:p w14:paraId="7C90FB70" w14:textId="77777777" w:rsidR="00A26C0D" w:rsidRDefault="00E260B6">
      <w:pPr>
        <w:pStyle w:val="Heading2"/>
      </w:pPr>
      <w:bookmarkStart w:id="666" w:name="_Toc525902811"/>
      <w:r>
        <w:t>Use case 2 data collection</w:t>
      </w:r>
      <w:bookmarkEnd w:id="666"/>
    </w:p>
    <w:p w14:paraId="610AF14B" w14:textId="77777777" w:rsidR="00A26C0D" w:rsidRDefault="00E260B6">
      <w:r>
        <w:t>The procedure that was followed for developing the datasets for UC2 is similar to that already described for UC1. To finalize the setting of UC2 the following steps were involved: data requirements; inquiries and discussions with project end-users for clarifying all the procedural aspects of data gathering; analysis of available data in user’s repositories as well as legal and ethical aspects.</w:t>
      </w:r>
    </w:p>
    <w:p w14:paraId="7BD7C2F4" w14:textId="77777777" w:rsidR="00A26C0D" w:rsidRDefault="00E260B6">
      <w:pPr>
        <w:pStyle w:val="Heading3"/>
      </w:pPr>
      <w:bookmarkStart w:id="667" w:name="_Toc525902812"/>
      <w:r>
        <w:t>Data requirements in Use Case 2</w:t>
      </w:r>
      <w:bookmarkEnd w:id="667"/>
    </w:p>
    <w:p w14:paraId="1F5EFC62" w14:textId="77777777" w:rsidR="00A26C0D" w:rsidRDefault="00E260B6">
      <w:r>
        <w:t xml:space="preserve">As with Use Case 1, a thorough discussion of the requirements was conducted with the end users and the definitions given in </w:t>
      </w:r>
      <w:r>
        <w:fldChar w:fldCharType="begin"/>
      </w:r>
      <w:r>
        <w:instrText xml:space="preserve"> REF _Ref522603374 \h </w:instrText>
      </w:r>
      <w:r>
        <w:fldChar w:fldCharType="separate"/>
      </w:r>
      <w:r>
        <w:t>Table 1</w:t>
      </w:r>
      <w:r>
        <w:fldChar w:fldCharType="end"/>
      </w:r>
      <w:r>
        <w:t xml:space="preserve"> were verified. The following aspects were also taken into account:</w:t>
      </w:r>
    </w:p>
    <w:p w14:paraId="1A050B41" w14:textId="77777777" w:rsidR="00A26C0D" w:rsidRDefault="00A26C0D"/>
    <w:p w14:paraId="4E8D734F" w14:textId="77777777" w:rsidR="00A26C0D" w:rsidRDefault="00E260B6">
      <w:pPr>
        <w:pStyle w:val="ListParagraph"/>
        <w:numPr>
          <w:ilvl w:val="0"/>
          <w:numId w:val="18"/>
        </w:numPr>
        <w:autoSpaceDE w:val="0"/>
        <w:autoSpaceDN w:val="0"/>
        <w:adjustRightInd w:val="0"/>
        <w:spacing w:after="78"/>
        <w:jc w:val="left"/>
        <w:rPr>
          <w:rFonts w:ascii="Calibri" w:hAnsi="Calibri" w:cs="Calibri"/>
          <w:color w:val="000000"/>
          <w:sz w:val="23"/>
          <w:szCs w:val="23"/>
          <w:lang w:eastAsia="ja-JP"/>
        </w:rPr>
      </w:pPr>
      <w:r>
        <w:rPr>
          <w:rFonts w:ascii="Calibri" w:hAnsi="Calibri" w:cs="Calibri"/>
          <w:color w:val="000000"/>
          <w:sz w:val="23"/>
          <w:szCs w:val="23"/>
          <w:lang w:eastAsia="ja-JP"/>
        </w:rPr>
        <w:lastRenderedPageBreak/>
        <w:t xml:space="preserve">What are the specific data required to address UC2 functionalities </w:t>
      </w:r>
    </w:p>
    <w:p w14:paraId="238D8E78" w14:textId="77777777" w:rsidR="00A26C0D" w:rsidRDefault="00E260B6">
      <w:pPr>
        <w:pStyle w:val="ListParagraph"/>
        <w:numPr>
          <w:ilvl w:val="0"/>
          <w:numId w:val="18"/>
        </w:numPr>
        <w:autoSpaceDE w:val="0"/>
        <w:autoSpaceDN w:val="0"/>
        <w:adjustRightInd w:val="0"/>
        <w:spacing w:after="78"/>
        <w:jc w:val="left"/>
        <w:rPr>
          <w:rFonts w:ascii="Calibri" w:hAnsi="Calibri" w:cs="Calibri"/>
          <w:color w:val="000000"/>
          <w:sz w:val="23"/>
          <w:szCs w:val="23"/>
          <w:lang w:eastAsia="ja-JP"/>
        </w:rPr>
      </w:pPr>
      <w:r>
        <w:rPr>
          <w:rFonts w:ascii="Calibri" w:hAnsi="Calibri" w:cs="Calibri"/>
          <w:color w:val="000000"/>
          <w:sz w:val="23"/>
          <w:szCs w:val="23"/>
          <w:lang w:eastAsia="ja-JP"/>
        </w:rPr>
        <w:t xml:space="preserve">What is the most effective way to collect data for UC2 </w:t>
      </w:r>
    </w:p>
    <w:p w14:paraId="089F533C" w14:textId="77777777" w:rsidR="00A26C0D" w:rsidRDefault="00E260B6">
      <w:pPr>
        <w:pStyle w:val="ListParagraph"/>
        <w:numPr>
          <w:ilvl w:val="0"/>
          <w:numId w:val="18"/>
        </w:numPr>
        <w:autoSpaceDE w:val="0"/>
        <w:autoSpaceDN w:val="0"/>
        <w:adjustRightInd w:val="0"/>
        <w:spacing w:after="78"/>
        <w:jc w:val="left"/>
        <w:rPr>
          <w:rFonts w:ascii="Calibri" w:hAnsi="Calibri" w:cs="Calibri"/>
          <w:color w:val="000000"/>
          <w:sz w:val="23"/>
          <w:szCs w:val="23"/>
          <w:lang w:eastAsia="ja-JP"/>
        </w:rPr>
      </w:pPr>
      <w:r>
        <w:rPr>
          <w:rFonts w:ascii="Calibri" w:hAnsi="Calibri" w:cs="Calibri"/>
          <w:color w:val="000000"/>
          <w:sz w:val="23"/>
          <w:szCs w:val="23"/>
          <w:lang w:eastAsia="ja-JP"/>
        </w:rPr>
        <w:t xml:space="preserve">Who is needed to be involved in the process of data collection in UC2 </w:t>
      </w:r>
    </w:p>
    <w:p w14:paraId="6348DCC4" w14:textId="77777777" w:rsidR="00A26C0D" w:rsidRDefault="00E260B6">
      <w:pPr>
        <w:pStyle w:val="ListParagraph"/>
        <w:numPr>
          <w:ilvl w:val="0"/>
          <w:numId w:val="18"/>
        </w:numPr>
        <w:autoSpaceDE w:val="0"/>
        <w:autoSpaceDN w:val="0"/>
        <w:adjustRightInd w:val="0"/>
        <w:spacing w:after="78"/>
        <w:jc w:val="left"/>
        <w:rPr>
          <w:rFonts w:ascii="Calibri" w:hAnsi="Calibri" w:cs="Calibri"/>
          <w:color w:val="000000"/>
          <w:sz w:val="23"/>
          <w:szCs w:val="23"/>
          <w:lang w:eastAsia="ja-JP"/>
        </w:rPr>
      </w:pPr>
      <w:r>
        <w:rPr>
          <w:rFonts w:ascii="Calibri" w:hAnsi="Calibri" w:cs="Calibri"/>
          <w:color w:val="000000"/>
          <w:sz w:val="23"/>
          <w:szCs w:val="23"/>
          <w:lang w:eastAsia="ja-JP"/>
        </w:rPr>
        <w:t xml:space="preserve">What are the legal and ethical implications from gathering the data of UC2 </w:t>
      </w:r>
    </w:p>
    <w:p w14:paraId="7D4A3F57" w14:textId="77777777" w:rsidR="00A26C0D" w:rsidRDefault="00E260B6">
      <w:pPr>
        <w:pStyle w:val="ListParagraph"/>
        <w:numPr>
          <w:ilvl w:val="0"/>
          <w:numId w:val="18"/>
        </w:numPr>
        <w:autoSpaceDE w:val="0"/>
        <w:autoSpaceDN w:val="0"/>
        <w:adjustRightInd w:val="0"/>
        <w:spacing w:after="78"/>
        <w:jc w:val="left"/>
        <w:rPr>
          <w:rFonts w:ascii="Calibri" w:hAnsi="Calibri" w:cs="Calibri"/>
          <w:color w:val="000000"/>
          <w:sz w:val="23"/>
          <w:szCs w:val="23"/>
          <w:lang w:eastAsia="ja-JP"/>
        </w:rPr>
      </w:pPr>
      <w:r>
        <w:rPr>
          <w:rFonts w:ascii="Calibri" w:hAnsi="Calibri" w:cs="Calibri"/>
          <w:color w:val="000000"/>
          <w:sz w:val="23"/>
          <w:szCs w:val="23"/>
          <w:lang w:eastAsia="ja-JP"/>
        </w:rPr>
        <w:t xml:space="preserve">What questions needs to be discussed with the end-users </w:t>
      </w:r>
    </w:p>
    <w:p w14:paraId="246CDB47" w14:textId="77777777" w:rsidR="00A26C0D" w:rsidRDefault="00E260B6">
      <w:pPr>
        <w:pStyle w:val="ListParagraph"/>
        <w:numPr>
          <w:ilvl w:val="0"/>
          <w:numId w:val="18"/>
        </w:numPr>
        <w:autoSpaceDE w:val="0"/>
        <w:autoSpaceDN w:val="0"/>
        <w:adjustRightInd w:val="0"/>
        <w:spacing w:after="0"/>
        <w:jc w:val="left"/>
        <w:rPr>
          <w:rFonts w:ascii="Calibri" w:hAnsi="Calibri" w:cs="Calibri"/>
          <w:color w:val="000000"/>
          <w:sz w:val="23"/>
          <w:szCs w:val="23"/>
          <w:lang w:eastAsia="ja-JP"/>
        </w:rPr>
      </w:pPr>
      <w:r>
        <w:rPr>
          <w:rFonts w:ascii="Calibri" w:hAnsi="Calibri" w:cs="Calibri"/>
          <w:color w:val="000000"/>
          <w:sz w:val="23"/>
          <w:szCs w:val="23"/>
          <w:lang w:eastAsia="ja-JP"/>
        </w:rPr>
        <w:t xml:space="preserve">When the data will be available to set ANITA datasets regarding UC2 </w:t>
      </w:r>
    </w:p>
    <w:p w14:paraId="7271AE15" w14:textId="77777777" w:rsidR="00A26C0D" w:rsidRDefault="00E260B6">
      <w:pPr>
        <w:pStyle w:val="Heading3"/>
      </w:pPr>
      <w:bookmarkStart w:id="668" w:name="_Toc525902813"/>
      <w:r>
        <w:t>Procedural aspects of data gathering</w:t>
      </w:r>
      <w:bookmarkEnd w:id="668"/>
    </w:p>
    <w:p w14:paraId="678F7AA1" w14:textId="7DF393A6" w:rsidR="008462B5" w:rsidRDefault="008462B5" w:rsidP="008462B5">
      <w:pPr>
        <w:rPr>
          <w:lang w:eastAsia="it-IT"/>
        </w:rPr>
      </w:pPr>
      <w:r>
        <w:rPr>
          <w:lang w:eastAsia="it-IT"/>
        </w:rPr>
        <w:t xml:space="preserve">Thorough discussions were held between the partners and end users in order to form the best possible basis for a robust data set useable not only for this use case but potentially also transferrable across other use cases. The responsible partners providing source information for the UC1 datasets are </w:t>
      </w:r>
      <w:proofErr w:type="spellStart"/>
      <w:r w:rsidRPr="000A66DC">
        <w:rPr>
          <w:highlight w:val="yellow"/>
          <w:lang w:eastAsia="it-IT"/>
        </w:rPr>
        <w:t>AoC</w:t>
      </w:r>
      <w:proofErr w:type="spellEnd"/>
      <w:r>
        <w:rPr>
          <w:highlight w:val="yellow"/>
          <w:lang w:eastAsia="it-IT"/>
        </w:rPr>
        <w:t xml:space="preserve"> and WPG</w:t>
      </w:r>
      <w:r>
        <w:rPr>
          <w:lang w:eastAsia="it-IT"/>
        </w:rPr>
        <w:t xml:space="preserve">. </w:t>
      </w:r>
      <w:r w:rsidRPr="000A66DC">
        <w:rPr>
          <w:lang w:eastAsia="it-IT"/>
        </w:rPr>
        <w:t>The forensic dataset comprises:</w:t>
      </w:r>
    </w:p>
    <w:p w14:paraId="0660564C" w14:textId="77777777" w:rsidR="008462B5" w:rsidRPr="000A66DC" w:rsidRDefault="008462B5" w:rsidP="008462B5">
      <w:pPr>
        <w:pStyle w:val="ListParagraph"/>
        <w:numPr>
          <w:ilvl w:val="0"/>
          <w:numId w:val="9"/>
        </w:numPr>
        <w:rPr>
          <w:highlight w:val="yellow"/>
          <w:lang w:eastAsia="it-IT"/>
        </w:rPr>
      </w:pPr>
      <w:commentRangeStart w:id="669"/>
      <w:r w:rsidRPr="000A66DC">
        <w:rPr>
          <w:highlight w:val="yellow"/>
          <w:lang w:eastAsia="it-IT"/>
        </w:rPr>
        <w:t>Examples of phishing emails downloaded from the deep web.</w:t>
      </w:r>
    </w:p>
    <w:p w14:paraId="38DB52FD" w14:textId="77777777" w:rsidR="008462B5" w:rsidRPr="000A66DC" w:rsidRDefault="008462B5" w:rsidP="008462B5">
      <w:pPr>
        <w:pStyle w:val="ListParagraph"/>
        <w:numPr>
          <w:ilvl w:val="0"/>
          <w:numId w:val="9"/>
        </w:numPr>
        <w:rPr>
          <w:highlight w:val="yellow"/>
          <w:lang w:eastAsia="it-IT"/>
        </w:rPr>
      </w:pPr>
      <w:r w:rsidRPr="000A66DC">
        <w:rPr>
          <w:highlight w:val="yellow"/>
          <w:lang w:eastAsia="it-IT"/>
        </w:rPr>
        <w:t>Two Facebook accounts</w:t>
      </w:r>
    </w:p>
    <w:p w14:paraId="510B8249" w14:textId="77777777" w:rsidR="008462B5" w:rsidRPr="000A66DC" w:rsidRDefault="008462B5" w:rsidP="008462B5">
      <w:pPr>
        <w:pStyle w:val="ListParagraph"/>
        <w:numPr>
          <w:ilvl w:val="0"/>
          <w:numId w:val="9"/>
        </w:numPr>
        <w:rPr>
          <w:highlight w:val="yellow"/>
          <w:lang w:eastAsia="it-IT"/>
        </w:rPr>
      </w:pPr>
      <w:r w:rsidRPr="000A66DC">
        <w:rPr>
          <w:highlight w:val="yellow"/>
          <w:lang w:eastAsia="it-IT"/>
        </w:rPr>
        <w:t>Transaction data</w:t>
      </w:r>
    </w:p>
    <w:p w14:paraId="41920435" w14:textId="77777777" w:rsidR="008462B5" w:rsidRPr="000A66DC" w:rsidRDefault="008462B5" w:rsidP="008462B5">
      <w:pPr>
        <w:pStyle w:val="ListParagraph"/>
        <w:numPr>
          <w:ilvl w:val="0"/>
          <w:numId w:val="9"/>
        </w:numPr>
        <w:rPr>
          <w:highlight w:val="yellow"/>
          <w:lang w:eastAsia="it-IT"/>
        </w:rPr>
      </w:pPr>
      <w:r w:rsidRPr="000A66DC">
        <w:rPr>
          <w:highlight w:val="yellow"/>
          <w:lang w:eastAsia="it-IT"/>
        </w:rPr>
        <w:t>Two phone numbers</w:t>
      </w:r>
    </w:p>
    <w:p w14:paraId="19B84F5B" w14:textId="77777777" w:rsidR="008462B5" w:rsidRPr="000A66DC" w:rsidRDefault="008462B5" w:rsidP="008462B5">
      <w:pPr>
        <w:pStyle w:val="ListParagraph"/>
        <w:numPr>
          <w:ilvl w:val="0"/>
          <w:numId w:val="9"/>
        </w:numPr>
        <w:rPr>
          <w:highlight w:val="yellow"/>
          <w:lang w:eastAsia="it-IT"/>
        </w:rPr>
      </w:pPr>
      <w:r w:rsidRPr="000A66DC">
        <w:rPr>
          <w:highlight w:val="yellow"/>
          <w:lang w:eastAsia="it-IT"/>
        </w:rPr>
        <w:t>Cryptocurrency wallets</w:t>
      </w:r>
    </w:p>
    <w:p w14:paraId="70F4E40D" w14:textId="5C35C04D" w:rsidR="00A26C0D" w:rsidRPr="008462B5" w:rsidRDefault="008462B5" w:rsidP="008462B5">
      <w:pPr>
        <w:pStyle w:val="ListParagraph"/>
        <w:numPr>
          <w:ilvl w:val="0"/>
          <w:numId w:val="9"/>
        </w:numPr>
        <w:rPr>
          <w:highlight w:val="yellow"/>
          <w:lang w:eastAsia="it-IT"/>
        </w:rPr>
      </w:pPr>
      <w:r w:rsidRPr="000A66DC">
        <w:rPr>
          <w:highlight w:val="yellow"/>
          <w:lang w:eastAsia="it-IT"/>
        </w:rPr>
        <w:t>Visual content associated with social media accounts</w:t>
      </w:r>
      <w:commentRangeEnd w:id="669"/>
      <w:r>
        <w:rPr>
          <w:rStyle w:val="CommentReference"/>
        </w:rPr>
        <w:commentReference w:id="669"/>
      </w:r>
    </w:p>
    <w:p w14:paraId="30155B10" w14:textId="5222AA79" w:rsidR="00A26C0D" w:rsidRDefault="008462B5" w:rsidP="008462B5">
      <w:pPr>
        <w:pStyle w:val="Heading3"/>
      </w:pPr>
      <w:r>
        <w:t xml:space="preserve">Procedures followed for collecting </w:t>
      </w:r>
      <w:commentRangeStart w:id="670"/>
      <w:r>
        <w:t>data</w:t>
      </w:r>
      <w:commentRangeEnd w:id="670"/>
      <w:r>
        <w:rPr>
          <w:rStyle w:val="CommentReference"/>
          <w:rFonts w:eastAsiaTheme="minorEastAsia" w:cstheme="minorBidi"/>
          <w:b w:val="0"/>
          <w:bCs w:val="0"/>
          <w:lang w:eastAsia="en-GB"/>
        </w:rPr>
        <w:commentReference w:id="670"/>
      </w:r>
    </w:p>
    <w:p w14:paraId="16F2C8E3" w14:textId="3AE51E86" w:rsidR="000A78B9" w:rsidRPr="000A78B9" w:rsidRDefault="000A78B9" w:rsidP="000A78B9">
      <w:pPr>
        <w:rPr>
          <w:lang w:eastAsia="it-IT"/>
        </w:rPr>
      </w:pPr>
      <w:commentRangeStart w:id="671"/>
      <w:r w:rsidRPr="000A66DC">
        <w:rPr>
          <w:highlight w:val="yellow"/>
          <w:lang w:eastAsia="it-IT"/>
        </w:rPr>
        <w:t>Describe in detail how the various datasets have been formulated in UC1 (list of keywords, sites, sources, etc.).</w:t>
      </w:r>
      <w:commentRangeEnd w:id="671"/>
      <w:r>
        <w:rPr>
          <w:rStyle w:val="CommentReference"/>
        </w:rPr>
        <w:commentReference w:id="671"/>
      </w:r>
    </w:p>
    <w:p w14:paraId="3E533EB1" w14:textId="77777777" w:rsidR="00A26C0D" w:rsidRDefault="00E260B6">
      <w:pPr>
        <w:pStyle w:val="Heading3"/>
      </w:pPr>
      <w:bookmarkStart w:id="672" w:name="_Toc525902815"/>
      <w:r>
        <w:t>Legal and ethical aspects</w:t>
      </w:r>
      <w:bookmarkEnd w:id="672"/>
    </w:p>
    <w:p w14:paraId="1A98E9E4" w14:textId="77777777" w:rsidR="00A26C0D" w:rsidRDefault="00E260B6">
      <w:pPr>
        <w:rPr>
          <w:sz w:val="23"/>
          <w:szCs w:val="23"/>
        </w:rPr>
      </w:pPr>
      <w:commentRangeStart w:id="673"/>
      <w:r w:rsidRPr="008462B5">
        <w:rPr>
          <w:sz w:val="23"/>
          <w:szCs w:val="23"/>
          <w:highlight w:val="yellow"/>
        </w:rPr>
        <w:t>All the foreseeable implications in law and legislation about data exchange for setting ANITA datasets have been extensively discussed with partners. Therefore, ANITA will respect all the regulations that accompany the data from each country.</w:t>
      </w:r>
      <w:commentRangeEnd w:id="673"/>
      <w:r w:rsidR="008462B5">
        <w:rPr>
          <w:rStyle w:val="CommentReference"/>
        </w:rPr>
        <w:commentReference w:id="673"/>
      </w:r>
    </w:p>
    <w:p w14:paraId="77517E48" w14:textId="77777777" w:rsidR="00A26C0D" w:rsidRDefault="00A26C0D">
      <w:pPr>
        <w:rPr>
          <w:rFonts w:ascii="Calibri" w:hAnsi="Calibri" w:cs="Calibri"/>
          <w:color w:val="000000"/>
          <w:sz w:val="23"/>
          <w:szCs w:val="23"/>
          <w:lang w:eastAsia="ja-JP"/>
        </w:rPr>
      </w:pPr>
    </w:p>
    <w:p w14:paraId="0C6681AD" w14:textId="77777777" w:rsidR="00A26C0D" w:rsidRDefault="00E260B6">
      <w:pPr>
        <w:pStyle w:val="Caption"/>
      </w:pPr>
      <w:bookmarkStart w:id="674" w:name="_Toc522623954"/>
      <w:r>
        <w:t xml:space="preserve">Table </w:t>
      </w:r>
      <w:fldSimple w:instr=" SEQ Table \* ARABIC ">
        <w:r>
          <w:t>6</w:t>
        </w:r>
      </w:fldSimple>
      <w:r>
        <w:t>: Datasets - Use Case 2</w:t>
      </w:r>
      <w:bookmarkEnd w:id="674"/>
    </w:p>
    <w:tbl>
      <w:tblPr>
        <w:tblStyle w:val="TableGrid"/>
        <w:tblW w:w="10031" w:type="dxa"/>
        <w:tblLayout w:type="fixed"/>
        <w:tblLook w:val="04A0" w:firstRow="1" w:lastRow="0" w:firstColumn="1" w:lastColumn="0" w:noHBand="0" w:noVBand="1"/>
      </w:tblPr>
      <w:tblGrid>
        <w:gridCol w:w="959"/>
        <w:gridCol w:w="1276"/>
        <w:gridCol w:w="1134"/>
        <w:gridCol w:w="992"/>
        <w:gridCol w:w="1134"/>
        <w:gridCol w:w="1134"/>
        <w:gridCol w:w="1134"/>
        <w:gridCol w:w="1134"/>
        <w:gridCol w:w="1134"/>
      </w:tblGrid>
      <w:tr w:rsidR="00A26C0D" w14:paraId="68E77BD7" w14:textId="77777777">
        <w:tc>
          <w:tcPr>
            <w:tcW w:w="959" w:type="dxa"/>
            <w:shd w:val="clear" w:color="auto" w:fill="4F81BD" w:themeFill="accent1"/>
          </w:tcPr>
          <w:p w14:paraId="53898484" w14:textId="77777777" w:rsidR="00A26C0D" w:rsidRDefault="00E260B6">
            <w:pPr>
              <w:jc w:val="center"/>
              <w:rPr>
                <w:sz w:val="18"/>
                <w:szCs w:val="20"/>
              </w:rPr>
            </w:pPr>
            <w:r>
              <w:rPr>
                <w:sz w:val="18"/>
                <w:szCs w:val="20"/>
              </w:rPr>
              <w:t>Dataset Name ID or similar</w:t>
            </w:r>
          </w:p>
        </w:tc>
        <w:tc>
          <w:tcPr>
            <w:tcW w:w="1276" w:type="dxa"/>
            <w:shd w:val="clear" w:color="auto" w:fill="4F81BD" w:themeFill="accent1"/>
          </w:tcPr>
          <w:p w14:paraId="5DAD9E68" w14:textId="77777777" w:rsidR="00A26C0D" w:rsidRDefault="00E260B6">
            <w:pPr>
              <w:jc w:val="center"/>
              <w:rPr>
                <w:sz w:val="18"/>
                <w:szCs w:val="20"/>
              </w:rPr>
            </w:pPr>
            <w:r>
              <w:rPr>
                <w:sz w:val="18"/>
                <w:szCs w:val="20"/>
              </w:rPr>
              <w:t>Short Dataset Description</w:t>
            </w:r>
          </w:p>
        </w:tc>
        <w:tc>
          <w:tcPr>
            <w:tcW w:w="1134" w:type="dxa"/>
            <w:shd w:val="clear" w:color="auto" w:fill="4F81BD" w:themeFill="accent1"/>
          </w:tcPr>
          <w:p w14:paraId="68A2EF8B" w14:textId="77777777" w:rsidR="00A26C0D" w:rsidRDefault="00E260B6">
            <w:pPr>
              <w:jc w:val="center"/>
              <w:rPr>
                <w:sz w:val="18"/>
                <w:szCs w:val="20"/>
              </w:rPr>
            </w:pPr>
            <w:r>
              <w:rPr>
                <w:sz w:val="18"/>
                <w:szCs w:val="20"/>
              </w:rPr>
              <w:t>Dataset Owner (Country)</w:t>
            </w:r>
          </w:p>
        </w:tc>
        <w:tc>
          <w:tcPr>
            <w:tcW w:w="992" w:type="dxa"/>
            <w:shd w:val="clear" w:color="auto" w:fill="4F81BD" w:themeFill="accent1"/>
          </w:tcPr>
          <w:p w14:paraId="4DCC99B0" w14:textId="77777777" w:rsidR="00A26C0D" w:rsidRDefault="00E260B6">
            <w:pPr>
              <w:jc w:val="center"/>
              <w:rPr>
                <w:sz w:val="18"/>
                <w:szCs w:val="20"/>
              </w:rPr>
            </w:pPr>
            <w:r>
              <w:rPr>
                <w:sz w:val="18"/>
                <w:szCs w:val="20"/>
              </w:rPr>
              <w:t>Data formats</w:t>
            </w:r>
          </w:p>
        </w:tc>
        <w:tc>
          <w:tcPr>
            <w:tcW w:w="1134" w:type="dxa"/>
            <w:shd w:val="clear" w:color="auto" w:fill="4F81BD" w:themeFill="accent1"/>
          </w:tcPr>
          <w:p w14:paraId="3D30C7E2" w14:textId="77777777" w:rsidR="00A26C0D" w:rsidRDefault="00E260B6">
            <w:pPr>
              <w:jc w:val="center"/>
              <w:rPr>
                <w:sz w:val="18"/>
                <w:szCs w:val="20"/>
              </w:rPr>
            </w:pPr>
            <w:r>
              <w:rPr>
                <w:sz w:val="18"/>
                <w:szCs w:val="20"/>
              </w:rPr>
              <w:t>Are Personal data (*) included?</w:t>
            </w:r>
          </w:p>
        </w:tc>
        <w:tc>
          <w:tcPr>
            <w:tcW w:w="1134" w:type="dxa"/>
            <w:shd w:val="clear" w:color="auto" w:fill="4F81BD" w:themeFill="accent1"/>
          </w:tcPr>
          <w:p w14:paraId="137105DE" w14:textId="77777777" w:rsidR="00A26C0D" w:rsidRDefault="00E260B6">
            <w:pPr>
              <w:jc w:val="center"/>
              <w:rPr>
                <w:sz w:val="18"/>
                <w:szCs w:val="20"/>
              </w:rPr>
            </w:pPr>
            <w:r>
              <w:rPr>
                <w:sz w:val="18"/>
                <w:szCs w:val="20"/>
              </w:rPr>
              <w:t>Are sensitive data (**) included?</w:t>
            </w:r>
          </w:p>
        </w:tc>
        <w:tc>
          <w:tcPr>
            <w:tcW w:w="1134" w:type="dxa"/>
            <w:shd w:val="clear" w:color="auto" w:fill="4F81BD" w:themeFill="accent1"/>
          </w:tcPr>
          <w:p w14:paraId="71FAC42D" w14:textId="77777777" w:rsidR="00A26C0D" w:rsidRDefault="00E260B6">
            <w:pPr>
              <w:jc w:val="center"/>
              <w:rPr>
                <w:sz w:val="18"/>
                <w:szCs w:val="20"/>
              </w:rPr>
            </w:pPr>
            <w:r>
              <w:rPr>
                <w:sz w:val="18"/>
                <w:szCs w:val="20"/>
              </w:rPr>
              <w:t>Are Police &amp; Judicial Data (***) included?</w:t>
            </w:r>
          </w:p>
        </w:tc>
        <w:tc>
          <w:tcPr>
            <w:tcW w:w="1134" w:type="dxa"/>
            <w:shd w:val="clear" w:color="auto" w:fill="4F81BD" w:themeFill="accent1"/>
          </w:tcPr>
          <w:p w14:paraId="3C44EAD5" w14:textId="77777777" w:rsidR="00A26C0D" w:rsidRDefault="00E260B6">
            <w:pPr>
              <w:jc w:val="center"/>
              <w:rPr>
                <w:sz w:val="18"/>
                <w:szCs w:val="20"/>
              </w:rPr>
            </w:pPr>
            <w:r>
              <w:rPr>
                <w:sz w:val="18"/>
                <w:szCs w:val="20"/>
              </w:rPr>
              <w:t>Have data subjects given consent and for what use of the data?</w:t>
            </w:r>
          </w:p>
        </w:tc>
        <w:tc>
          <w:tcPr>
            <w:tcW w:w="1134" w:type="dxa"/>
            <w:shd w:val="clear" w:color="auto" w:fill="4F81BD" w:themeFill="accent1"/>
          </w:tcPr>
          <w:p w14:paraId="3AF1CA37" w14:textId="77777777" w:rsidR="00A26C0D" w:rsidRDefault="00E260B6">
            <w:pPr>
              <w:jc w:val="center"/>
              <w:rPr>
                <w:sz w:val="18"/>
                <w:szCs w:val="20"/>
              </w:rPr>
            </w:pPr>
            <w:r>
              <w:rPr>
                <w:sz w:val="18"/>
                <w:szCs w:val="20"/>
              </w:rPr>
              <w:t xml:space="preserve">Possibility to anonymize </w:t>
            </w:r>
            <w:commentRangeStart w:id="675"/>
            <w:r>
              <w:rPr>
                <w:sz w:val="18"/>
                <w:szCs w:val="20"/>
              </w:rPr>
              <w:t>dataset</w:t>
            </w:r>
            <w:commentRangeEnd w:id="675"/>
            <w:r w:rsidR="008462B5">
              <w:rPr>
                <w:rStyle w:val="CommentReference"/>
                <w:lang w:eastAsia="en-GB"/>
              </w:rPr>
              <w:commentReference w:id="675"/>
            </w:r>
          </w:p>
        </w:tc>
      </w:tr>
      <w:tr w:rsidR="00A26C0D" w14:paraId="37F1D2A8" w14:textId="77777777">
        <w:tc>
          <w:tcPr>
            <w:tcW w:w="959" w:type="dxa"/>
            <w:shd w:val="clear" w:color="auto" w:fill="auto"/>
          </w:tcPr>
          <w:p w14:paraId="1386DB79" w14:textId="77777777" w:rsidR="00A26C0D" w:rsidRPr="008462B5" w:rsidRDefault="00A26C0D">
            <w:pPr>
              <w:rPr>
                <w:sz w:val="20"/>
                <w:szCs w:val="20"/>
                <w:highlight w:val="yellow"/>
              </w:rPr>
            </w:pPr>
          </w:p>
        </w:tc>
        <w:tc>
          <w:tcPr>
            <w:tcW w:w="1276" w:type="dxa"/>
            <w:shd w:val="clear" w:color="auto" w:fill="auto"/>
          </w:tcPr>
          <w:p w14:paraId="379E67CE" w14:textId="77777777" w:rsidR="00A26C0D" w:rsidRPr="008462B5" w:rsidRDefault="00A26C0D">
            <w:pPr>
              <w:rPr>
                <w:sz w:val="20"/>
                <w:szCs w:val="20"/>
                <w:highlight w:val="yellow"/>
              </w:rPr>
            </w:pPr>
          </w:p>
        </w:tc>
        <w:tc>
          <w:tcPr>
            <w:tcW w:w="1134" w:type="dxa"/>
            <w:shd w:val="clear" w:color="auto" w:fill="auto"/>
          </w:tcPr>
          <w:p w14:paraId="5301222D" w14:textId="77777777" w:rsidR="00A26C0D" w:rsidRPr="008462B5" w:rsidRDefault="00E260B6">
            <w:pPr>
              <w:rPr>
                <w:sz w:val="20"/>
                <w:szCs w:val="20"/>
                <w:highlight w:val="yellow"/>
              </w:rPr>
            </w:pPr>
            <w:r w:rsidRPr="008462B5">
              <w:rPr>
                <w:sz w:val="20"/>
                <w:szCs w:val="20"/>
                <w:highlight w:val="yellow"/>
              </w:rPr>
              <w:t>Serbia</w:t>
            </w:r>
          </w:p>
        </w:tc>
        <w:tc>
          <w:tcPr>
            <w:tcW w:w="992" w:type="dxa"/>
            <w:shd w:val="clear" w:color="auto" w:fill="auto"/>
          </w:tcPr>
          <w:p w14:paraId="6D88F81B" w14:textId="77777777" w:rsidR="00A26C0D" w:rsidRPr="008462B5" w:rsidRDefault="00A26C0D">
            <w:pPr>
              <w:rPr>
                <w:sz w:val="20"/>
                <w:szCs w:val="20"/>
                <w:highlight w:val="yellow"/>
              </w:rPr>
            </w:pPr>
          </w:p>
        </w:tc>
        <w:tc>
          <w:tcPr>
            <w:tcW w:w="1134" w:type="dxa"/>
            <w:shd w:val="clear" w:color="auto" w:fill="auto"/>
          </w:tcPr>
          <w:p w14:paraId="3AA302E5" w14:textId="77777777" w:rsidR="00A26C0D" w:rsidRPr="008462B5" w:rsidRDefault="00A26C0D">
            <w:pPr>
              <w:rPr>
                <w:sz w:val="20"/>
                <w:szCs w:val="20"/>
                <w:highlight w:val="yellow"/>
              </w:rPr>
            </w:pPr>
          </w:p>
        </w:tc>
        <w:tc>
          <w:tcPr>
            <w:tcW w:w="1134" w:type="dxa"/>
            <w:shd w:val="clear" w:color="auto" w:fill="auto"/>
          </w:tcPr>
          <w:p w14:paraId="1AB2D200" w14:textId="77777777" w:rsidR="00A26C0D" w:rsidRPr="008462B5" w:rsidRDefault="00A26C0D">
            <w:pPr>
              <w:rPr>
                <w:sz w:val="20"/>
                <w:szCs w:val="20"/>
                <w:highlight w:val="yellow"/>
              </w:rPr>
            </w:pPr>
          </w:p>
        </w:tc>
        <w:tc>
          <w:tcPr>
            <w:tcW w:w="1134" w:type="dxa"/>
            <w:shd w:val="clear" w:color="auto" w:fill="auto"/>
          </w:tcPr>
          <w:p w14:paraId="592F166D" w14:textId="77777777" w:rsidR="00A26C0D" w:rsidRPr="008462B5" w:rsidRDefault="00A26C0D">
            <w:pPr>
              <w:rPr>
                <w:sz w:val="20"/>
                <w:szCs w:val="20"/>
                <w:highlight w:val="yellow"/>
              </w:rPr>
            </w:pPr>
          </w:p>
        </w:tc>
        <w:tc>
          <w:tcPr>
            <w:tcW w:w="1134" w:type="dxa"/>
            <w:shd w:val="clear" w:color="auto" w:fill="auto"/>
          </w:tcPr>
          <w:p w14:paraId="7E7C37EC" w14:textId="77777777" w:rsidR="00A26C0D" w:rsidRPr="008462B5" w:rsidRDefault="00A26C0D">
            <w:pPr>
              <w:rPr>
                <w:sz w:val="20"/>
                <w:szCs w:val="20"/>
                <w:highlight w:val="yellow"/>
              </w:rPr>
            </w:pPr>
          </w:p>
        </w:tc>
        <w:tc>
          <w:tcPr>
            <w:tcW w:w="1134" w:type="dxa"/>
            <w:shd w:val="clear" w:color="auto" w:fill="auto"/>
          </w:tcPr>
          <w:p w14:paraId="7E7A6140" w14:textId="77777777" w:rsidR="00A26C0D" w:rsidRPr="008462B5" w:rsidRDefault="00A26C0D">
            <w:pPr>
              <w:rPr>
                <w:sz w:val="20"/>
                <w:szCs w:val="20"/>
                <w:highlight w:val="yellow"/>
              </w:rPr>
            </w:pPr>
          </w:p>
        </w:tc>
      </w:tr>
    </w:tbl>
    <w:p w14:paraId="532B3AFE" w14:textId="77777777" w:rsidR="00A26C0D" w:rsidRDefault="00A26C0D">
      <w:pPr>
        <w:rPr>
          <w:lang w:eastAsia="it-IT"/>
        </w:rPr>
      </w:pPr>
    </w:p>
    <w:p w14:paraId="3C82F272" w14:textId="77777777" w:rsidR="00A26C0D" w:rsidRDefault="00E260B6">
      <w:pPr>
        <w:rPr>
          <w:lang w:eastAsia="it-IT"/>
        </w:rPr>
      </w:pPr>
      <w:r>
        <w:rPr>
          <w:noProof/>
        </w:rPr>
        <w:lastRenderedPageBreak/>
        <mc:AlternateContent>
          <mc:Choice Requires="wps">
            <w:drawing>
              <wp:anchor distT="0" distB="0" distL="114300" distR="114300" simplePos="0" relativeHeight="251664384" behindDoc="0" locked="0" layoutInCell="1" allowOverlap="1" wp14:anchorId="0EBDEE81" wp14:editId="277377D2">
                <wp:simplePos x="0" y="0"/>
                <wp:positionH relativeFrom="column">
                  <wp:posOffset>-63500</wp:posOffset>
                </wp:positionH>
                <wp:positionV relativeFrom="paragraph">
                  <wp:posOffset>40005</wp:posOffset>
                </wp:positionV>
                <wp:extent cx="6331585" cy="1403985"/>
                <wp:effectExtent l="0" t="0" r="12065" b="1460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1403985"/>
                        </a:xfrm>
                        <a:prstGeom prst="rect">
                          <a:avLst/>
                        </a:prstGeom>
                        <a:solidFill>
                          <a:srgbClr val="FFFFFF"/>
                        </a:solidFill>
                        <a:ln w="9525">
                          <a:solidFill>
                            <a:srgbClr val="000000"/>
                          </a:solidFill>
                          <a:miter lim="800000"/>
                        </a:ln>
                      </wps:spPr>
                      <wps:txbx>
                        <w:txbxContent>
                          <w:p w14:paraId="2BF95F28" w14:textId="77777777" w:rsidR="006B0832" w:rsidRDefault="006B0832">
                            <w:pPr>
                              <w:pStyle w:val="Default"/>
                              <w:rPr>
                                <w:sz w:val="20"/>
                                <w:szCs w:val="20"/>
                              </w:rPr>
                            </w:pPr>
                            <w:r>
                              <w:rPr>
                                <w:i/>
                                <w:iCs/>
                                <w:sz w:val="20"/>
                                <w:szCs w:val="20"/>
                              </w:rPr>
                              <w:t xml:space="preserve">*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 </w:t>
                            </w:r>
                          </w:p>
                          <w:p w14:paraId="18C45767" w14:textId="77777777" w:rsidR="006B0832" w:rsidRDefault="006B0832">
                            <w:pPr>
                              <w:autoSpaceDE w:val="0"/>
                              <w:autoSpaceDN w:val="0"/>
                              <w:adjustRightInd w:val="0"/>
                              <w:spacing w:after="0"/>
                              <w:jc w:val="left"/>
                              <w:rPr>
                                <w:rFonts w:ascii="Calibri" w:hAnsi="Calibri" w:cs="Calibri"/>
                                <w:color w:val="000000"/>
                                <w:sz w:val="20"/>
                                <w:szCs w:val="20"/>
                                <w:lang w:eastAsia="ja-JP"/>
                              </w:rPr>
                            </w:pPr>
                            <w:r>
                              <w:rPr>
                                <w:rFonts w:ascii="Calibri" w:hAnsi="Calibri" w:cs="Calibri"/>
                                <w:i/>
                                <w:iCs/>
                                <w:color w:val="000000"/>
                                <w:sz w:val="20"/>
                                <w:szCs w:val="20"/>
                                <w:lang w:eastAsia="ja-JP"/>
                              </w:rPr>
                              <w:t xml:space="preserve">** personal data revealing racial or ethnic origin, political opinions, religious or philosophical beliefs, trade-union membership, or concerning health or sex life. </w:t>
                            </w:r>
                          </w:p>
                          <w:p w14:paraId="3F59DB0B" w14:textId="77777777" w:rsidR="006B0832" w:rsidRDefault="006B0832">
                            <w:r>
                              <w:rPr>
                                <w:rFonts w:ascii="Calibri" w:hAnsi="Calibri" w:cs="Calibri"/>
                                <w:i/>
                                <w:iCs/>
                                <w:color w:val="000000"/>
                                <w:sz w:val="20"/>
                                <w:szCs w:val="20"/>
                                <w:lang w:eastAsia="ja-JP"/>
                              </w:rPr>
                              <w:t>*** data related to a) suspected criminal offences, b) criminal sentences, c) criminal and administrative sanctions, penalties, fines or d) any other police measures in place against an individual. If so, for which of these categories?</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0EBDEE81" id="_x0000_s1028" type="#_x0000_t202" style="position:absolute;left:0;text-align:left;margin-left:-5pt;margin-top:3.15pt;width:498.5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">
                <v:textbox style="mso-fit-shape-to-text:t">
                  <w:txbxContent>
                    <w:p w14:paraId="2BF95F28" w14:textId="77777777" w:rsidR="006B0832" w:rsidRDefault="006B0832">
                      <w:pPr>
                        <w:pStyle w:val="Default"/>
                        <w:rPr>
                          <w:sz w:val="20"/>
                          <w:szCs w:val="20"/>
                        </w:rPr>
                      </w:pPr>
                      <w:r>
                        <w:rPr>
                          <w:i/>
                          <w:iCs/>
                          <w:sz w:val="20"/>
                          <w:szCs w:val="20"/>
                        </w:rPr>
                        <w:t xml:space="preserve">*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 </w:t>
                      </w:r>
                    </w:p>
                    <w:p w14:paraId="18C45767" w14:textId="77777777" w:rsidR="006B0832" w:rsidRDefault="006B0832">
                      <w:pPr>
                        <w:autoSpaceDE w:val="0"/>
                        <w:autoSpaceDN w:val="0"/>
                        <w:adjustRightInd w:val="0"/>
                        <w:spacing w:after="0"/>
                        <w:jc w:val="left"/>
                        <w:rPr>
                          <w:rFonts w:ascii="Calibri" w:hAnsi="Calibri" w:cs="Calibri"/>
                          <w:color w:val="000000"/>
                          <w:sz w:val="20"/>
                          <w:szCs w:val="20"/>
                          <w:lang w:eastAsia="ja-JP"/>
                        </w:rPr>
                      </w:pPr>
                      <w:r>
                        <w:rPr>
                          <w:rFonts w:ascii="Calibri" w:hAnsi="Calibri" w:cs="Calibri"/>
                          <w:i/>
                          <w:iCs/>
                          <w:color w:val="000000"/>
                          <w:sz w:val="20"/>
                          <w:szCs w:val="20"/>
                          <w:lang w:eastAsia="ja-JP"/>
                        </w:rPr>
                        <w:t xml:space="preserve">** personal data revealing racial or ethnic origin, political opinions, religious or philosophical beliefs, trade-union membership, or concerning health or sex life. </w:t>
                      </w:r>
                    </w:p>
                    <w:p w14:paraId="3F59DB0B" w14:textId="77777777" w:rsidR="006B0832" w:rsidRDefault="006B0832">
                      <w:r>
                        <w:rPr>
                          <w:rFonts w:ascii="Calibri" w:hAnsi="Calibri" w:cs="Calibri"/>
                          <w:i/>
                          <w:iCs/>
                          <w:color w:val="000000"/>
                          <w:sz w:val="20"/>
                          <w:szCs w:val="20"/>
                          <w:lang w:eastAsia="ja-JP"/>
                        </w:rPr>
                        <w:t>*** data related to a) suspected criminal offences, b) criminal sentences, c) criminal and administrative sanctions, penalties, fines or d) any other police measures in place against an individual. If so, for which of these categories?</w:t>
                      </w:r>
                    </w:p>
                  </w:txbxContent>
                </v:textbox>
                <w10:wrap type="topAndBottom"/>
              </v:shape>
            </w:pict>
          </mc:Fallback>
        </mc:AlternateContent>
      </w:r>
    </w:p>
    <w:p w14:paraId="069BE6E5" w14:textId="77777777" w:rsidR="00A26C0D" w:rsidRDefault="00E260B6">
      <w:pPr>
        <w:pStyle w:val="Heading2"/>
      </w:pPr>
      <w:bookmarkStart w:id="676" w:name="_Toc525902816"/>
      <w:r>
        <w:t>Use case 3 data collection</w:t>
      </w:r>
      <w:bookmarkEnd w:id="676"/>
    </w:p>
    <w:p w14:paraId="25F58CC0" w14:textId="77777777" w:rsidR="00A26C0D" w:rsidRDefault="00E260B6">
      <w:r>
        <w:rPr>
          <w:sz w:val="23"/>
          <w:szCs w:val="23"/>
        </w:rPr>
        <w:t>The process of creating the datasets for UC3 requires steps that are similar with those involved in UC1 and UC2. Therefore, following a similar procedure, the datasets for UC3 was established so as to enable the evaluation and test of the functionalities that are described in Section 3.1.</w:t>
      </w:r>
    </w:p>
    <w:p w14:paraId="58256602" w14:textId="77777777" w:rsidR="00A26C0D" w:rsidRDefault="00E260B6">
      <w:pPr>
        <w:pStyle w:val="Heading3"/>
      </w:pPr>
      <w:bookmarkStart w:id="677" w:name="_Toc525902817"/>
      <w:r>
        <w:t>Data requirements in Use Case 3</w:t>
      </w:r>
      <w:bookmarkEnd w:id="677"/>
    </w:p>
    <w:p w14:paraId="2DC746C6" w14:textId="77777777" w:rsidR="00A26C0D" w:rsidRDefault="00E260B6">
      <w:pPr>
        <w:rPr>
          <w:lang w:eastAsia="ja-JP"/>
        </w:rPr>
      </w:pPr>
      <w:r>
        <w:rPr>
          <w:lang w:eastAsia="ja-JP"/>
        </w:rPr>
        <w:t xml:space="preserve">During the project meetings and through the discussions that took place, the end-users and technical partners clarified all the requirements for the UC3 datasets.  The use case and scenarios served to inform the content of the datasets in such a way that they will be useful for technical partners to develop their tools. Among others, the following questions were answered: </w:t>
      </w:r>
    </w:p>
    <w:p w14:paraId="50F2F0EC" w14:textId="77777777" w:rsidR="00A26C0D" w:rsidRPr="008462B5" w:rsidRDefault="00E260B6">
      <w:pPr>
        <w:pStyle w:val="ListParagraph"/>
        <w:numPr>
          <w:ilvl w:val="0"/>
          <w:numId w:val="18"/>
        </w:numPr>
        <w:autoSpaceDE w:val="0"/>
        <w:autoSpaceDN w:val="0"/>
        <w:adjustRightInd w:val="0"/>
        <w:spacing w:after="80"/>
        <w:jc w:val="left"/>
        <w:rPr>
          <w:lang w:eastAsia="ja-JP"/>
        </w:rPr>
      </w:pPr>
      <w:r w:rsidRPr="008462B5">
        <w:rPr>
          <w:lang w:eastAsia="ja-JP"/>
        </w:rPr>
        <w:t xml:space="preserve">What queries need to be discussed and further clarified with end-users </w:t>
      </w:r>
    </w:p>
    <w:p w14:paraId="13116328" w14:textId="0C4F2E05" w:rsidR="00A26C0D" w:rsidRPr="008462B5" w:rsidRDefault="00E260B6">
      <w:pPr>
        <w:pStyle w:val="ListParagraph"/>
        <w:numPr>
          <w:ilvl w:val="0"/>
          <w:numId w:val="18"/>
        </w:numPr>
        <w:autoSpaceDE w:val="0"/>
        <w:autoSpaceDN w:val="0"/>
        <w:adjustRightInd w:val="0"/>
        <w:spacing w:after="80"/>
        <w:jc w:val="left"/>
        <w:rPr>
          <w:lang w:eastAsia="ja-JP"/>
        </w:rPr>
      </w:pPr>
      <w:r w:rsidRPr="008462B5">
        <w:rPr>
          <w:lang w:eastAsia="ja-JP"/>
        </w:rPr>
        <w:t xml:space="preserve">What </w:t>
      </w:r>
      <w:proofErr w:type="gramStart"/>
      <w:r w:rsidR="008462B5" w:rsidRPr="008462B5">
        <w:rPr>
          <w:lang w:eastAsia="ja-JP"/>
        </w:rPr>
        <w:t>are</w:t>
      </w:r>
      <w:proofErr w:type="gramEnd"/>
      <w:r w:rsidRPr="008462B5">
        <w:rPr>
          <w:lang w:eastAsia="ja-JP"/>
        </w:rPr>
        <w:t xml:space="preserve"> the specific data that are required for UC3 </w:t>
      </w:r>
    </w:p>
    <w:p w14:paraId="1D15ABB5" w14:textId="5089E1F0" w:rsidR="00A26C0D" w:rsidRPr="008462B5" w:rsidRDefault="00E260B6">
      <w:pPr>
        <w:pStyle w:val="ListParagraph"/>
        <w:numPr>
          <w:ilvl w:val="0"/>
          <w:numId w:val="18"/>
        </w:numPr>
        <w:autoSpaceDE w:val="0"/>
        <w:autoSpaceDN w:val="0"/>
        <w:adjustRightInd w:val="0"/>
        <w:spacing w:after="80"/>
        <w:jc w:val="left"/>
        <w:rPr>
          <w:lang w:eastAsia="ja-JP"/>
        </w:rPr>
      </w:pPr>
      <w:r w:rsidRPr="008462B5">
        <w:rPr>
          <w:lang w:eastAsia="ja-JP"/>
        </w:rPr>
        <w:t xml:space="preserve">How </w:t>
      </w:r>
      <w:r w:rsidR="008462B5">
        <w:rPr>
          <w:lang w:eastAsia="ja-JP"/>
        </w:rPr>
        <w:t>are the data for UC3</w:t>
      </w:r>
      <w:r w:rsidRPr="008462B5">
        <w:rPr>
          <w:lang w:eastAsia="ja-JP"/>
        </w:rPr>
        <w:t xml:space="preserve"> </w:t>
      </w:r>
      <w:proofErr w:type="gramStart"/>
      <w:r w:rsidRPr="008462B5">
        <w:rPr>
          <w:lang w:eastAsia="ja-JP"/>
        </w:rPr>
        <w:t>collected</w:t>
      </w:r>
      <w:proofErr w:type="gramEnd"/>
      <w:r w:rsidRPr="008462B5">
        <w:rPr>
          <w:lang w:eastAsia="ja-JP"/>
        </w:rPr>
        <w:t xml:space="preserve"> </w:t>
      </w:r>
    </w:p>
    <w:p w14:paraId="6368FEBE" w14:textId="77777777" w:rsidR="00A26C0D" w:rsidRPr="008462B5" w:rsidRDefault="00E260B6">
      <w:pPr>
        <w:pStyle w:val="ListParagraph"/>
        <w:numPr>
          <w:ilvl w:val="0"/>
          <w:numId w:val="18"/>
        </w:numPr>
        <w:autoSpaceDE w:val="0"/>
        <w:autoSpaceDN w:val="0"/>
        <w:adjustRightInd w:val="0"/>
        <w:spacing w:after="80"/>
        <w:jc w:val="left"/>
        <w:rPr>
          <w:lang w:eastAsia="ja-JP"/>
        </w:rPr>
      </w:pPr>
      <w:r w:rsidRPr="008462B5">
        <w:rPr>
          <w:lang w:eastAsia="ja-JP"/>
        </w:rPr>
        <w:t xml:space="preserve">What are the legal and ethical implications from gathering data for UC3 </w:t>
      </w:r>
    </w:p>
    <w:p w14:paraId="4E019D82" w14:textId="77777777" w:rsidR="00A26C0D" w:rsidRPr="008462B5" w:rsidRDefault="00E260B6">
      <w:pPr>
        <w:pStyle w:val="ListParagraph"/>
        <w:numPr>
          <w:ilvl w:val="0"/>
          <w:numId w:val="18"/>
        </w:numPr>
        <w:autoSpaceDE w:val="0"/>
        <w:autoSpaceDN w:val="0"/>
        <w:adjustRightInd w:val="0"/>
        <w:spacing w:after="0"/>
        <w:jc w:val="left"/>
        <w:rPr>
          <w:lang w:eastAsia="ja-JP"/>
        </w:rPr>
      </w:pPr>
      <w:r w:rsidRPr="008462B5">
        <w:rPr>
          <w:lang w:eastAsia="ja-JP"/>
        </w:rPr>
        <w:t xml:space="preserve">What partners need to be involved in the collection process </w:t>
      </w:r>
    </w:p>
    <w:p w14:paraId="2F045FF1" w14:textId="77777777" w:rsidR="00A26C0D" w:rsidRDefault="00A26C0D">
      <w:pPr>
        <w:autoSpaceDE w:val="0"/>
        <w:autoSpaceDN w:val="0"/>
        <w:adjustRightInd w:val="0"/>
        <w:spacing w:after="0"/>
        <w:jc w:val="left"/>
        <w:rPr>
          <w:rFonts w:ascii="Calibri" w:hAnsi="Calibri"/>
          <w:sz w:val="23"/>
          <w:szCs w:val="23"/>
          <w:lang w:eastAsia="ja-JP"/>
        </w:rPr>
      </w:pPr>
    </w:p>
    <w:p w14:paraId="55E1609D" w14:textId="77777777" w:rsidR="00A26C0D" w:rsidRPr="008462B5" w:rsidRDefault="00E260B6">
      <w:pPr>
        <w:rPr>
          <w:lang w:eastAsia="it-IT"/>
        </w:rPr>
      </w:pPr>
      <w:r w:rsidRPr="008462B5">
        <w:rPr>
          <w:lang w:eastAsia="ja-JP"/>
        </w:rPr>
        <w:t>Each question was separately discussed among the partners in the consortium to realize the actual requirements for UC3 datasets before proceeding to its creation.</w:t>
      </w:r>
    </w:p>
    <w:p w14:paraId="42444C7D" w14:textId="77777777" w:rsidR="00A26C0D" w:rsidRDefault="00E260B6">
      <w:pPr>
        <w:pStyle w:val="Heading3"/>
      </w:pPr>
      <w:bookmarkStart w:id="678" w:name="_Toc525902818"/>
      <w:r>
        <w:t>Procedural aspects of data gathering</w:t>
      </w:r>
      <w:bookmarkEnd w:id="678"/>
    </w:p>
    <w:p w14:paraId="669748A3" w14:textId="3B671A51" w:rsidR="000A78B9" w:rsidRDefault="000A78B9" w:rsidP="000A78B9">
      <w:pPr>
        <w:rPr>
          <w:lang w:eastAsia="it-IT"/>
        </w:rPr>
      </w:pPr>
      <w:bookmarkStart w:id="679" w:name="_Toc525902819"/>
      <w:r>
        <w:rPr>
          <w:lang w:eastAsia="it-IT"/>
        </w:rPr>
        <w:t xml:space="preserve">Thorough discussions were held between the partners and end users in order to form the best possible basis for a robust data set useable not only for this use case but potentially also transferrable across other use cases. The responsible partners providing source information for the UC1 datasets are </w:t>
      </w:r>
      <w:r>
        <w:rPr>
          <w:highlight w:val="yellow"/>
          <w:lang w:eastAsia="it-IT"/>
        </w:rPr>
        <w:t xml:space="preserve">LPV, NPN, DSTL and </w:t>
      </w:r>
      <w:proofErr w:type="spellStart"/>
      <w:r>
        <w:rPr>
          <w:highlight w:val="yellow"/>
          <w:lang w:eastAsia="it-IT"/>
        </w:rPr>
        <w:t>AoC</w:t>
      </w:r>
      <w:proofErr w:type="spellEnd"/>
      <w:r>
        <w:rPr>
          <w:lang w:eastAsia="it-IT"/>
        </w:rPr>
        <w:t xml:space="preserve">. </w:t>
      </w:r>
      <w:r w:rsidRPr="000A66DC">
        <w:rPr>
          <w:lang w:eastAsia="it-IT"/>
        </w:rPr>
        <w:t>The forensic dataset comprises:</w:t>
      </w:r>
    </w:p>
    <w:p w14:paraId="54CA80BC" w14:textId="77777777" w:rsidR="000A78B9" w:rsidRPr="000A66DC" w:rsidRDefault="000A78B9" w:rsidP="000A78B9">
      <w:pPr>
        <w:pStyle w:val="ListParagraph"/>
        <w:numPr>
          <w:ilvl w:val="0"/>
          <w:numId w:val="9"/>
        </w:numPr>
        <w:rPr>
          <w:highlight w:val="yellow"/>
          <w:lang w:eastAsia="it-IT"/>
        </w:rPr>
      </w:pPr>
      <w:commentRangeStart w:id="680"/>
      <w:r w:rsidRPr="000A66DC">
        <w:rPr>
          <w:highlight w:val="yellow"/>
          <w:lang w:eastAsia="it-IT"/>
        </w:rPr>
        <w:t>Examples of phishing emails downloaded from the deep web.</w:t>
      </w:r>
    </w:p>
    <w:p w14:paraId="77B99F3C" w14:textId="77777777" w:rsidR="000A78B9" w:rsidRPr="000A66DC" w:rsidRDefault="000A78B9" w:rsidP="000A78B9">
      <w:pPr>
        <w:pStyle w:val="ListParagraph"/>
        <w:numPr>
          <w:ilvl w:val="0"/>
          <w:numId w:val="9"/>
        </w:numPr>
        <w:rPr>
          <w:highlight w:val="yellow"/>
          <w:lang w:eastAsia="it-IT"/>
        </w:rPr>
      </w:pPr>
      <w:r w:rsidRPr="000A66DC">
        <w:rPr>
          <w:highlight w:val="yellow"/>
          <w:lang w:eastAsia="it-IT"/>
        </w:rPr>
        <w:t>Two Facebook accounts</w:t>
      </w:r>
    </w:p>
    <w:p w14:paraId="271EB310" w14:textId="77777777" w:rsidR="000A78B9" w:rsidRPr="000A66DC" w:rsidRDefault="000A78B9" w:rsidP="000A78B9">
      <w:pPr>
        <w:pStyle w:val="ListParagraph"/>
        <w:numPr>
          <w:ilvl w:val="0"/>
          <w:numId w:val="9"/>
        </w:numPr>
        <w:rPr>
          <w:highlight w:val="yellow"/>
          <w:lang w:eastAsia="it-IT"/>
        </w:rPr>
      </w:pPr>
      <w:r w:rsidRPr="000A66DC">
        <w:rPr>
          <w:highlight w:val="yellow"/>
          <w:lang w:eastAsia="it-IT"/>
        </w:rPr>
        <w:t>Transaction data</w:t>
      </w:r>
    </w:p>
    <w:p w14:paraId="5FC846CD" w14:textId="77777777" w:rsidR="000A78B9" w:rsidRPr="000A66DC" w:rsidRDefault="000A78B9" w:rsidP="000A78B9">
      <w:pPr>
        <w:pStyle w:val="ListParagraph"/>
        <w:numPr>
          <w:ilvl w:val="0"/>
          <w:numId w:val="9"/>
        </w:numPr>
        <w:rPr>
          <w:highlight w:val="yellow"/>
          <w:lang w:eastAsia="it-IT"/>
        </w:rPr>
      </w:pPr>
      <w:r w:rsidRPr="000A66DC">
        <w:rPr>
          <w:highlight w:val="yellow"/>
          <w:lang w:eastAsia="it-IT"/>
        </w:rPr>
        <w:t>Two phone numbers</w:t>
      </w:r>
    </w:p>
    <w:p w14:paraId="21510615" w14:textId="77777777" w:rsidR="000A78B9" w:rsidRPr="000A66DC" w:rsidRDefault="000A78B9" w:rsidP="000A78B9">
      <w:pPr>
        <w:pStyle w:val="ListParagraph"/>
        <w:numPr>
          <w:ilvl w:val="0"/>
          <w:numId w:val="9"/>
        </w:numPr>
        <w:rPr>
          <w:highlight w:val="yellow"/>
          <w:lang w:eastAsia="it-IT"/>
        </w:rPr>
      </w:pPr>
      <w:r w:rsidRPr="000A66DC">
        <w:rPr>
          <w:highlight w:val="yellow"/>
          <w:lang w:eastAsia="it-IT"/>
        </w:rPr>
        <w:t>Cryptocurrency wallets</w:t>
      </w:r>
    </w:p>
    <w:p w14:paraId="3C6324C7" w14:textId="77777777" w:rsidR="000A78B9" w:rsidRPr="008462B5" w:rsidRDefault="000A78B9" w:rsidP="000A78B9">
      <w:pPr>
        <w:pStyle w:val="ListParagraph"/>
        <w:numPr>
          <w:ilvl w:val="0"/>
          <w:numId w:val="9"/>
        </w:numPr>
        <w:rPr>
          <w:highlight w:val="yellow"/>
          <w:lang w:eastAsia="it-IT"/>
        </w:rPr>
      </w:pPr>
      <w:r w:rsidRPr="000A66DC">
        <w:rPr>
          <w:highlight w:val="yellow"/>
          <w:lang w:eastAsia="it-IT"/>
        </w:rPr>
        <w:t>Visual content associated with social media accounts</w:t>
      </w:r>
      <w:commentRangeEnd w:id="680"/>
      <w:r>
        <w:rPr>
          <w:rStyle w:val="CommentReference"/>
        </w:rPr>
        <w:commentReference w:id="680"/>
      </w:r>
    </w:p>
    <w:bookmarkEnd w:id="679"/>
    <w:p w14:paraId="4D12F9CD" w14:textId="17C0F710" w:rsidR="00A26C0D" w:rsidRDefault="000A78B9">
      <w:pPr>
        <w:pStyle w:val="Heading3"/>
      </w:pPr>
      <w:r>
        <w:lastRenderedPageBreak/>
        <w:t xml:space="preserve">Procedures followed for collecting </w:t>
      </w:r>
      <w:commentRangeStart w:id="681"/>
      <w:r>
        <w:t>data</w:t>
      </w:r>
      <w:commentRangeEnd w:id="681"/>
      <w:r>
        <w:rPr>
          <w:rStyle w:val="CommentReference"/>
          <w:rFonts w:eastAsiaTheme="minorEastAsia" w:cstheme="minorBidi"/>
          <w:b w:val="0"/>
          <w:bCs w:val="0"/>
          <w:lang w:eastAsia="en-GB"/>
        </w:rPr>
        <w:commentReference w:id="681"/>
      </w:r>
    </w:p>
    <w:p w14:paraId="3F89CBC4" w14:textId="342BA4D6" w:rsidR="00A26C0D" w:rsidRDefault="000A78B9">
      <w:pPr>
        <w:rPr>
          <w:lang w:eastAsia="it-IT"/>
        </w:rPr>
      </w:pPr>
      <w:commentRangeStart w:id="682"/>
      <w:r w:rsidRPr="000A66DC">
        <w:rPr>
          <w:highlight w:val="yellow"/>
          <w:lang w:eastAsia="it-IT"/>
        </w:rPr>
        <w:t>Describe in detail how the various datasets have been formulated in UC1 (list of keywords, sites, sources, etc.).</w:t>
      </w:r>
      <w:commentRangeEnd w:id="682"/>
      <w:r>
        <w:rPr>
          <w:rStyle w:val="CommentReference"/>
        </w:rPr>
        <w:commentReference w:id="682"/>
      </w:r>
    </w:p>
    <w:p w14:paraId="245B0708" w14:textId="77777777" w:rsidR="00A26C0D" w:rsidRDefault="00E260B6">
      <w:pPr>
        <w:pStyle w:val="Heading3"/>
      </w:pPr>
      <w:bookmarkStart w:id="683" w:name="_Toc525902820"/>
      <w:r>
        <w:t>Legal and ethical aspects</w:t>
      </w:r>
      <w:bookmarkEnd w:id="683"/>
    </w:p>
    <w:p w14:paraId="4619F07A" w14:textId="19A83B3C" w:rsidR="00A26C0D" w:rsidRPr="000A78B9" w:rsidRDefault="00E260B6">
      <w:pPr>
        <w:rPr>
          <w:sz w:val="23"/>
          <w:szCs w:val="23"/>
        </w:rPr>
      </w:pPr>
      <w:commentRangeStart w:id="684"/>
      <w:r w:rsidRPr="000A78B9">
        <w:rPr>
          <w:sz w:val="23"/>
          <w:szCs w:val="23"/>
          <w:highlight w:val="yellow"/>
        </w:rPr>
        <w:t>All the foreseeable implications in law and legislation about data exchange for setting ANITA datasets have been extensively discussed with partners. Therefore, ANITA will respect all the regulations that accompany the data from each country.</w:t>
      </w:r>
      <w:commentRangeEnd w:id="684"/>
      <w:r w:rsidR="000A78B9">
        <w:rPr>
          <w:rStyle w:val="CommentReference"/>
        </w:rPr>
        <w:commentReference w:id="684"/>
      </w:r>
    </w:p>
    <w:p w14:paraId="6C2B5035" w14:textId="65B8F28B" w:rsidR="00A26C0D" w:rsidRDefault="00E260B6">
      <w:pPr>
        <w:pStyle w:val="Caption"/>
      </w:pPr>
      <w:bookmarkStart w:id="685" w:name="_Toc522623955"/>
      <w:r>
        <w:t xml:space="preserve">Table </w:t>
      </w:r>
      <w:fldSimple w:instr=" SEQ Table \* ARABIC ">
        <w:r>
          <w:t>7</w:t>
        </w:r>
      </w:fldSimple>
      <w:r>
        <w:t xml:space="preserve">: Datasets - Use Case </w:t>
      </w:r>
      <w:bookmarkEnd w:id="685"/>
      <w:r w:rsidR="000A78B9">
        <w:t>3</w:t>
      </w:r>
    </w:p>
    <w:tbl>
      <w:tblPr>
        <w:tblStyle w:val="TableGrid"/>
        <w:tblW w:w="10031" w:type="dxa"/>
        <w:tblLayout w:type="fixed"/>
        <w:tblLook w:val="04A0" w:firstRow="1" w:lastRow="0" w:firstColumn="1" w:lastColumn="0" w:noHBand="0" w:noVBand="1"/>
      </w:tblPr>
      <w:tblGrid>
        <w:gridCol w:w="959"/>
        <w:gridCol w:w="1276"/>
        <w:gridCol w:w="1134"/>
        <w:gridCol w:w="992"/>
        <w:gridCol w:w="1134"/>
        <w:gridCol w:w="1134"/>
        <w:gridCol w:w="1134"/>
        <w:gridCol w:w="1134"/>
        <w:gridCol w:w="1134"/>
      </w:tblGrid>
      <w:tr w:rsidR="00A26C0D" w14:paraId="7585DE7E" w14:textId="77777777">
        <w:tc>
          <w:tcPr>
            <w:tcW w:w="959" w:type="dxa"/>
            <w:shd w:val="clear" w:color="auto" w:fill="4F81BD" w:themeFill="accent1"/>
          </w:tcPr>
          <w:p w14:paraId="54B103EE" w14:textId="77777777" w:rsidR="00A26C0D" w:rsidRPr="000A78B9" w:rsidRDefault="00E260B6">
            <w:pPr>
              <w:jc w:val="center"/>
              <w:rPr>
                <w:sz w:val="18"/>
                <w:szCs w:val="20"/>
                <w:highlight w:val="yellow"/>
              </w:rPr>
            </w:pPr>
            <w:r w:rsidRPr="000A78B9">
              <w:rPr>
                <w:sz w:val="18"/>
                <w:szCs w:val="20"/>
                <w:highlight w:val="yellow"/>
              </w:rPr>
              <w:t>Dataset Name ID or similar</w:t>
            </w:r>
          </w:p>
        </w:tc>
        <w:tc>
          <w:tcPr>
            <w:tcW w:w="1276" w:type="dxa"/>
            <w:shd w:val="clear" w:color="auto" w:fill="4F81BD" w:themeFill="accent1"/>
          </w:tcPr>
          <w:p w14:paraId="25F092E9" w14:textId="77777777" w:rsidR="00A26C0D" w:rsidRPr="000A78B9" w:rsidRDefault="00E260B6">
            <w:pPr>
              <w:jc w:val="center"/>
              <w:rPr>
                <w:sz w:val="18"/>
                <w:szCs w:val="20"/>
                <w:highlight w:val="yellow"/>
              </w:rPr>
            </w:pPr>
            <w:r w:rsidRPr="000A78B9">
              <w:rPr>
                <w:sz w:val="18"/>
                <w:szCs w:val="20"/>
                <w:highlight w:val="yellow"/>
              </w:rPr>
              <w:t>Short Dataset Description</w:t>
            </w:r>
          </w:p>
        </w:tc>
        <w:tc>
          <w:tcPr>
            <w:tcW w:w="1134" w:type="dxa"/>
            <w:shd w:val="clear" w:color="auto" w:fill="4F81BD" w:themeFill="accent1"/>
          </w:tcPr>
          <w:p w14:paraId="1940B922" w14:textId="77777777" w:rsidR="00A26C0D" w:rsidRPr="000A78B9" w:rsidRDefault="00E260B6">
            <w:pPr>
              <w:jc w:val="center"/>
              <w:rPr>
                <w:sz w:val="18"/>
                <w:szCs w:val="20"/>
                <w:highlight w:val="yellow"/>
              </w:rPr>
            </w:pPr>
            <w:r w:rsidRPr="000A78B9">
              <w:rPr>
                <w:sz w:val="18"/>
                <w:szCs w:val="20"/>
                <w:highlight w:val="yellow"/>
              </w:rPr>
              <w:t>Dataset Owner (Country)</w:t>
            </w:r>
          </w:p>
        </w:tc>
        <w:tc>
          <w:tcPr>
            <w:tcW w:w="992" w:type="dxa"/>
            <w:shd w:val="clear" w:color="auto" w:fill="4F81BD" w:themeFill="accent1"/>
          </w:tcPr>
          <w:p w14:paraId="630B0193" w14:textId="77777777" w:rsidR="00A26C0D" w:rsidRPr="000A78B9" w:rsidRDefault="00E260B6">
            <w:pPr>
              <w:jc w:val="center"/>
              <w:rPr>
                <w:sz w:val="18"/>
                <w:szCs w:val="20"/>
                <w:highlight w:val="yellow"/>
              </w:rPr>
            </w:pPr>
            <w:r w:rsidRPr="000A78B9">
              <w:rPr>
                <w:sz w:val="18"/>
                <w:szCs w:val="20"/>
                <w:highlight w:val="yellow"/>
              </w:rPr>
              <w:t>Data formats</w:t>
            </w:r>
          </w:p>
        </w:tc>
        <w:tc>
          <w:tcPr>
            <w:tcW w:w="1134" w:type="dxa"/>
            <w:shd w:val="clear" w:color="auto" w:fill="4F81BD" w:themeFill="accent1"/>
          </w:tcPr>
          <w:p w14:paraId="38485565" w14:textId="77777777" w:rsidR="00A26C0D" w:rsidRPr="000A78B9" w:rsidRDefault="00E260B6">
            <w:pPr>
              <w:jc w:val="center"/>
              <w:rPr>
                <w:sz w:val="18"/>
                <w:szCs w:val="20"/>
                <w:highlight w:val="yellow"/>
              </w:rPr>
            </w:pPr>
            <w:r w:rsidRPr="000A78B9">
              <w:rPr>
                <w:sz w:val="18"/>
                <w:szCs w:val="20"/>
                <w:highlight w:val="yellow"/>
              </w:rPr>
              <w:t>Are Personal data (*) included?</w:t>
            </w:r>
          </w:p>
        </w:tc>
        <w:tc>
          <w:tcPr>
            <w:tcW w:w="1134" w:type="dxa"/>
            <w:shd w:val="clear" w:color="auto" w:fill="4F81BD" w:themeFill="accent1"/>
          </w:tcPr>
          <w:p w14:paraId="4A00DA3C" w14:textId="77777777" w:rsidR="00A26C0D" w:rsidRPr="000A78B9" w:rsidRDefault="00E260B6">
            <w:pPr>
              <w:jc w:val="center"/>
              <w:rPr>
                <w:sz w:val="18"/>
                <w:szCs w:val="20"/>
                <w:highlight w:val="yellow"/>
              </w:rPr>
            </w:pPr>
            <w:r w:rsidRPr="000A78B9">
              <w:rPr>
                <w:sz w:val="18"/>
                <w:szCs w:val="20"/>
                <w:highlight w:val="yellow"/>
              </w:rPr>
              <w:t>Are sensitive data (**) included?</w:t>
            </w:r>
          </w:p>
        </w:tc>
        <w:tc>
          <w:tcPr>
            <w:tcW w:w="1134" w:type="dxa"/>
            <w:shd w:val="clear" w:color="auto" w:fill="4F81BD" w:themeFill="accent1"/>
          </w:tcPr>
          <w:p w14:paraId="1DC101C5" w14:textId="77777777" w:rsidR="00A26C0D" w:rsidRPr="000A78B9" w:rsidRDefault="00E260B6">
            <w:pPr>
              <w:jc w:val="center"/>
              <w:rPr>
                <w:sz w:val="18"/>
                <w:szCs w:val="20"/>
                <w:highlight w:val="yellow"/>
              </w:rPr>
            </w:pPr>
            <w:r w:rsidRPr="000A78B9">
              <w:rPr>
                <w:sz w:val="18"/>
                <w:szCs w:val="20"/>
                <w:highlight w:val="yellow"/>
              </w:rPr>
              <w:t>Are Police &amp; Judicial Data (***) included?</w:t>
            </w:r>
          </w:p>
        </w:tc>
        <w:tc>
          <w:tcPr>
            <w:tcW w:w="1134" w:type="dxa"/>
            <w:shd w:val="clear" w:color="auto" w:fill="4F81BD" w:themeFill="accent1"/>
          </w:tcPr>
          <w:p w14:paraId="106DB178" w14:textId="77777777" w:rsidR="00A26C0D" w:rsidRPr="000A78B9" w:rsidRDefault="00E260B6">
            <w:pPr>
              <w:jc w:val="center"/>
              <w:rPr>
                <w:sz w:val="18"/>
                <w:szCs w:val="20"/>
                <w:highlight w:val="yellow"/>
              </w:rPr>
            </w:pPr>
            <w:r w:rsidRPr="000A78B9">
              <w:rPr>
                <w:sz w:val="18"/>
                <w:szCs w:val="20"/>
                <w:highlight w:val="yellow"/>
              </w:rPr>
              <w:t>Have data subjects given consent and for what use of the data?</w:t>
            </w:r>
          </w:p>
        </w:tc>
        <w:tc>
          <w:tcPr>
            <w:tcW w:w="1134" w:type="dxa"/>
            <w:shd w:val="clear" w:color="auto" w:fill="4F81BD" w:themeFill="accent1"/>
          </w:tcPr>
          <w:p w14:paraId="5B3E0655" w14:textId="77777777" w:rsidR="00A26C0D" w:rsidRPr="000A78B9" w:rsidRDefault="00E260B6">
            <w:pPr>
              <w:jc w:val="center"/>
              <w:rPr>
                <w:sz w:val="18"/>
                <w:szCs w:val="20"/>
                <w:highlight w:val="yellow"/>
              </w:rPr>
            </w:pPr>
            <w:r w:rsidRPr="000A78B9">
              <w:rPr>
                <w:sz w:val="18"/>
                <w:szCs w:val="20"/>
                <w:highlight w:val="yellow"/>
              </w:rPr>
              <w:t>Possibility to anonymize dataset</w:t>
            </w:r>
          </w:p>
        </w:tc>
      </w:tr>
      <w:tr w:rsidR="00A26C0D" w14:paraId="3D350804" w14:textId="77777777">
        <w:tc>
          <w:tcPr>
            <w:tcW w:w="959" w:type="dxa"/>
            <w:shd w:val="clear" w:color="auto" w:fill="auto"/>
          </w:tcPr>
          <w:p w14:paraId="2BB56C07" w14:textId="77777777" w:rsidR="00A26C0D" w:rsidRPr="000A78B9" w:rsidRDefault="00A26C0D">
            <w:pPr>
              <w:rPr>
                <w:sz w:val="20"/>
                <w:szCs w:val="20"/>
                <w:highlight w:val="yellow"/>
              </w:rPr>
            </w:pPr>
            <w:commentRangeStart w:id="686"/>
          </w:p>
        </w:tc>
        <w:tc>
          <w:tcPr>
            <w:tcW w:w="1276" w:type="dxa"/>
            <w:shd w:val="clear" w:color="auto" w:fill="auto"/>
          </w:tcPr>
          <w:p w14:paraId="69FE23E1" w14:textId="77777777" w:rsidR="00A26C0D" w:rsidRPr="000A78B9" w:rsidRDefault="00E260B6">
            <w:pPr>
              <w:rPr>
                <w:sz w:val="20"/>
                <w:szCs w:val="20"/>
                <w:highlight w:val="yellow"/>
              </w:rPr>
            </w:pPr>
            <w:r w:rsidRPr="000A78B9">
              <w:rPr>
                <w:sz w:val="20"/>
                <w:szCs w:val="20"/>
                <w:highlight w:val="yellow"/>
              </w:rPr>
              <w:t>Facebook accounts from closed case</w:t>
            </w:r>
          </w:p>
        </w:tc>
        <w:tc>
          <w:tcPr>
            <w:tcW w:w="1134" w:type="dxa"/>
            <w:shd w:val="clear" w:color="auto" w:fill="auto"/>
          </w:tcPr>
          <w:p w14:paraId="55B358B0" w14:textId="77777777" w:rsidR="00A26C0D" w:rsidRPr="000A78B9" w:rsidRDefault="00E260B6">
            <w:pPr>
              <w:rPr>
                <w:sz w:val="20"/>
                <w:szCs w:val="20"/>
                <w:highlight w:val="yellow"/>
              </w:rPr>
            </w:pPr>
            <w:r w:rsidRPr="000A78B9">
              <w:rPr>
                <w:sz w:val="20"/>
                <w:szCs w:val="20"/>
                <w:highlight w:val="yellow"/>
              </w:rPr>
              <w:t>Bulgaria</w:t>
            </w:r>
          </w:p>
        </w:tc>
        <w:tc>
          <w:tcPr>
            <w:tcW w:w="992" w:type="dxa"/>
            <w:shd w:val="clear" w:color="auto" w:fill="auto"/>
          </w:tcPr>
          <w:p w14:paraId="5C5E2BA2" w14:textId="77777777" w:rsidR="00A26C0D" w:rsidRPr="000A78B9" w:rsidRDefault="00A26C0D">
            <w:pPr>
              <w:rPr>
                <w:sz w:val="20"/>
                <w:szCs w:val="20"/>
                <w:highlight w:val="yellow"/>
              </w:rPr>
            </w:pPr>
          </w:p>
        </w:tc>
        <w:tc>
          <w:tcPr>
            <w:tcW w:w="1134" w:type="dxa"/>
            <w:shd w:val="clear" w:color="auto" w:fill="auto"/>
          </w:tcPr>
          <w:p w14:paraId="23BCBB92" w14:textId="77777777" w:rsidR="00A26C0D" w:rsidRPr="000A78B9" w:rsidRDefault="00E260B6">
            <w:pPr>
              <w:rPr>
                <w:sz w:val="20"/>
                <w:szCs w:val="20"/>
                <w:highlight w:val="yellow"/>
              </w:rPr>
            </w:pPr>
            <w:r w:rsidRPr="000A78B9">
              <w:rPr>
                <w:sz w:val="20"/>
                <w:szCs w:val="20"/>
                <w:highlight w:val="yellow"/>
              </w:rPr>
              <w:t>Yes</w:t>
            </w:r>
          </w:p>
        </w:tc>
        <w:tc>
          <w:tcPr>
            <w:tcW w:w="1134" w:type="dxa"/>
            <w:shd w:val="clear" w:color="auto" w:fill="auto"/>
          </w:tcPr>
          <w:p w14:paraId="1A74A217" w14:textId="77777777" w:rsidR="00A26C0D" w:rsidRPr="000A78B9" w:rsidRDefault="00A26C0D">
            <w:pPr>
              <w:rPr>
                <w:sz w:val="20"/>
                <w:szCs w:val="20"/>
                <w:highlight w:val="yellow"/>
              </w:rPr>
            </w:pPr>
          </w:p>
        </w:tc>
        <w:tc>
          <w:tcPr>
            <w:tcW w:w="1134" w:type="dxa"/>
            <w:shd w:val="clear" w:color="auto" w:fill="auto"/>
          </w:tcPr>
          <w:p w14:paraId="077AFBDD" w14:textId="77777777" w:rsidR="00A26C0D" w:rsidRPr="000A78B9" w:rsidRDefault="00A26C0D">
            <w:pPr>
              <w:rPr>
                <w:sz w:val="20"/>
                <w:szCs w:val="20"/>
                <w:highlight w:val="yellow"/>
              </w:rPr>
            </w:pPr>
          </w:p>
        </w:tc>
        <w:commentRangeEnd w:id="686"/>
        <w:tc>
          <w:tcPr>
            <w:tcW w:w="1134" w:type="dxa"/>
            <w:shd w:val="clear" w:color="auto" w:fill="auto"/>
          </w:tcPr>
          <w:p w14:paraId="141D06E8" w14:textId="77777777" w:rsidR="00A26C0D" w:rsidRPr="000A78B9" w:rsidRDefault="000A78B9">
            <w:pPr>
              <w:rPr>
                <w:sz w:val="20"/>
                <w:szCs w:val="20"/>
                <w:highlight w:val="yellow"/>
              </w:rPr>
            </w:pPr>
            <w:r>
              <w:rPr>
                <w:rStyle w:val="CommentReference"/>
                <w:lang w:eastAsia="en-GB"/>
              </w:rPr>
              <w:commentReference w:id="686"/>
            </w:r>
          </w:p>
        </w:tc>
        <w:tc>
          <w:tcPr>
            <w:tcW w:w="1134" w:type="dxa"/>
            <w:shd w:val="clear" w:color="auto" w:fill="auto"/>
          </w:tcPr>
          <w:p w14:paraId="389EBFE8" w14:textId="77777777" w:rsidR="00A26C0D" w:rsidRPr="000A78B9" w:rsidRDefault="00A26C0D">
            <w:pPr>
              <w:rPr>
                <w:sz w:val="20"/>
                <w:szCs w:val="20"/>
                <w:highlight w:val="yellow"/>
              </w:rPr>
            </w:pPr>
          </w:p>
        </w:tc>
      </w:tr>
    </w:tbl>
    <w:p w14:paraId="36814809" w14:textId="77777777" w:rsidR="00A26C0D" w:rsidRDefault="00A26C0D">
      <w:pPr>
        <w:rPr>
          <w:lang w:eastAsia="it-IT"/>
        </w:rPr>
      </w:pPr>
    </w:p>
    <w:p w14:paraId="18B55F28" w14:textId="77777777" w:rsidR="00A26C0D" w:rsidRDefault="00E260B6">
      <w:pPr>
        <w:rPr>
          <w:lang w:eastAsia="it-IT"/>
        </w:rPr>
      </w:pPr>
      <w:r>
        <w:rPr>
          <w:noProof/>
        </w:rPr>
        <mc:AlternateContent>
          <mc:Choice Requires="wps">
            <w:drawing>
              <wp:anchor distT="0" distB="0" distL="114300" distR="114300" simplePos="0" relativeHeight="251666432" behindDoc="0" locked="0" layoutInCell="1" allowOverlap="1" wp14:anchorId="13C88C88" wp14:editId="0FC3FDB3">
                <wp:simplePos x="0" y="0"/>
                <wp:positionH relativeFrom="column">
                  <wp:posOffset>-66675</wp:posOffset>
                </wp:positionH>
                <wp:positionV relativeFrom="paragraph">
                  <wp:posOffset>-5080</wp:posOffset>
                </wp:positionV>
                <wp:extent cx="6331585" cy="1403985"/>
                <wp:effectExtent l="0" t="0" r="12065" b="1460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1403985"/>
                        </a:xfrm>
                        <a:prstGeom prst="rect">
                          <a:avLst/>
                        </a:prstGeom>
                        <a:solidFill>
                          <a:srgbClr val="FFFFFF"/>
                        </a:solidFill>
                        <a:ln w="9525">
                          <a:solidFill>
                            <a:srgbClr val="000000"/>
                          </a:solidFill>
                          <a:miter lim="800000"/>
                        </a:ln>
                      </wps:spPr>
                      <wps:txbx>
                        <w:txbxContent>
                          <w:p w14:paraId="0C569E25" w14:textId="77777777" w:rsidR="006B0832" w:rsidRDefault="006B0832">
                            <w:pPr>
                              <w:pStyle w:val="Default"/>
                              <w:rPr>
                                <w:sz w:val="20"/>
                                <w:szCs w:val="20"/>
                              </w:rPr>
                            </w:pPr>
                            <w:r>
                              <w:rPr>
                                <w:i/>
                                <w:iCs/>
                                <w:sz w:val="20"/>
                                <w:szCs w:val="20"/>
                              </w:rPr>
                              <w:t xml:space="preserve">*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 </w:t>
                            </w:r>
                          </w:p>
                          <w:p w14:paraId="71FDB819" w14:textId="77777777" w:rsidR="006B0832" w:rsidRDefault="006B0832">
                            <w:pPr>
                              <w:autoSpaceDE w:val="0"/>
                              <w:autoSpaceDN w:val="0"/>
                              <w:adjustRightInd w:val="0"/>
                              <w:spacing w:after="0"/>
                              <w:jc w:val="left"/>
                              <w:rPr>
                                <w:rFonts w:ascii="Calibri" w:hAnsi="Calibri" w:cs="Calibri"/>
                                <w:color w:val="000000"/>
                                <w:sz w:val="20"/>
                                <w:szCs w:val="20"/>
                                <w:lang w:eastAsia="ja-JP"/>
                              </w:rPr>
                            </w:pPr>
                            <w:r>
                              <w:rPr>
                                <w:rFonts w:ascii="Calibri" w:hAnsi="Calibri" w:cs="Calibri"/>
                                <w:i/>
                                <w:iCs/>
                                <w:color w:val="000000"/>
                                <w:sz w:val="20"/>
                                <w:szCs w:val="20"/>
                                <w:lang w:eastAsia="ja-JP"/>
                              </w:rPr>
                              <w:t xml:space="preserve">** personal data revealing racial or ethnic origin, political opinions, religious or philosophical beliefs, trade-union membership, or concerning health or sex life. </w:t>
                            </w:r>
                          </w:p>
                          <w:p w14:paraId="2D8C7BF0" w14:textId="77777777" w:rsidR="006B0832" w:rsidRDefault="006B0832">
                            <w:r>
                              <w:rPr>
                                <w:rFonts w:ascii="Calibri" w:hAnsi="Calibri" w:cs="Calibri"/>
                                <w:i/>
                                <w:iCs/>
                                <w:color w:val="000000"/>
                                <w:sz w:val="20"/>
                                <w:szCs w:val="20"/>
                                <w:lang w:eastAsia="ja-JP"/>
                              </w:rPr>
                              <w:t>*** data related to a) suspected criminal offences, b) criminal sentences, c) criminal and administrative sanctions, penalties, fines or d) any other police measures in place against an individual. If so, for which of these categories?</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13C88C88" id="_x0000_s1029" type="#_x0000_t202" style="position:absolute;left:0;text-align:left;margin-left:-5.25pt;margin-top:-.4pt;width:498.5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">
                <v:textbox style="mso-fit-shape-to-text:t">
                  <w:txbxContent>
                    <w:p w14:paraId="0C569E25" w14:textId="77777777" w:rsidR="006B0832" w:rsidRDefault="006B0832">
                      <w:pPr>
                        <w:pStyle w:val="Default"/>
                        <w:rPr>
                          <w:sz w:val="20"/>
                          <w:szCs w:val="20"/>
                        </w:rPr>
                      </w:pPr>
                      <w:r>
                        <w:rPr>
                          <w:i/>
                          <w:iCs/>
                          <w:sz w:val="20"/>
                          <w:szCs w:val="20"/>
                        </w:rPr>
                        <w:t xml:space="preserve">*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 </w:t>
                      </w:r>
                    </w:p>
                    <w:p w14:paraId="71FDB819" w14:textId="77777777" w:rsidR="006B0832" w:rsidRDefault="006B0832">
                      <w:pPr>
                        <w:autoSpaceDE w:val="0"/>
                        <w:autoSpaceDN w:val="0"/>
                        <w:adjustRightInd w:val="0"/>
                        <w:spacing w:after="0"/>
                        <w:jc w:val="left"/>
                        <w:rPr>
                          <w:rFonts w:ascii="Calibri" w:hAnsi="Calibri" w:cs="Calibri"/>
                          <w:color w:val="000000"/>
                          <w:sz w:val="20"/>
                          <w:szCs w:val="20"/>
                          <w:lang w:eastAsia="ja-JP"/>
                        </w:rPr>
                      </w:pPr>
                      <w:r>
                        <w:rPr>
                          <w:rFonts w:ascii="Calibri" w:hAnsi="Calibri" w:cs="Calibri"/>
                          <w:i/>
                          <w:iCs/>
                          <w:color w:val="000000"/>
                          <w:sz w:val="20"/>
                          <w:szCs w:val="20"/>
                          <w:lang w:eastAsia="ja-JP"/>
                        </w:rPr>
                        <w:t xml:space="preserve">** personal data revealing racial or ethnic origin, political opinions, religious or philosophical beliefs, trade-union membership, or concerning health or sex life. </w:t>
                      </w:r>
                    </w:p>
                    <w:p w14:paraId="2D8C7BF0" w14:textId="77777777" w:rsidR="006B0832" w:rsidRDefault="006B0832">
                      <w:r>
                        <w:rPr>
                          <w:rFonts w:ascii="Calibri" w:hAnsi="Calibri" w:cs="Calibri"/>
                          <w:i/>
                          <w:iCs/>
                          <w:color w:val="000000"/>
                          <w:sz w:val="20"/>
                          <w:szCs w:val="20"/>
                          <w:lang w:eastAsia="ja-JP"/>
                        </w:rPr>
                        <w:t>*** data related to a) suspected criminal offences, b) criminal sentences, c) criminal and administrative sanctions, penalties, fines or d) any other police measures in place against an individual. If so, for which of these categories?</w:t>
                      </w:r>
                    </w:p>
                  </w:txbxContent>
                </v:textbox>
                <w10:wrap type="topAndBottom"/>
              </v:shape>
            </w:pict>
          </mc:Fallback>
        </mc:AlternateContent>
      </w:r>
    </w:p>
    <w:p w14:paraId="3B796DF3" w14:textId="77777777" w:rsidR="00A26C0D" w:rsidRDefault="00E260B6">
      <w:pPr>
        <w:pStyle w:val="Heading2"/>
        <w:rPr>
          <w:lang w:eastAsia="it-IT"/>
        </w:rPr>
      </w:pPr>
      <w:bookmarkStart w:id="687" w:name="_Toc525902822"/>
      <w:r>
        <w:rPr>
          <w:lang w:eastAsia="it-IT"/>
        </w:rPr>
        <w:t>Publicly available data</w:t>
      </w:r>
      <w:bookmarkEnd w:id="687"/>
    </w:p>
    <w:p w14:paraId="3C7BC717" w14:textId="77777777" w:rsidR="00A26C0D" w:rsidRDefault="00A26C0D">
      <w:pPr>
        <w:rPr>
          <w:lang w:eastAsia="it-IT"/>
        </w:rPr>
      </w:pPr>
    </w:p>
    <w:p w14:paraId="73917F97" w14:textId="77777777" w:rsidR="00A26C0D" w:rsidRDefault="00E260B6">
      <w:r>
        <w:rPr>
          <w:lang w:eastAsia="it-IT"/>
        </w:rPr>
        <w:t xml:space="preserve">ANITA will require data from sources other than those held by the end-users, because the project will require an abundance of data for development and evaluation of the system. For this reason, some public repositories have been identified as useful to the technical partners in ANITA. </w:t>
      </w:r>
      <w:r>
        <w:t>Most of these datasets are publicly available to possible users with only minor restrictions about their usage, if any.</w:t>
      </w:r>
    </w:p>
    <w:p w14:paraId="2FD8B393" w14:textId="77777777" w:rsidR="00A26C0D" w:rsidRDefault="00E260B6">
      <w:r>
        <w:t xml:space="preserve">The publicly available datasets that have been identified as having multimedia content that can be exploited for ANITA system development are provided in </w:t>
      </w:r>
      <w:r>
        <w:fldChar w:fldCharType="begin"/>
      </w:r>
      <w:r>
        <w:instrText xml:space="preserve"> REF _Ref522610798 \h </w:instrText>
      </w:r>
      <w:r>
        <w:fldChar w:fldCharType="separate"/>
      </w:r>
      <w:r>
        <w:t>Table 8</w:t>
      </w:r>
      <w:r>
        <w:fldChar w:fldCharType="end"/>
      </w:r>
      <w:r>
        <w:t>.</w:t>
      </w:r>
    </w:p>
    <w:p w14:paraId="276DE1A6" w14:textId="77777777" w:rsidR="00A26C0D" w:rsidRDefault="00E260B6">
      <w:pPr>
        <w:pStyle w:val="Caption"/>
      </w:pPr>
      <w:bookmarkStart w:id="688" w:name="_Ref522610798"/>
      <w:bookmarkStart w:id="689" w:name="_Toc522623956"/>
      <w:r>
        <w:t xml:space="preserve">Table </w:t>
      </w:r>
      <w:fldSimple w:instr=" SEQ Table \* ARABIC ">
        <w:r>
          <w:t>8</w:t>
        </w:r>
      </w:fldSimple>
      <w:bookmarkEnd w:id="688"/>
      <w:r>
        <w:t>: List of publicly available datasets</w:t>
      </w:r>
      <w:bookmarkEnd w:id="689"/>
    </w:p>
    <w:tbl>
      <w:tblPr>
        <w:tblStyle w:val="TableGrid"/>
        <w:tblW w:w="9854" w:type="dxa"/>
        <w:tblLayout w:type="fixed"/>
        <w:tblLook w:val="04A0" w:firstRow="1" w:lastRow="0" w:firstColumn="1" w:lastColumn="0" w:noHBand="0" w:noVBand="1"/>
      </w:tblPr>
      <w:tblGrid>
        <w:gridCol w:w="1961"/>
        <w:gridCol w:w="1463"/>
        <w:gridCol w:w="3924"/>
        <w:gridCol w:w="1409"/>
        <w:gridCol w:w="1097"/>
      </w:tblGrid>
      <w:tr w:rsidR="00A26C0D" w14:paraId="135508B6" w14:textId="77777777">
        <w:tc>
          <w:tcPr>
            <w:tcW w:w="1961" w:type="dxa"/>
            <w:shd w:val="clear" w:color="auto" w:fill="4F81BD" w:themeFill="accent1"/>
          </w:tcPr>
          <w:p w14:paraId="3D766F94" w14:textId="77777777" w:rsidR="00A26C0D" w:rsidRDefault="00E260B6">
            <w:pPr>
              <w:jc w:val="left"/>
              <w:rPr>
                <w:b/>
              </w:rPr>
            </w:pPr>
            <w:commentRangeStart w:id="690"/>
            <w:r>
              <w:rPr>
                <w:b/>
              </w:rPr>
              <w:lastRenderedPageBreak/>
              <w:t>Dataset</w:t>
            </w:r>
          </w:p>
        </w:tc>
        <w:tc>
          <w:tcPr>
            <w:tcW w:w="1463" w:type="dxa"/>
            <w:shd w:val="clear" w:color="auto" w:fill="4F81BD" w:themeFill="accent1"/>
          </w:tcPr>
          <w:p w14:paraId="03A3452E" w14:textId="77777777" w:rsidR="00A26C0D" w:rsidRDefault="00E260B6">
            <w:pPr>
              <w:jc w:val="left"/>
              <w:rPr>
                <w:b/>
              </w:rPr>
            </w:pPr>
            <w:r>
              <w:rPr>
                <w:b/>
              </w:rPr>
              <w:t>Data typology</w:t>
            </w:r>
          </w:p>
        </w:tc>
        <w:tc>
          <w:tcPr>
            <w:tcW w:w="3924" w:type="dxa"/>
            <w:shd w:val="clear" w:color="auto" w:fill="4F81BD" w:themeFill="accent1"/>
          </w:tcPr>
          <w:p w14:paraId="29A1A2F8" w14:textId="77777777" w:rsidR="00A26C0D" w:rsidRDefault="00E260B6">
            <w:pPr>
              <w:jc w:val="left"/>
              <w:rPr>
                <w:b/>
              </w:rPr>
            </w:pPr>
            <w:r>
              <w:rPr>
                <w:b/>
              </w:rPr>
              <w:t>Dataset size</w:t>
            </w:r>
          </w:p>
        </w:tc>
        <w:tc>
          <w:tcPr>
            <w:tcW w:w="1409" w:type="dxa"/>
            <w:shd w:val="clear" w:color="auto" w:fill="4F81BD" w:themeFill="accent1"/>
          </w:tcPr>
          <w:p w14:paraId="38F5D2D8" w14:textId="77777777" w:rsidR="00A26C0D" w:rsidRDefault="00E260B6">
            <w:pPr>
              <w:jc w:val="left"/>
              <w:rPr>
                <w:b/>
              </w:rPr>
            </w:pPr>
            <w:r>
              <w:rPr>
                <w:b/>
              </w:rPr>
              <w:t>Privacy or license of the data</w:t>
            </w:r>
          </w:p>
        </w:tc>
        <w:tc>
          <w:tcPr>
            <w:tcW w:w="1097" w:type="dxa"/>
            <w:shd w:val="clear" w:color="auto" w:fill="4F81BD" w:themeFill="accent1"/>
          </w:tcPr>
          <w:p w14:paraId="49A67EA3" w14:textId="77777777" w:rsidR="00A26C0D" w:rsidRDefault="00E260B6">
            <w:pPr>
              <w:jc w:val="left"/>
              <w:rPr>
                <w:b/>
              </w:rPr>
            </w:pPr>
            <w:r>
              <w:rPr>
                <w:b/>
              </w:rPr>
              <w:t>Input formats</w:t>
            </w:r>
            <w:commentRangeEnd w:id="690"/>
            <w:r w:rsidR="000A78B9">
              <w:rPr>
                <w:rStyle w:val="CommentReference"/>
                <w:lang w:eastAsia="en-GB"/>
              </w:rPr>
              <w:commentReference w:id="690"/>
            </w:r>
          </w:p>
        </w:tc>
      </w:tr>
      <w:tr w:rsidR="00A26C0D" w14:paraId="105DB9F5" w14:textId="77777777">
        <w:tc>
          <w:tcPr>
            <w:tcW w:w="1961" w:type="dxa"/>
          </w:tcPr>
          <w:p w14:paraId="403BEB42" w14:textId="77777777" w:rsidR="00A26C0D" w:rsidRPr="000A78B9" w:rsidRDefault="00E260B6">
            <w:pPr>
              <w:pStyle w:val="Default"/>
              <w:rPr>
                <w:b/>
                <w:bCs/>
                <w:sz w:val="22"/>
                <w:szCs w:val="22"/>
                <w:highlight w:val="yellow"/>
                <w:lang w:eastAsia="it-IT"/>
              </w:rPr>
            </w:pPr>
            <w:r w:rsidRPr="000A78B9">
              <w:rPr>
                <w:b/>
                <w:bCs/>
                <w:sz w:val="22"/>
                <w:szCs w:val="22"/>
                <w:highlight w:val="yellow"/>
                <w:lang w:eastAsia="it-IT"/>
              </w:rPr>
              <w:t>Video re-identification (</w:t>
            </w:r>
            <w:proofErr w:type="spellStart"/>
            <w:r w:rsidRPr="000A78B9">
              <w:rPr>
                <w:b/>
                <w:bCs/>
                <w:sz w:val="22"/>
                <w:szCs w:val="22"/>
                <w:highlight w:val="yellow"/>
                <w:lang w:eastAsia="it-IT"/>
              </w:rPr>
              <w:t>iLIDS</w:t>
            </w:r>
            <w:proofErr w:type="spellEnd"/>
            <w:r w:rsidRPr="000A78B9">
              <w:rPr>
                <w:b/>
                <w:bCs/>
                <w:sz w:val="22"/>
                <w:szCs w:val="22"/>
                <w:highlight w:val="yellow"/>
                <w:lang w:eastAsia="it-IT"/>
              </w:rPr>
              <w:t xml:space="preserve">-VID) </w:t>
            </w:r>
          </w:p>
        </w:tc>
        <w:tc>
          <w:tcPr>
            <w:tcW w:w="1463" w:type="dxa"/>
          </w:tcPr>
          <w:p w14:paraId="55BD2535" w14:textId="77777777" w:rsidR="00A26C0D" w:rsidRPr="000A78B9" w:rsidRDefault="00E260B6">
            <w:pPr>
              <w:pStyle w:val="Default"/>
              <w:jc w:val="both"/>
              <w:rPr>
                <w:sz w:val="22"/>
                <w:szCs w:val="22"/>
                <w:highlight w:val="yellow"/>
                <w:lang w:eastAsia="it-IT"/>
              </w:rPr>
            </w:pPr>
            <w:r w:rsidRPr="000A78B9">
              <w:rPr>
                <w:sz w:val="22"/>
                <w:szCs w:val="22"/>
                <w:highlight w:val="yellow"/>
                <w:lang w:eastAsia="it-IT"/>
              </w:rPr>
              <w:t xml:space="preserve">Multivariable, categorical </w:t>
            </w:r>
          </w:p>
        </w:tc>
        <w:tc>
          <w:tcPr>
            <w:tcW w:w="3924" w:type="dxa"/>
          </w:tcPr>
          <w:p w14:paraId="5449411D" w14:textId="77777777" w:rsidR="00A26C0D" w:rsidRPr="000A78B9" w:rsidRDefault="00E260B6">
            <w:pPr>
              <w:pStyle w:val="Default"/>
              <w:spacing w:line="240" w:lineRule="auto"/>
              <w:jc w:val="both"/>
              <w:rPr>
                <w:sz w:val="22"/>
                <w:szCs w:val="22"/>
                <w:highlight w:val="yellow"/>
                <w:lang w:eastAsia="it-IT"/>
              </w:rPr>
            </w:pPr>
            <w:r w:rsidRPr="000A78B9">
              <w:rPr>
                <w:sz w:val="22"/>
                <w:szCs w:val="22"/>
                <w:highlight w:val="yellow"/>
                <w:lang w:eastAsia="it-IT"/>
              </w:rPr>
              <w:t xml:space="preserve">.300 identities from two (2) disjoint camera views </w:t>
            </w:r>
          </w:p>
          <w:p w14:paraId="1953CDBA" w14:textId="77777777" w:rsidR="00A26C0D" w:rsidRPr="000A78B9" w:rsidRDefault="00E260B6">
            <w:pPr>
              <w:spacing w:after="0" w:line="240" w:lineRule="auto"/>
              <w:rPr>
                <w:highlight w:val="yellow"/>
              </w:rPr>
            </w:pPr>
            <w:r w:rsidRPr="000A78B9">
              <w:rPr>
                <w:highlight w:val="yellow"/>
              </w:rPr>
              <w:t xml:space="preserve">.Data size: 648M </w:t>
            </w:r>
          </w:p>
        </w:tc>
        <w:tc>
          <w:tcPr>
            <w:tcW w:w="1409" w:type="dxa"/>
          </w:tcPr>
          <w:p w14:paraId="3F082A64" w14:textId="77777777" w:rsidR="00A26C0D" w:rsidRPr="000A78B9" w:rsidRDefault="00E260B6">
            <w:pPr>
              <w:rPr>
                <w:highlight w:val="yellow"/>
              </w:rPr>
            </w:pPr>
            <w:r w:rsidRPr="000A78B9">
              <w:rPr>
                <w:highlight w:val="yellow"/>
              </w:rPr>
              <w:t>Open</w:t>
            </w:r>
          </w:p>
        </w:tc>
        <w:tc>
          <w:tcPr>
            <w:tcW w:w="1097" w:type="dxa"/>
          </w:tcPr>
          <w:p w14:paraId="374F25A8" w14:textId="77777777" w:rsidR="00A26C0D" w:rsidRPr="000A78B9" w:rsidRDefault="00E260B6">
            <w:pPr>
              <w:pStyle w:val="Default"/>
              <w:jc w:val="both"/>
              <w:rPr>
                <w:sz w:val="22"/>
                <w:szCs w:val="22"/>
                <w:highlight w:val="yellow"/>
                <w:lang w:eastAsia="it-IT"/>
              </w:rPr>
            </w:pPr>
            <w:r w:rsidRPr="000A78B9">
              <w:rPr>
                <w:sz w:val="22"/>
                <w:szCs w:val="22"/>
                <w:highlight w:val="yellow"/>
                <w:lang w:eastAsia="it-IT"/>
              </w:rPr>
              <w:t xml:space="preserve">Mat and .txt files </w:t>
            </w:r>
          </w:p>
          <w:p w14:paraId="72646403" w14:textId="77777777" w:rsidR="00A26C0D" w:rsidRPr="000A78B9" w:rsidRDefault="00A26C0D">
            <w:pPr>
              <w:rPr>
                <w:highlight w:val="yellow"/>
              </w:rPr>
            </w:pPr>
          </w:p>
        </w:tc>
      </w:tr>
      <w:tr w:rsidR="00A26C0D" w14:paraId="78D815FB" w14:textId="77777777">
        <w:tc>
          <w:tcPr>
            <w:tcW w:w="1961" w:type="dxa"/>
          </w:tcPr>
          <w:p w14:paraId="76B3B103" w14:textId="77777777" w:rsidR="00A26C0D" w:rsidRPr="000A78B9" w:rsidRDefault="00E260B6">
            <w:pPr>
              <w:rPr>
                <w:b/>
                <w:highlight w:val="yellow"/>
              </w:rPr>
            </w:pPr>
            <w:r w:rsidRPr="000A78B9">
              <w:rPr>
                <w:b/>
                <w:highlight w:val="yellow"/>
              </w:rPr>
              <w:t>FALL</w:t>
            </w:r>
          </w:p>
        </w:tc>
        <w:tc>
          <w:tcPr>
            <w:tcW w:w="1463" w:type="dxa"/>
          </w:tcPr>
          <w:p w14:paraId="669AA517" w14:textId="77777777" w:rsidR="00A26C0D" w:rsidRPr="000A78B9" w:rsidRDefault="00A26C0D">
            <w:pPr>
              <w:rPr>
                <w:highlight w:val="yellow"/>
              </w:rPr>
            </w:pPr>
          </w:p>
        </w:tc>
        <w:tc>
          <w:tcPr>
            <w:tcW w:w="3924" w:type="dxa"/>
          </w:tcPr>
          <w:p w14:paraId="55BC5DDD" w14:textId="77777777" w:rsidR="00A26C0D" w:rsidRPr="000A78B9" w:rsidRDefault="00A26C0D">
            <w:pPr>
              <w:rPr>
                <w:highlight w:val="yellow"/>
              </w:rPr>
            </w:pPr>
          </w:p>
        </w:tc>
        <w:tc>
          <w:tcPr>
            <w:tcW w:w="1409" w:type="dxa"/>
          </w:tcPr>
          <w:p w14:paraId="3669C073" w14:textId="77777777" w:rsidR="00A26C0D" w:rsidRPr="000A78B9" w:rsidRDefault="00A26C0D">
            <w:pPr>
              <w:rPr>
                <w:highlight w:val="yellow"/>
              </w:rPr>
            </w:pPr>
          </w:p>
        </w:tc>
        <w:tc>
          <w:tcPr>
            <w:tcW w:w="1097" w:type="dxa"/>
          </w:tcPr>
          <w:p w14:paraId="1208DB77" w14:textId="77777777" w:rsidR="00A26C0D" w:rsidRPr="000A78B9" w:rsidRDefault="00A26C0D">
            <w:pPr>
              <w:rPr>
                <w:highlight w:val="yellow"/>
              </w:rPr>
            </w:pPr>
          </w:p>
        </w:tc>
      </w:tr>
      <w:tr w:rsidR="00A26C0D" w14:paraId="10FCFCBE" w14:textId="77777777">
        <w:tc>
          <w:tcPr>
            <w:tcW w:w="1961" w:type="dxa"/>
          </w:tcPr>
          <w:p w14:paraId="14D02F67" w14:textId="77777777" w:rsidR="00A26C0D" w:rsidRPr="000A78B9" w:rsidRDefault="00A26C0D">
            <w:pPr>
              <w:rPr>
                <w:highlight w:val="yellow"/>
              </w:rPr>
            </w:pPr>
          </w:p>
        </w:tc>
        <w:tc>
          <w:tcPr>
            <w:tcW w:w="1463" w:type="dxa"/>
          </w:tcPr>
          <w:p w14:paraId="11B74794" w14:textId="77777777" w:rsidR="00A26C0D" w:rsidRPr="000A78B9" w:rsidRDefault="00A26C0D">
            <w:pPr>
              <w:rPr>
                <w:highlight w:val="yellow"/>
              </w:rPr>
            </w:pPr>
          </w:p>
        </w:tc>
        <w:tc>
          <w:tcPr>
            <w:tcW w:w="3924" w:type="dxa"/>
          </w:tcPr>
          <w:p w14:paraId="3F41C558" w14:textId="77777777" w:rsidR="00A26C0D" w:rsidRPr="000A78B9" w:rsidRDefault="00A26C0D">
            <w:pPr>
              <w:rPr>
                <w:highlight w:val="yellow"/>
              </w:rPr>
            </w:pPr>
          </w:p>
        </w:tc>
        <w:tc>
          <w:tcPr>
            <w:tcW w:w="1409" w:type="dxa"/>
          </w:tcPr>
          <w:p w14:paraId="593C8CDF" w14:textId="77777777" w:rsidR="00A26C0D" w:rsidRPr="000A78B9" w:rsidRDefault="00A26C0D">
            <w:pPr>
              <w:rPr>
                <w:highlight w:val="yellow"/>
              </w:rPr>
            </w:pPr>
          </w:p>
        </w:tc>
        <w:tc>
          <w:tcPr>
            <w:tcW w:w="1097" w:type="dxa"/>
          </w:tcPr>
          <w:p w14:paraId="02F520EE" w14:textId="77777777" w:rsidR="00A26C0D" w:rsidRPr="000A78B9" w:rsidRDefault="00A26C0D">
            <w:pPr>
              <w:rPr>
                <w:highlight w:val="yellow"/>
              </w:rPr>
            </w:pPr>
          </w:p>
        </w:tc>
      </w:tr>
      <w:tr w:rsidR="00A26C0D" w14:paraId="5221187E" w14:textId="77777777">
        <w:tc>
          <w:tcPr>
            <w:tcW w:w="1961" w:type="dxa"/>
          </w:tcPr>
          <w:p w14:paraId="5478B3EE" w14:textId="77777777" w:rsidR="00A26C0D" w:rsidRPr="000A78B9" w:rsidRDefault="00A26C0D">
            <w:pPr>
              <w:rPr>
                <w:highlight w:val="yellow"/>
              </w:rPr>
            </w:pPr>
          </w:p>
        </w:tc>
        <w:tc>
          <w:tcPr>
            <w:tcW w:w="1463" w:type="dxa"/>
          </w:tcPr>
          <w:p w14:paraId="359B9711" w14:textId="77777777" w:rsidR="00A26C0D" w:rsidRPr="000A78B9" w:rsidRDefault="00A26C0D">
            <w:pPr>
              <w:rPr>
                <w:highlight w:val="yellow"/>
              </w:rPr>
            </w:pPr>
          </w:p>
        </w:tc>
        <w:tc>
          <w:tcPr>
            <w:tcW w:w="3924" w:type="dxa"/>
          </w:tcPr>
          <w:p w14:paraId="2CFF2658" w14:textId="77777777" w:rsidR="00A26C0D" w:rsidRPr="000A78B9" w:rsidRDefault="00A26C0D">
            <w:pPr>
              <w:rPr>
                <w:highlight w:val="yellow"/>
              </w:rPr>
            </w:pPr>
          </w:p>
        </w:tc>
        <w:tc>
          <w:tcPr>
            <w:tcW w:w="1409" w:type="dxa"/>
          </w:tcPr>
          <w:p w14:paraId="536EB62A" w14:textId="77777777" w:rsidR="00A26C0D" w:rsidRPr="000A78B9" w:rsidRDefault="00A26C0D">
            <w:pPr>
              <w:rPr>
                <w:highlight w:val="yellow"/>
              </w:rPr>
            </w:pPr>
          </w:p>
        </w:tc>
        <w:tc>
          <w:tcPr>
            <w:tcW w:w="1097" w:type="dxa"/>
          </w:tcPr>
          <w:p w14:paraId="594F4BF0" w14:textId="77777777" w:rsidR="00A26C0D" w:rsidRPr="000A78B9" w:rsidRDefault="00A26C0D">
            <w:pPr>
              <w:rPr>
                <w:highlight w:val="yellow"/>
              </w:rPr>
            </w:pPr>
          </w:p>
        </w:tc>
      </w:tr>
    </w:tbl>
    <w:p w14:paraId="5AB57F9A" w14:textId="77777777" w:rsidR="00A26C0D" w:rsidRDefault="00A26C0D"/>
    <w:p w14:paraId="7FED0B03" w14:textId="77777777" w:rsidR="00A26C0D" w:rsidRDefault="00E260B6">
      <w:r w:rsidRPr="000A78B9">
        <w:rPr>
          <w:highlight w:val="yellow"/>
        </w:rPr>
        <w:t>Joachim has listed various EU Law enforcement datasets – not sure on access restrictions.</w:t>
      </w:r>
    </w:p>
    <w:p w14:paraId="43CC6AA6" w14:textId="77777777" w:rsidR="00A26C0D" w:rsidRDefault="00E260B6">
      <w:pPr>
        <w:pStyle w:val="Heading1"/>
        <w:rPr>
          <w:lang w:eastAsia="it-IT"/>
        </w:rPr>
      </w:pPr>
      <w:bookmarkStart w:id="691" w:name="_Toc525902823"/>
      <w:r>
        <w:rPr>
          <w:lang w:eastAsia="it-IT"/>
        </w:rPr>
        <w:lastRenderedPageBreak/>
        <w:t>Conclusion</w:t>
      </w:r>
      <w:bookmarkEnd w:id="691"/>
    </w:p>
    <w:p w14:paraId="14244630" w14:textId="77777777" w:rsidR="00A26C0D" w:rsidRDefault="00A26C0D">
      <w:pPr>
        <w:rPr>
          <w:lang w:eastAsia="it-IT"/>
        </w:rPr>
      </w:pPr>
    </w:p>
    <w:p w14:paraId="4EA557C8" w14:textId="77777777" w:rsidR="00A26C0D" w:rsidRDefault="00E260B6">
      <w:pPr>
        <w:rPr>
          <w:lang w:eastAsia="ja-JP"/>
        </w:rPr>
      </w:pPr>
      <w:r>
        <w:rPr>
          <w:lang w:eastAsia="ja-JP"/>
        </w:rPr>
        <w:t>The ANITA project aims at developing automated tools for extracting and analysing heterogeneous forensic data from multiple sources. Throughout the development process a user-centric approach will be used, where end-users will participate in every step, collaborating with technical partners towards the initial definition and further refinement of the tools’ specifications. At the end of this intensive process, investigators are expected to be able to use the system for retrieving a wealth of information related to the trafficking of arms and pharmaceuticals, as well as other sources of terrorism funding. Extracted information will be then subject to a deep analysis using the rest of the ANITA tools through a user-friendly interface.</w:t>
      </w:r>
    </w:p>
    <w:p w14:paraId="38258446" w14:textId="77777777" w:rsidR="00A26C0D" w:rsidRDefault="00E260B6">
      <w:pPr>
        <w:rPr>
          <w:lang w:eastAsia="ja-JP"/>
        </w:rPr>
      </w:pPr>
      <w:r>
        <w:rPr>
          <w:lang w:eastAsia="ja-JP"/>
        </w:rPr>
        <w:t xml:space="preserve">The user-centric approach that will be followed ensures that the functionalities of the system suit the needs of the end users in their day to day work. The user-centric approach relies on well-defined use cases and this document has extensively emphasized their clear definition so as to demonstrate the usability and added value of the overall system.  A high-level description of the use cases is presented through short narrative stories, bridging real world needs with the envisioned system functionalities, as agreed between end-users and technical partners of the consortium. This document reports on work performed in the context of WP4 to reach consensus between developers and users on the practices and representative use cases that will be followed. </w:t>
      </w:r>
    </w:p>
    <w:p w14:paraId="12504B7F" w14:textId="1454E7D9" w:rsidR="00A26C0D" w:rsidRDefault="00E260B6">
      <w:pPr>
        <w:rPr>
          <w:lang w:eastAsia="ja-JP"/>
        </w:rPr>
      </w:pPr>
      <w:r>
        <w:rPr>
          <w:lang w:eastAsia="ja-JP"/>
        </w:rPr>
        <w:t>The three use cases discussed delineate -through a detailed de</w:t>
      </w:r>
      <w:r w:rsidR="000A78B9">
        <w:rPr>
          <w:lang w:eastAsia="ja-JP"/>
        </w:rPr>
        <w:t>scription- the overall context i</w:t>
      </w:r>
      <w:r>
        <w:rPr>
          <w:lang w:eastAsia="ja-JP"/>
        </w:rPr>
        <w:t xml:space="preserve">n which the ANITA system can be used in real life scenarios. Besides use cases definition, a preliminary analysis of the system functionality is also presented along with the services that are required for realizing that functionality. Moreover, the datasets that will be utilized throughout the project for developing and testing purposes are briefly mentioned in Section 4. Data available from the end-users, data from online sources as well as public open </w:t>
      </w:r>
      <w:r w:rsidR="000A78B9">
        <w:rPr>
          <w:lang w:eastAsia="ja-JP"/>
        </w:rPr>
        <w:t>datasets and constructed data are</w:t>
      </w:r>
      <w:r>
        <w:rPr>
          <w:lang w:eastAsia="ja-JP"/>
        </w:rPr>
        <w:t xml:space="preserve"> used in setting up the overall ANITA database. Discussions with end-users regarding the availability of specific data were performed alongside the use case definition and thus the presented use cases have a direct connection with data available in the ANITA database.</w:t>
      </w:r>
    </w:p>
    <w:p w14:paraId="2D6D075A" w14:textId="77777777" w:rsidR="00A26C0D" w:rsidRDefault="00E260B6">
      <w:pPr>
        <w:pStyle w:val="Heading1"/>
        <w:rPr>
          <w:lang w:eastAsia="el-GR"/>
        </w:rPr>
      </w:pPr>
      <w:bookmarkStart w:id="692" w:name="_Toc525902824"/>
      <w:r>
        <w:rPr>
          <w:lang w:eastAsia="el-GR"/>
        </w:rPr>
        <w:lastRenderedPageBreak/>
        <w:t>References</w:t>
      </w:r>
      <w:bookmarkEnd w:id="692"/>
    </w:p>
    <w:p w14:paraId="4ABFD4B9" w14:textId="77777777" w:rsidR="00A26C0D" w:rsidRDefault="00A26C0D" w:rsidP="000A78B9">
      <w:pPr>
        <w:rPr>
          <w:ins w:id="693" w:author="Ken Maclennan-Brown" w:date="2018-09-27T14:41:00Z"/>
        </w:rPr>
      </w:pPr>
    </w:p>
    <w:p w14:paraId="3C508C8F" w14:textId="77777777" w:rsidR="00B64C02" w:rsidRDefault="00B64C02" w:rsidP="000A78B9">
      <w:pPr>
        <w:rPr>
          <w:ins w:id="694" w:author="Ken Maclennan-Brown" w:date="2018-09-27T14:41:00Z"/>
        </w:rPr>
      </w:pPr>
    </w:p>
    <w:p w14:paraId="792D0B22" w14:textId="77777777" w:rsidR="00B64C02" w:rsidRDefault="00B64C02" w:rsidP="000A78B9">
      <w:pPr>
        <w:pStyle w:val="Heading1"/>
        <w:rPr>
          <w:ins w:id="695" w:author="Ken Maclennan-Brown" w:date="2018-09-27T14:41:00Z"/>
        </w:rPr>
      </w:pPr>
      <w:bookmarkStart w:id="696" w:name="_Toc525902825"/>
      <w:ins w:id="697" w:author="Ken Maclennan-Brown" w:date="2018-09-27T14:41:00Z">
        <w:r>
          <w:lastRenderedPageBreak/>
          <w:t>Annex</w:t>
        </w:r>
        <w:bookmarkEnd w:id="696"/>
      </w:ins>
    </w:p>
    <w:p w14:paraId="5011189A" w14:textId="77777777" w:rsidR="00B64C02" w:rsidRPr="000A78B9" w:rsidRDefault="00B64C02" w:rsidP="000A78B9">
      <w:pPr>
        <w:rPr>
          <w:ins w:id="698" w:author="Ken Maclennan-Brown" w:date="2018-09-27T14:46:00Z"/>
          <w:highlight w:val="yellow"/>
        </w:rPr>
      </w:pPr>
      <w:commentRangeStart w:id="699"/>
      <w:ins w:id="700" w:author="Ken Maclennan-Brown" w:date="2018-09-27T14:41:00Z">
        <w:r w:rsidRPr="000A78B9">
          <w:rPr>
            <w:highlight w:val="yellow"/>
          </w:rPr>
          <w:t xml:space="preserve">This annex contains the collected keywords and </w:t>
        </w:r>
      </w:ins>
      <w:ins w:id="701" w:author="Ken Maclennan-Brown" w:date="2018-09-27T14:42:00Z">
        <w:r w:rsidRPr="000A78B9">
          <w:rPr>
            <w:highlight w:val="yellow"/>
          </w:rPr>
          <w:t>data</w:t>
        </w:r>
      </w:ins>
      <w:ins w:id="702" w:author="Ken Maclennan-Brown" w:date="2018-09-27T14:41:00Z">
        <w:r w:rsidRPr="000A78B9">
          <w:rPr>
            <w:highlight w:val="yellow"/>
          </w:rPr>
          <w:t xml:space="preserve"> </w:t>
        </w:r>
      </w:ins>
      <w:ins w:id="703" w:author="Ken Maclennan-Brown" w:date="2018-09-27T14:42:00Z">
        <w:r w:rsidRPr="000A78B9">
          <w:rPr>
            <w:highlight w:val="yellow"/>
          </w:rPr>
          <w:t>sources for each of the use cases.</w:t>
        </w:r>
      </w:ins>
      <w:ins w:id="704" w:author="Ken Maclennan-Brown" w:date="2018-09-27T14:46:00Z">
        <w:r w:rsidRPr="000A78B9">
          <w:rPr>
            <w:highlight w:val="yellow"/>
          </w:rPr>
          <w:t xml:space="preserve"> </w:t>
        </w:r>
      </w:ins>
    </w:p>
    <w:p w14:paraId="3AE9B286" w14:textId="77777777" w:rsidR="00B64C02" w:rsidRPr="000A78B9" w:rsidRDefault="00B64C02" w:rsidP="000A78B9">
      <w:pPr>
        <w:rPr>
          <w:ins w:id="705" w:author="Ken Maclennan-Brown" w:date="2018-09-27T14:42:00Z"/>
          <w:highlight w:val="yellow"/>
        </w:rPr>
      </w:pPr>
      <w:ins w:id="706" w:author="Ken Maclennan-Brown" w:date="2018-09-27T14:46:00Z">
        <w:r w:rsidRPr="000A78B9">
          <w:rPr>
            <w:highlight w:val="yellow"/>
            <w:lang w:eastAsia="it-IT"/>
          </w:rPr>
          <w:t>These lists are provided in such a way that they should be easy to translate into csv file</w:t>
        </w:r>
      </w:ins>
      <w:ins w:id="707" w:author="Ken Maclennan-Brown" w:date="2018-09-27T14:47:00Z">
        <w:r w:rsidRPr="000A78B9">
          <w:rPr>
            <w:highlight w:val="yellow"/>
            <w:lang w:eastAsia="it-IT"/>
          </w:rPr>
          <w:t>s</w:t>
        </w:r>
      </w:ins>
      <w:ins w:id="708" w:author="Ken Maclennan-Brown" w:date="2018-09-27T14:46:00Z">
        <w:r w:rsidRPr="000A78B9">
          <w:rPr>
            <w:highlight w:val="yellow"/>
            <w:lang w:eastAsia="it-IT"/>
          </w:rPr>
          <w:t>.</w:t>
        </w:r>
      </w:ins>
      <w:commentRangeEnd w:id="699"/>
      <w:r w:rsidR="000A78B9">
        <w:rPr>
          <w:rStyle w:val="CommentReference"/>
        </w:rPr>
        <w:commentReference w:id="699"/>
      </w:r>
    </w:p>
    <w:p w14:paraId="32728BB5" w14:textId="77777777" w:rsidR="00B64C02" w:rsidRPr="000A78B9" w:rsidRDefault="00B64C02" w:rsidP="000A78B9">
      <w:pPr>
        <w:pStyle w:val="Heading2"/>
        <w:rPr>
          <w:ins w:id="709" w:author="Ken Maclennan-Brown" w:date="2018-09-27T14:43:00Z"/>
          <w:highlight w:val="yellow"/>
        </w:rPr>
      </w:pPr>
      <w:bookmarkStart w:id="710" w:name="_Toc525902826"/>
      <w:bookmarkStart w:id="711" w:name="_Ref525903252"/>
      <w:bookmarkStart w:id="712" w:name="_Ref525903359"/>
      <w:bookmarkStart w:id="713" w:name="_Ref525903417"/>
      <w:ins w:id="714" w:author="Ken Maclennan-Brown" w:date="2018-09-27T14:42:00Z">
        <w:r w:rsidRPr="000A78B9">
          <w:rPr>
            <w:highlight w:val="yellow"/>
          </w:rPr>
          <w:t>Use case 1 Pharmaceuticals</w:t>
        </w:r>
      </w:ins>
      <w:bookmarkEnd w:id="710"/>
      <w:bookmarkEnd w:id="711"/>
      <w:bookmarkEnd w:id="712"/>
      <w:bookmarkEnd w:id="713"/>
    </w:p>
    <w:p w14:paraId="6F666E1A" w14:textId="77777777" w:rsidR="00B64C02" w:rsidRPr="000A78B9" w:rsidRDefault="00B64C02" w:rsidP="000A78B9">
      <w:pPr>
        <w:pStyle w:val="Heading3"/>
        <w:rPr>
          <w:ins w:id="715" w:author="Ken Maclennan-Brown" w:date="2018-09-27T14:43:00Z"/>
          <w:highlight w:val="yellow"/>
        </w:rPr>
      </w:pPr>
      <w:bookmarkStart w:id="716" w:name="_Toc525902827"/>
      <w:ins w:id="717" w:author="Ken Maclennan-Brown" w:date="2018-09-27T14:43:00Z">
        <w:r w:rsidRPr="000A78B9">
          <w:rPr>
            <w:highlight w:val="yellow"/>
          </w:rPr>
          <w:t>Keywords</w:t>
        </w:r>
        <w:bookmarkEnd w:id="716"/>
      </w:ins>
    </w:p>
    <w:p w14:paraId="479AC2FF" w14:textId="77777777" w:rsidR="00B64C02" w:rsidRPr="000A78B9" w:rsidRDefault="00B64C02" w:rsidP="000A78B9">
      <w:pPr>
        <w:rPr>
          <w:ins w:id="718" w:author="Ken Maclennan-Brown" w:date="2018-09-27T14:44:00Z"/>
          <w:highlight w:val="yellow"/>
          <w:lang w:eastAsia="it-IT"/>
        </w:rPr>
      </w:pPr>
      <w:ins w:id="719" w:author="Ken Maclennan-Brown" w:date="2018-09-27T14:49:00Z">
        <w:r w:rsidRPr="000A78B9">
          <w:rPr>
            <w:highlight w:val="yellow"/>
            <w:lang w:eastAsia="it-IT"/>
          </w:rPr>
          <w:t xml:space="preserve">4-Methylthioamphetamine, Acid Pig, AK-47, Alkyl nitrates, A-PVP, ayahuasca, </w:t>
        </w:r>
        <w:proofErr w:type="spellStart"/>
        <w:r w:rsidRPr="000A78B9">
          <w:rPr>
            <w:highlight w:val="yellow"/>
            <w:lang w:eastAsia="it-IT"/>
          </w:rPr>
          <w:t>ayawaska</w:t>
        </w:r>
        <w:proofErr w:type="spellEnd"/>
        <w:r w:rsidRPr="000A78B9">
          <w:rPr>
            <w:highlight w:val="yellow"/>
            <w:lang w:eastAsia="it-IT"/>
          </w:rPr>
          <w:t xml:space="preserve">, blowing weed, Buprenorphine, BZP, cannabis, cannabis in squeeze pouch, cannabis on a table, </w:t>
        </w:r>
        <w:proofErr w:type="spellStart"/>
        <w:r w:rsidRPr="000A78B9">
          <w:rPr>
            <w:highlight w:val="yellow"/>
            <w:lang w:eastAsia="it-IT"/>
          </w:rPr>
          <w:t>Cathinones</w:t>
        </w:r>
        <w:proofErr w:type="spellEnd"/>
        <w:r w:rsidRPr="000A78B9">
          <w:rPr>
            <w:highlight w:val="yellow"/>
            <w:lang w:eastAsia="it-IT"/>
          </w:rPr>
          <w:t xml:space="preserve">, Cocaine, Codeine, Crazy Dick, </w:t>
        </w:r>
        <w:proofErr w:type="spellStart"/>
        <w:r w:rsidRPr="000A78B9">
          <w:rPr>
            <w:highlight w:val="yellow"/>
            <w:lang w:eastAsia="it-IT"/>
          </w:rPr>
          <w:t>Czeszący</w:t>
        </w:r>
        <w:proofErr w:type="spellEnd"/>
        <w:r w:rsidRPr="000A78B9">
          <w:rPr>
            <w:highlight w:val="yellow"/>
            <w:lang w:eastAsia="it-IT"/>
          </w:rPr>
          <w:t xml:space="preserve"> </w:t>
        </w:r>
        <w:proofErr w:type="spellStart"/>
        <w:r w:rsidRPr="000A78B9">
          <w:rPr>
            <w:highlight w:val="yellow"/>
            <w:lang w:eastAsia="it-IT"/>
          </w:rPr>
          <w:t>Grzebień</w:t>
        </w:r>
        <w:proofErr w:type="spellEnd"/>
        <w:r w:rsidRPr="000A78B9">
          <w:rPr>
            <w:highlight w:val="yellow"/>
            <w:lang w:eastAsia="it-IT"/>
          </w:rPr>
          <w:t xml:space="preserve">, DMT, Drugs, Ecstasy, </w:t>
        </w:r>
        <w:proofErr w:type="spellStart"/>
        <w:r w:rsidRPr="000A78B9">
          <w:rPr>
            <w:highlight w:val="yellow"/>
            <w:lang w:eastAsia="it-IT"/>
          </w:rPr>
          <w:t>efedron</w:t>
        </w:r>
        <w:proofErr w:type="spellEnd"/>
        <w:r w:rsidRPr="000A78B9">
          <w:rPr>
            <w:highlight w:val="yellow"/>
            <w:lang w:eastAsia="it-IT"/>
          </w:rPr>
          <w:t xml:space="preserve">, Ethereum, Ethereum mobile wallet </w:t>
        </w:r>
        <w:proofErr w:type="spellStart"/>
        <w:r w:rsidRPr="000A78B9">
          <w:rPr>
            <w:highlight w:val="yellow"/>
            <w:lang w:eastAsia="it-IT"/>
          </w:rPr>
          <w:t>jaxx</w:t>
        </w:r>
        <w:proofErr w:type="spellEnd"/>
        <w:r w:rsidRPr="000A78B9">
          <w:rPr>
            <w:highlight w:val="yellow"/>
            <w:lang w:eastAsia="it-IT"/>
          </w:rPr>
          <w:t xml:space="preserve"> transactions, Ethereum transactions, Gamma-</w:t>
        </w:r>
        <w:proofErr w:type="spellStart"/>
        <w:r w:rsidRPr="000A78B9">
          <w:rPr>
            <w:highlight w:val="yellow"/>
            <w:lang w:eastAsia="it-IT"/>
          </w:rPr>
          <w:t>butyrolakton</w:t>
        </w:r>
        <w:proofErr w:type="spellEnd"/>
        <w:r w:rsidRPr="000A78B9">
          <w:rPr>
            <w:highlight w:val="yellow"/>
            <w:lang w:eastAsia="it-IT"/>
          </w:rPr>
          <w:t xml:space="preserve"> (GBL), </w:t>
        </w:r>
        <w:proofErr w:type="spellStart"/>
        <w:r w:rsidRPr="000A78B9">
          <w:rPr>
            <w:highlight w:val="yellow"/>
            <w:lang w:eastAsia="it-IT"/>
          </w:rPr>
          <w:t>giebel</w:t>
        </w:r>
        <w:proofErr w:type="spellEnd"/>
        <w:r w:rsidRPr="000A78B9">
          <w:rPr>
            <w:highlight w:val="yellow"/>
            <w:lang w:eastAsia="it-IT"/>
          </w:rPr>
          <w:t xml:space="preserve">, </w:t>
        </w:r>
        <w:proofErr w:type="spellStart"/>
        <w:r w:rsidRPr="000A78B9">
          <w:rPr>
            <w:highlight w:val="yellow"/>
            <w:lang w:eastAsia="it-IT"/>
          </w:rPr>
          <w:t>giebla</w:t>
        </w:r>
        <w:proofErr w:type="spellEnd"/>
        <w:r w:rsidRPr="000A78B9">
          <w:rPr>
            <w:highlight w:val="yellow"/>
            <w:lang w:eastAsia="it-IT"/>
          </w:rPr>
          <w:t xml:space="preserve">, </w:t>
        </w:r>
        <w:proofErr w:type="spellStart"/>
        <w:r w:rsidRPr="000A78B9">
          <w:rPr>
            <w:highlight w:val="yellow"/>
            <w:lang w:eastAsia="it-IT"/>
          </w:rPr>
          <w:t>gieblowanie</w:t>
        </w:r>
        <w:proofErr w:type="spellEnd"/>
        <w:r w:rsidRPr="000A78B9">
          <w:rPr>
            <w:highlight w:val="yellow"/>
            <w:lang w:eastAsia="it-IT"/>
          </w:rPr>
          <w:t xml:space="preserve">, Good Shit, </w:t>
        </w:r>
        <w:proofErr w:type="spellStart"/>
        <w:r w:rsidRPr="000A78B9">
          <w:rPr>
            <w:highlight w:val="yellow"/>
            <w:lang w:eastAsia="it-IT"/>
          </w:rPr>
          <w:t>Grabarz</w:t>
        </w:r>
        <w:proofErr w:type="spellEnd"/>
        <w:r w:rsidRPr="000A78B9">
          <w:rPr>
            <w:highlight w:val="yellow"/>
            <w:lang w:eastAsia="it-IT"/>
          </w:rPr>
          <w:t xml:space="preserve">, </w:t>
        </w:r>
        <w:proofErr w:type="spellStart"/>
        <w:r w:rsidRPr="000A78B9">
          <w:rPr>
            <w:highlight w:val="yellow"/>
            <w:lang w:eastAsia="it-IT"/>
          </w:rPr>
          <w:t>gruba</w:t>
        </w:r>
        <w:proofErr w:type="spellEnd"/>
        <w:r w:rsidRPr="000A78B9">
          <w:rPr>
            <w:highlight w:val="yellow"/>
            <w:lang w:eastAsia="it-IT"/>
          </w:rPr>
          <w:t xml:space="preserve"> </w:t>
        </w:r>
        <w:proofErr w:type="spellStart"/>
        <w:r w:rsidRPr="000A78B9">
          <w:rPr>
            <w:highlight w:val="yellow"/>
            <w:lang w:eastAsia="it-IT"/>
          </w:rPr>
          <w:t>lola</w:t>
        </w:r>
        <w:proofErr w:type="spellEnd"/>
        <w:r w:rsidRPr="000A78B9">
          <w:rPr>
            <w:highlight w:val="yellow"/>
            <w:lang w:eastAsia="it-IT"/>
          </w:rPr>
          <w:t xml:space="preserve">, Gumi </w:t>
        </w:r>
        <w:proofErr w:type="spellStart"/>
        <w:r w:rsidRPr="000A78B9">
          <w:rPr>
            <w:highlight w:val="yellow"/>
            <w:lang w:eastAsia="it-IT"/>
          </w:rPr>
          <w:t>Jagoda</w:t>
        </w:r>
        <w:proofErr w:type="spellEnd"/>
        <w:r w:rsidRPr="000A78B9">
          <w:rPr>
            <w:highlight w:val="yellow"/>
            <w:lang w:eastAsia="it-IT"/>
          </w:rPr>
          <w:t xml:space="preserve">, Hardcore, </w:t>
        </w:r>
        <w:proofErr w:type="spellStart"/>
        <w:r w:rsidRPr="000A78B9">
          <w:rPr>
            <w:highlight w:val="yellow"/>
            <w:lang w:eastAsia="it-IT"/>
          </w:rPr>
          <w:t>Hebt</w:t>
        </w:r>
        <w:proofErr w:type="spellEnd"/>
        <w:r w:rsidRPr="000A78B9">
          <w:rPr>
            <w:highlight w:val="yellow"/>
            <w:lang w:eastAsia="it-IT"/>
          </w:rPr>
          <w:t xml:space="preserve"> </w:t>
        </w:r>
        <w:proofErr w:type="spellStart"/>
        <w:r w:rsidRPr="000A78B9">
          <w:rPr>
            <w:highlight w:val="yellow"/>
            <w:lang w:eastAsia="it-IT"/>
          </w:rPr>
          <w:t>gij</w:t>
        </w:r>
        <w:proofErr w:type="spellEnd"/>
        <w:r w:rsidRPr="000A78B9">
          <w:rPr>
            <w:highlight w:val="yellow"/>
            <w:lang w:eastAsia="it-IT"/>
          </w:rPr>
          <w:t xml:space="preserve"> </w:t>
        </w:r>
        <w:proofErr w:type="spellStart"/>
        <w:r w:rsidRPr="000A78B9">
          <w:rPr>
            <w:highlight w:val="yellow"/>
            <w:lang w:eastAsia="it-IT"/>
          </w:rPr>
          <w:t>ganja</w:t>
        </w:r>
        <w:proofErr w:type="spellEnd"/>
        <w:r w:rsidRPr="000A78B9">
          <w:rPr>
            <w:highlight w:val="yellow"/>
            <w:lang w:eastAsia="it-IT"/>
          </w:rPr>
          <w:t>, Heroin, Hex-</w:t>
        </w:r>
        <w:proofErr w:type="spellStart"/>
        <w:r w:rsidRPr="000A78B9">
          <w:rPr>
            <w:highlight w:val="yellow"/>
            <w:lang w:eastAsia="it-IT"/>
          </w:rPr>
          <w:t>en</w:t>
        </w:r>
        <w:proofErr w:type="spellEnd"/>
        <w:r w:rsidRPr="000A78B9">
          <w:rPr>
            <w:highlight w:val="yellow"/>
            <w:lang w:eastAsia="it-IT"/>
          </w:rPr>
          <w:t xml:space="preserve">, Ibogaine, </w:t>
        </w:r>
        <w:proofErr w:type="spellStart"/>
        <w:r w:rsidRPr="000A78B9">
          <w:rPr>
            <w:highlight w:val="yellow"/>
            <w:lang w:eastAsia="it-IT"/>
          </w:rPr>
          <w:t>Ja</w:t>
        </w:r>
        <w:proofErr w:type="spellEnd"/>
        <w:r w:rsidRPr="000A78B9">
          <w:rPr>
            <w:highlight w:val="yellow"/>
            <w:lang w:eastAsia="it-IT"/>
          </w:rPr>
          <w:t xml:space="preserve"> Rush, </w:t>
        </w:r>
        <w:proofErr w:type="spellStart"/>
        <w:r w:rsidRPr="000A78B9">
          <w:rPr>
            <w:highlight w:val="yellow"/>
            <w:lang w:eastAsia="it-IT"/>
          </w:rPr>
          <w:t>Jebaczka</w:t>
        </w:r>
        <w:proofErr w:type="spellEnd"/>
        <w:r w:rsidRPr="000A78B9">
          <w:rPr>
            <w:highlight w:val="yellow"/>
            <w:lang w:eastAsia="it-IT"/>
          </w:rPr>
          <w:t xml:space="preserve">, JP2GMD, Ketamine, </w:t>
        </w:r>
        <w:proofErr w:type="spellStart"/>
        <w:r w:rsidRPr="000A78B9">
          <w:rPr>
            <w:highlight w:val="yellow"/>
            <w:lang w:eastAsia="it-IT"/>
          </w:rPr>
          <w:t>kicia</w:t>
        </w:r>
        <w:proofErr w:type="spellEnd"/>
        <w:r w:rsidRPr="000A78B9">
          <w:rPr>
            <w:highlight w:val="yellow"/>
            <w:lang w:eastAsia="it-IT"/>
          </w:rPr>
          <w:t xml:space="preserve">, </w:t>
        </w:r>
        <w:proofErr w:type="spellStart"/>
        <w:r w:rsidRPr="000A78B9">
          <w:rPr>
            <w:highlight w:val="yellow"/>
            <w:lang w:eastAsia="it-IT"/>
          </w:rPr>
          <w:t>klexedron</w:t>
        </w:r>
        <w:proofErr w:type="spellEnd"/>
        <w:r w:rsidRPr="000A78B9">
          <w:rPr>
            <w:highlight w:val="yellow"/>
            <w:lang w:eastAsia="it-IT"/>
          </w:rPr>
          <w:t xml:space="preserve">, </w:t>
        </w:r>
        <w:proofErr w:type="spellStart"/>
        <w:r w:rsidRPr="000A78B9">
          <w:rPr>
            <w:highlight w:val="yellow"/>
            <w:lang w:eastAsia="it-IT"/>
          </w:rPr>
          <w:t>koniczynka</w:t>
        </w:r>
        <w:proofErr w:type="spellEnd"/>
        <w:r w:rsidRPr="000A78B9">
          <w:rPr>
            <w:highlight w:val="yellow"/>
            <w:lang w:eastAsia="it-IT"/>
          </w:rPr>
          <w:t xml:space="preserve">, </w:t>
        </w:r>
        <w:proofErr w:type="spellStart"/>
        <w:r w:rsidRPr="000A78B9">
          <w:rPr>
            <w:highlight w:val="yellow"/>
            <w:lang w:eastAsia="it-IT"/>
          </w:rPr>
          <w:t>kot</w:t>
        </w:r>
        <w:proofErr w:type="spellEnd"/>
        <w:r w:rsidRPr="000A78B9">
          <w:rPr>
            <w:highlight w:val="yellow"/>
            <w:lang w:eastAsia="it-IT"/>
          </w:rPr>
          <w:t xml:space="preserve">, </w:t>
        </w:r>
        <w:proofErr w:type="spellStart"/>
        <w:r w:rsidRPr="000A78B9">
          <w:rPr>
            <w:highlight w:val="yellow"/>
            <w:lang w:eastAsia="it-IT"/>
          </w:rPr>
          <w:t>kulomiot</w:t>
        </w:r>
        <w:proofErr w:type="spellEnd"/>
        <w:r w:rsidRPr="000A78B9">
          <w:rPr>
            <w:highlight w:val="yellow"/>
            <w:lang w:eastAsia="it-IT"/>
          </w:rPr>
          <w:t xml:space="preserve">, </w:t>
        </w:r>
        <w:proofErr w:type="spellStart"/>
        <w:r w:rsidRPr="000A78B9">
          <w:rPr>
            <w:highlight w:val="yellow"/>
            <w:lang w:eastAsia="it-IT"/>
          </w:rPr>
          <w:t>Kunt</w:t>
        </w:r>
        <w:proofErr w:type="spellEnd"/>
        <w:r w:rsidRPr="000A78B9">
          <w:rPr>
            <w:highlight w:val="yellow"/>
            <w:lang w:eastAsia="it-IT"/>
          </w:rPr>
          <w:t xml:space="preserve"> </w:t>
        </w:r>
        <w:proofErr w:type="spellStart"/>
        <w:r w:rsidRPr="000A78B9">
          <w:rPr>
            <w:highlight w:val="yellow"/>
            <w:lang w:eastAsia="it-IT"/>
          </w:rPr>
          <w:t>gij</w:t>
        </w:r>
        <w:proofErr w:type="spellEnd"/>
        <w:r w:rsidRPr="000A78B9">
          <w:rPr>
            <w:highlight w:val="yellow"/>
            <w:lang w:eastAsia="it-IT"/>
          </w:rPr>
          <w:t xml:space="preserve"> </w:t>
        </w:r>
        <w:proofErr w:type="spellStart"/>
        <w:r w:rsidRPr="000A78B9">
          <w:rPr>
            <w:highlight w:val="yellow"/>
            <w:lang w:eastAsia="it-IT"/>
          </w:rPr>
          <w:t>iet</w:t>
        </w:r>
        <w:proofErr w:type="spellEnd"/>
        <w:r w:rsidRPr="000A78B9">
          <w:rPr>
            <w:highlight w:val="yellow"/>
            <w:lang w:eastAsia="it-IT"/>
          </w:rPr>
          <w:t xml:space="preserve"> fixe, </w:t>
        </w:r>
        <w:proofErr w:type="spellStart"/>
        <w:r w:rsidRPr="000A78B9">
          <w:rPr>
            <w:highlight w:val="yellow"/>
            <w:lang w:eastAsia="it-IT"/>
          </w:rPr>
          <w:t>Kunt</w:t>
        </w:r>
        <w:proofErr w:type="spellEnd"/>
        <w:r w:rsidRPr="000A78B9">
          <w:rPr>
            <w:highlight w:val="yellow"/>
            <w:lang w:eastAsia="it-IT"/>
          </w:rPr>
          <w:t xml:space="preserve"> </w:t>
        </w:r>
        <w:proofErr w:type="spellStart"/>
        <w:r w:rsidRPr="000A78B9">
          <w:rPr>
            <w:highlight w:val="yellow"/>
            <w:lang w:eastAsia="it-IT"/>
          </w:rPr>
          <w:t>gij</w:t>
        </w:r>
        <w:proofErr w:type="spellEnd"/>
        <w:r w:rsidRPr="000A78B9">
          <w:rPr>
            <w:highlight w:val="yellow"/>
            <w:lang w:eastAsia="it-IT"/>
          </w:rPr>
          <w:t xml:space="preserve"> </w:t>
        </w:r>
        <w:proofErr w:type="spellStart"/>
        <w:r w:rsidRPr="000A78B9">
          <w:rPr>
            <w:highlight w:val="yellow"/>
            <w:lang w:eastAsia="it-IT"/>
          </w:rPr>
          <w:t>iet</w:t>
        </w:r>
        <w:proofErr w:type="spellEnd"/>
        <w:r w:rsidRPr="000A78B9">
          <w:rPr>
            <w:highlight w:val="yellow"/>
            <w:lang w:eastAsia="it-IT"/>
          </w:rPr>
          <w:t xml:space="preserve"> </w:t>
        </w:r>
        <w:proofErr w:type="spellStart"/>
        <w:r w:rsidRPr="000A78B9">
          <w:rPr>
            <w:highlight w:val="yellow"/>
            <w:lang w:eastAsia="it-IT"/>
          </w:rPr>
          <w:t>fixen</w:t>
        </w:r>
        <w:proofErr w:type="spellEnd"/>
        <w:r w:rsidRPr="000A78B9">
          <w:rPr>
            <w:highlight w:val="yellow"/>
            <w:lang w:eastAsia="it-IT"/>
          </w:rPr>
          <w:t xml:space="preserve">, </w:t>
        </w:r>
        <w:proofErr w:type="spellStart"/>
        <w:r w:rsidRPr="000A78B9">
          <w:rPr>
            <w:highlight w:val="yellow"/>
            <w:lang w:eastAsia="it-IT"/>
          </w:rPr>
          <w:t>Kutango</w:t>
        </w:r>
        <w:proofErr w:type="spellEnd"/>
        <w:r w:rsidRPr="000A78B9">
          <w:rPr>
            <w:highlight w:val="yellow"/>
            <w:lang w:eastAsia="it-IT"/>
          </w:rPr>
          <w:t xml:space="preserve"> Sex 1, Lady Salvia, LSD, </w:t>
        </w:r>
        <w:proofErr w:type="spellStart"/>
        <w:r w:rsidRPr="000A78B9">
          <w:rPr>
            <w:highlight w:val="yellow"/>
            <w:lang w:eastAsia="it-IT"/>
          </w:rPr>
          <w:t>magiczna</w:t>
        </w:r>
        <w:proofErr w:type="spellEnd"/>
        <w:r w:rsidRPr="000A78B9">
          <w:rPr>
            <w:highlight w:val="yellow"/>
            <w:lang w:eastAsia="it-IT"/>
          </w:rPr>
          <w:t xml:space="preserve"> </w:t>
        </w:r>
        <w:proofErr w:type="spellStart"/>
        <w:r w:rsidRPr="000A78B9">
          <w:rPr>
            <w:highlight w:val="yellow"/>
            <w:lang w:eastAsia="it-IT"/>
          </w:rPr>
          <w:t>roślinka</w:t>
        </w:r>
        <w:proofErr w:type="spellEnd"/>
        <w:r w:rsidRPr="000A78B9">
          <w:rPr>
            <w:highlight w:val="yellow"/>
            <w:lang w:eastAsia="it-IT"/>
          </w:rPr>
          <w:t xml:space="preserve">, M-Cat, </w:t>
        </w:r>
        <w:proofErr w:type="spellStart"/>
        <w:r w:rsidRPr="000A78B9">
          <w:rPr>
            <w:highlight w:val="yellow"/>
            <w:lang w:eastAsia="it-IT"/>
          </w:rPr>
          <w:t>Mcpp</w:t>
        </w:r>
        <w:proofErr w:type="spellEnd"/>
        <w:r w:rsidRPr="000A78B9">
          <w:rPr>
            <w:highlight w:val="yellow"/>
            <w:lang w:eastAsia="it-IT"/>
          </w:rPr>
          <w:t xml:space="preserve">, MDPK, MDPV, </w:t>
        </w:r>
        <w:proofErr w:type="spellStart"/>
        <w:r w:rsidRPr="000A78B9">
          <w:rPr>
            <w:highlight w:val="yellow"/>
            <w:lang w:eastAsia="it-IT"/>
          </w:rPr>
          <w:t>mef</w:t>
        </w:r>
        <w:proofErr w:type="spellEnd"/>
        <w:r w:rsidRPr="000A78B9">
          <w:rPr>
            <w:highlight w:val="yellow"/>
            <w:lang w:eastAsia="it-IT"/>
          </w:rPr>
          <w:t xml:space="preserve">, </w:t>
        </w:r>
        <w:proofErr w:type="spellStart"/>
        <w:r w:rsidRPr="000A78B9">
          <w:rPr>
            <w:highlight w:val="yellow"/>
            <w:lang w:eastAsia="it-IT"/>
          </w:rPr>
          <w:t>mefacja</w:t>
        </w:r>
        <w:proofErr w:type="spellEnd"/>
        <w:r w:rsidRPr="000A78B9">
          <w:rPr>
            <w:highlight w:val="yellow"/>
            <w:lang w:eastAsia="it-IT"/>
          </w:rPr>
          <w:t xml:space="preserve">, </w:t>
        </w:r>
        <w:proofErr w:type="spellStart"/>
        <w:r w:rsidRPr="000A78B9">
          <w:rPr>
            <w:highlight w:val="yellow"/>
            <w:lang w:eastAsia="it-IT"/>
          </w:rPr>
          <w:t>mefcia</w:t>
        </w:r>
        <w:proofErr w:type="spellEnd"/>
        <w:r w:rsidRPr="000A78B9">
          <w:rPr>
            <w:highlight w:val="yellow"/>
            <w:lang w:eastAsia="it-IT"/>
          </w:rPr>
          <w:t xml:space="preserve">, </w:t>
        </w:r>
        <w:proofErr w:type="spellStart"/>
        <w:r w:rsidRPr="000A78B9">
          <w:rPr>
            <w:highlight w:val="yellow"/>
            <w:lang w:eastAsia="it-IT"/>
          </w:rPr>
          <w:t>mefedron</w:t>
        </w:r>
        <w:proofErr w:type="spellEnd"/>
        <w:r w:rsidRPr="000A78B9">
          <w:rPr>
            <w:highlight w:val="yellow"/>
            <w:lang w:eastAsia="it-IT"/>
          </w:rPr>
          <w:t xml:space="preserve">, </w:t>
        </w:r>
        <w:proofErr w:type="spellStart"/>
        <w:r w:rsidRPr="000A78B9">
          <w:rPr>
            <w:highlight w:val="yellow"/>
            <w:lang w:eastAsia="it-IT"/>
          </w:rPr>
          <w:t>mefka</w:t>
        </w:r>
        <w:proofErr w:type="spellEnd"/>
        <w:r w:rsidRPr="000A78B9">
          <w:rPr>
            <w:highlight w:val="yellow"/>
            <w:lang w:eastAsia="it-IT"/>
          </w:rPr>
          <w:t xml:space="preserve">, Mescaline, Methadone, Methamphetamine, Methylphenidate, </w:t>
        </w:r>
        <w:proofErr w:type="spellStart"/>
        <w:r w:rsidRPr="000A78B9">
          <w:rPr>
            <w:highlight w:val="yellow"/>
            <w:lang w:eastAsia="it-IT"/>
          </w:rPr>
          <w:t>metkat</w:t>
        </w:r>
        <w:proofErr w:type="spellEnd"/>
        <w:r w:rsidRPr="000A78B9">
          <w:rPr>
            <w:highlight w:val="yellow"/>
            <w:lang w:eastAsia="it-IT"/>
          </w:rPr>
          <w:t xml:space="preserve">, </w:t>
        </w:r>
        <w:proofErr w:type="spellStart"/>
        <w:r w:rsidRPr="000A78B9">
          <w:rPr>
            <w:highlight w:val="yellow"/>
            <w:lang w:eastAsia="it-IT"/>
          </w:rPr>
          <w:t>Metylokatynon</w:t>
        </w:r>
        <w:proofErr w:type="spellEnd"/>
        <w:r w:rsidRPr="000A78B9">
          <w:rPr>
            <w:highlight w:val="yellow"/>
            <w:lang w:eastAsia="it-IT"/>
          </w:rPr>
          <w:t xml:space="preserve">, </w:t>
        </w:r>
        <w:proofErr w:type="spellStart"/>
        <w:r w:rsidRPr="000A78B9">
          <w:rPr>
            <w:highlight w:val="yellow"/>
            <w:lang w:eastAsia="it-IT"/>
          </w:rPr>
          <w:t>miau</w:t>
        </w:r>
        <w:proofErr w:type="spellEnd"/>
        <w:r w:rsidRPr="000A78B9">
          <w:rPr>
            <w:highlight w:val="yellow"/>
            <w:lang w:eastAsia="it-IT"/>
          </w:rPr>
          <w:t xml:space="preserve">, </w:t>
        </w:r>
        <w:proofErr w:type="spellStart"/>
        <w:r w:rsidRPr="000A78B9">
          <w:rPr>
            <w:highlight w:val="yellow"/>
            <w:lang w:eastAsia="it-IT"/>
          </w:rPr>
          <w:t>Mocarz</w:t>
        </w:r>
        <w:proofErr w:type="spellEnd"/>
        <w:r w:rsidRPr="000A78B9">
          <w:rPr>
            <w:highlight w:val="yellow"/>
            <w:lang w:eastAsia="it-IT"/>
          </w:rPr>
          <w:t xml:space="preserve">, </w:t>
        </w:r>
        <w:proofErr w:type="spellStart"/>
        <w:r w:rsidRPr="000A78B9">
          <w:rPr>
            <w:highlight w:val="yellow"/>
            <w:lang w:eastAsia="it-IT"/>
          </w:rPr>
          <w:t>muchomorki</w:t>
        </w:r>
        <w:proofErr w:type="spellEnd"/>
        <w:r w:rsidRPr="000A78B9">
          <w:rPr>
            <w:highlight w:val="yellow"/>
            <w:lang w:eastAsia="it-IT"/>
          </w:rPr>
          <w:t xml:space="preserve">, Mushrooms, Nasa, Nootropics, Opiate, Opioid, Oxycodone, </w:t>
        </w:r>
        <w:proofErr w:type="spellStart"/>
        <w:r w:rsidRPr="000A78B9">
          <w:rPr>
            <w:highlight w:val="yellow"/>
            <w:lang w:eastAsia="it-IT"/>
          </w:rPr>
          <w:t>pasibrzuch</w:t>
        </w:r>
        <w:proofErr w:type="spellEnd"/>
        <w:r w:rsidRPr="000A78B9">
          <w:rPr>
            <w:highlight w:val="yellow"/>
            <w:lang w:eastAsia="it-IT"/>
          </w:rPr>
          <w:t xml:space="preserve">, </w:t>
        </w:r>
        <w:proofErr w:type="spellStart"/>
        <w:r w:rsidRPr="000A78B9">
          <w:rPr>
            <w:highlight w:val="yellow"/>
            <w:lang w:eastAsia="it-IT"/>
          </w:rPr>
          <w:t>pFPP</w:t>
        </w:r>
        <w:proofErr w:type="spellEnd"/>
        <w:r w:rsidRPr="000A78B9">
          <w:rPr>
            <w:highlight w:val="yellow"/>
            <w:lang w:eastAsia="it-IT"/>
          </w:rPr>
          <w:t xml:space="preserve">, </w:t>
        </w:r>
        <w:proofErr w:type="spellStart"/>
        <w:r w:rsidRPr="000A78B9">
          <w:rPr>
            <w:highlight w:val="yellow"/>
            <w:lang w:eastAsia="it-IT"/>
          </w:rPr>
          <w:t>piperazynka</w:t>
        </w:r>
        <w:proofErr w:type="spellEnd"/>
        <w:r w:rsidRPr="000A78B9">
          <w:rPr>
            <w:highlight w:val="yellow"/>
            <w:lang w:eastAsia="it-IT"/>
          </w:rPr>
          <w:t xml:space="preserve">, </w:t>
        </w:r>
        <w:proofErr w:type="spellStart"/>
        <w:r w:rsidRPr="000A78B9">
          <w:rPr>
            <w:highlight w:val="yellow"/>
            <w:lang w:eastAsia="it-IT"/>
          </w:rPr>
          <w:t>pipka</w:t>
        </w:r>
        <w:proofErr w:type="spellEnd"/>
        <w:r w:rsidRPr="000A78B9">
          <w:rPr>
            <w:highlight w:val="yellow"/>
            <w:lang w:eastAsia="it-IT"/>
          </w:rPr>
          <w:t xml:space="preserve">, Polish PORNSTAR, Psychedelics, </w:t>
        </w:r>
        <w:proofErr w:type="spellStart"/>
        <w:r w:rsidRPr="000A78B9">
          <w:rPr>
            <w:highlight w:val="yellow"/>
            <w:lang w:eastAsia="it-IT"/>
          </w:rPr>
          <w:t>puder</w:t>
        </w:r>
        <w:proofErr w:type="spellEnd"/>
        <w:r w:rsidRPr="000A78B9">
          <w:rPr>
            <w:highlight w:val="yellow"/>
            <w:lang w:eastAsia="it-IT"/>
          </w:rPr>
          <w:t xml:space="preserve">, pussy stench, </w:t>
        </w:r>
        <w:proofErr w:type="spellStart"/>
        <w:r w:rsidRPr="000A78B9">
          <w:rPr>
            <w:highlight w:val="yellow"/>
            <w:lang w:eastAsia="it-IT"/>
          </w:rPr>
          <w:t>puszek</w:t>
        </w:r>
        <w:proofErr w:type="spellEnd"/>
        <w:r w:rsidRPr="000A78B9">
          <w:rPr>
            <w:highlight w:val="yellow"/>
            <w:lang w:eastAsia="it-IT"/>
          </w:rPr>
          <w:t xml:space="preserve">, salvia </w:t>
        </w:r>
        <w:proofErr w:type="spellStart"/>
        <w:r w:rsidRPr="000A78B9">
          <w:rPr>
            <w:highlight w:val="yellow"/>
            <w:lang w:eastAsia="it-IT"/>
          </w:rPr>
          <w:t>divinorum</w:t>
        </w:r>
        <w:proofErr w:type="spellEnd"/>
        <w:r w:rsidRPr="000A78B9">
          <w:rPr>
            <w:highlight w:val="yellow"/>
            <w:lang w:eastAsia="it-IT"/>
          </w:rPr>
          <w:t xml:space="preserve">, </w:t>
        </w:r>
        <w:proofErr w:type="spellStart"/>
        <w:r w:rsidRPr="000A78B9">
          <w:rPr>
            <w:highlight w:val="yellow"/>
            <w:lang w:eastAsia="it-IT"/>
          </w:rPr>
          <w:t>salwinoryna</w:t>
        </w:r>
        <w:proofErr w:type="spellEnd"/>
        <w:r w:rsidRPr="000A78B9">
          <w:rPr>
            <w:highlight w:val="yellow"/>
            <w:lang w:eastAsia="it-IT"/>
          </w:rPr>
          <w:t xml:space="preserve"> A, </w:t>
        </w:r>
        <w:proofErr w:type="spellStart"/>
        <w:r w:rsidRPr="000A78B9">
          <w:rPr>
            <w:highlight w:val="yellow"/>
            <w:lang w:eastAsia="it-IT"/>
          </w:rPr>
          <w:t>Sence</w:t>
        </w:r>
        <w:proofErr w:type="spellEnd"/>
        <w:r w:rsidRPr="000A78B9">
          <w:rPr>
            <w:highlight w:val="yellow"/>
            <w:lang w:eastAsia="it-IT"/>
          </w:rPr>
          <w:t xml:space="preserve">, Spice, </w:t>
        </w:r>
        <w:proofErr w:type="spellStart"/>
        <w:r w:rsidRPr="000A78B9">
          <w:rPr>
            <w:highlight w:val="yellow"/>
            <w:lang w:eastAsia="it-IT"/>
          </w:rPr>
          <w:t>Sztywny</w:t>
        </w:r>
        <w:proofErr w:type="spellEnd"/>
        <w:r w:rsidRPr="000A78B9">
          <w:rPr>
            <w:highlight w:val="yellow"/>
            <w:lang w:eastAsia="it-IT"/>
          </w:rPr>
          <w:t xml:space="preserve"> </w:t>
        </w:r>
        <w:proofErr w:type="spellStart"/>
        <w:r w:rsidRPr="000A78B9">
          <w:rPr>
            <w:highlight w:val="yellow"/>
            <w:lang w:eastAsia="it-IT"/>
          </w:rPr>
          <w:t>Misza</w:t>
        </w:r>
        <w:proofErr w:type="spellEnd"/>
        <w:r w:rsidRPr="000A78B9">
          <w:rPr>
            <w:highlight w:val="yellow"/>
            <w:lang w:eastAsia="it-IT"/>
          </w:rPr>
          <w:t xml:space="preserve">, </w:t>
        </w:r>
        <w:proofErr w:type="spellStart"/>
        <w:r w:rsidRPr="000A78B9">
          <w:rPr>
            <w:highlight w:val="yellow"/>
            <w:lang w:eastAsia="it-IT"/>
          </w:rPr>
          <w:t>tajfuny</w:t>
        </w:r>
        <w:proofErr w:type="spellEnd"/>
        <w:r w:rsidRPr="000A78B9">
          <w:rPr>
            <w:highlight w:val="yellow"/>
            <w:lang w:eastAsia="it-IT"/>
          </w:rPr>
          <w:t xml:space="preserve">, TFMPP, </w:t>
        </w:r>
        <w:proofErr w:type="spellStart"/>
        <w:r w:rsidRPr="000A78B9">
          <w:rPr>
            <w:highlight w:val="yellow"/>
            <w:lang w:eastAsia="it-IT"/>
          </w:rPr>
          <w:t>wyrwidąb</w:t>
        </w:r>
        <w:proofErr w:type="spellEnd"/>
        <w:r w:rsidRPr="000A78B9">
          <w:rPr>
            <w:highlight w:val="yellow"/>
            <w:lang w:eastAsia="it-IT"/>
          </w:rPr>
          <w:t xml:space="preserve">, yage, </w:t>
        </w:r>
        <w:proofErr w:type="spellStart"/>
        <w:r w:rsidRPr="000A78B9">
          <w:rPr>
            <w:highlight w:val="yellow"/>
            <w:lang w:eastAsia="it-IT"/>
          </w:rPr>
          <w:t>yajé</w:t>
        </w:r>
        <w:proofErr w:type="spellEnd"/>
        <w:r w:rsidRPr="000A78B9">
          <w:rPr>
            <w:highlight w:val="yellow"/>
            <w:lang w:eastAsia="it-IT"/>
          </w:rPr>
          <w:t xml:space="preserve">, </w:t>
        </w:r>
        <w:proofErr w:type="spellStart"/>
        <w:r w:rsidRPr="000A78B9">
          <w:rPr>
            <w:highlight w:val="yellow"/>
            <w:lang w:eastAsia="it-IT"/>
          </w:rPr>
          <w:t>zerwikaptur</w:t>
        </w:r>
        <w:proofErr w:type="spellEnd"/>
        <w:r w:rsidRPr="000A78B9">
          <w:rPr>
            <w:highlight w:val="yellow"/>
            <w:lang w:eastAsia="it-IT"/>
          </w:rPr>
          <w:t xml:space="preserve">, </w:t>
        </w:r>
        <w:proofErr w:type="spellStart"/>
        <w:r w:rsidRPr="000A78B9">
          <w:rPr>
            <w:highlight w:val="yellow"/>
            <w:lang w:eastAsia="it-IT"/>
          </w:rPr>
          <w:t>zolty</w:t>
        </w:r>
        <w:proofErr w:type="spellEnd"/>
        <w:r w:rsidRPr="000A78B9">
          <w:rPr>
            <w:highlight w:val="yellow"/>
            <w:lang w:eastAsia="it-IT"/>
          </w:rPr>
          <w:t xml:space="preserve"> </w:t>
        </w:r>
        <w:proofErr w:type="spellStart"/>
        <w:r w:rsidRPr="000A78B9">
          <w:rPr>
            <w:highlight w:val="yellow"/>
            <w:lang w:eastAsia="it-IT"/>
          </w:rPr>
          <w:t>ogien</w:t>
        </w:r>
        <w:proofErr w:type="spellEnd"/>
        <w:r w:rsidRPr="000A78B9">
          <w:rPr>
            <w:highlight w:val="yellow"/>
            <w:lang w:eastAsia="it-IT"/>
          </w:rPr>
          <w:t>.</w:t>
        </w:r>
      </w:ins>
    </w:p>
    <w:p w14:paraId="17378BAD" w14:textId="77777777" w:rsidR="00B64C02" w:rsidRPr="000A78B9" w:rsidRDefault="00655787" w:rsidP="000A78B9">
      <w:pPr>
        <w:pStyle w:val="Heading3"/>
        <w:rPr>
          <w:ins w:id="720" w:author="Ken Maclennan-Brown" w:date="2018-09-27T14:45:00Z"/>
          <w:highlight w:val="yellow"/>
        </w:rPr>
      </w:pPr>
      <w:bookmarkStart w:id="721" w:name="_Toc525902828"/>
      <w:ins w:id="722" w:author="Ken Maclennan-Brown" w:date="2018-09-27T15:01:00Z">
        <w:r w:rsidRPr="000A78B9">
          <w:rPr>
            <w:highlight w:val="yellow"/>
          </w:rPr>
          <w:t>data</w:t>
        </w:r>
      </w:ins>
      <w:ins w:id="723" w:author="Ken Maclennan-Brown" w:date="2018-09-27T14:45:00Z">
        <w:r w:rsidR="00B64C02" w:rsidRPr="000A78B9">
          <w:rPr>
            <w:highlight w:val="yellow"/>
          </w:rPr>
          <w:t xml:space="preserve"> to generate</w:t>
        </w:r>
      </w:ins>
      <w:ins w:id="724" w:author="Ken Maclennan-Brown" w:date="2018-09-27T15:01:00Z">
        <w:r w:rsidRPr="000A78B9">
          <w:rPr>
            <w:highlight w:val="yellow"/>
          </w:rPr>
          <w:t xml:space="preserve"> connected to a persona</w:t>
        </w:r>
      </w:ins>
      <w:bookmarkEnd w:id="721"/>
    </w:p>
    <w:p w14:paraId="48F639EC" w14:textId="77777777" w:rsidR="00B64C02" w:rsidRPr="000A78B9" w:rsidRDefault="00B64C02" w:rsidP="000A78B9">
      <w:pPr>
        <w:rPr>
          <w:ins w:id="725" w:author="Ken Maclennan-Brown" w:date="2018-09-27T14:45:00Z"/>
          <w:highlight w:val="yellow"/>
          <w:lang w:eastAsia="it-IT"/>
        </w:rPr>
      </w:pPr>
      <w:ins w:id="726" w:author="Ken Maclennan-Brown" w:date="2018-09-27T14:52:00Z">
        <w:r w:rsidRPr="000A78B9">
          <w:rPr>
            <w:highlight w:val="yellow"/>
            <w:lang w:eastAsia="it-IT"/>
          </w:rPr>
          <w:t>Bitcoin Transactions, Conversations including keywords or phrases</w:t>
        </w:r>
        <w:r w:rsidR="00655787" w:rsidRPr="000A78B9">
          <w:rPr>
            <w:highlight w:val="yellow"/>
            <w:lang w:eastAsia="it-IT"/>
          </w:rPr>
          <w:t xml:space="preserve">, </w:t>
        </w:r>
        <w:r w:rsidRPr="000A78B9">
          <w:rPr>
            <w:highlight w:val="yellow"/>
            <w:lang w:eastAsia="it-IT"/>
          </w:rPr>
          <w:t>Dark Web URLs</w:t>
        </w:r>
        <w:r w:rsidR="00655787" w:rsidRPr="000A78B9">
          <w:rPr>
            <w:highlight w:val="yellow"/>
            <w:lang w:eastAsia="it-IT"/>
          </w:rPr>
          <w:t xml:space="preserve">, </w:t>
        </w:r>
        <w:r w:rsidRPr="000A78B9">
          <w:rPr>
            <w:highlight w:val="yellow"/>
            <w:lang w:eastAsia="it-IT"/>
          </w:rPr>
          <w:t>Ethereum transactions</w:t>
        </w:r>
        <w:r w:rsidR="00655787" w:rsidRPr="000A78B9">
          <w:rPr>
            <w:highlight w:val="yellow"/>
            <w:lang w:eastAsia="it-IT"/>
          </w:rPr>
          <w:t xml:space="preserve">, </w:t>
        </w:r>
        <w:r w:rsidRPr="000A78B9">
          <w:rPr>
            <w:highlight w:val="yellow"/>
            <w:lang w:eastAsia="it-IT"/>
          </w:rPr>
          <w:t>Facebook profile</w:t>
        </w:r>
        <w:r w:rsidR="00655787" w:rsidRPr="000A78B9">
          <w:rPr>
            <w:highlight w:val="yellow"/>
            <w:lang w:eastAsia="it-IT"/>
          </w:rPr>
          <w:t xml:space="preserve">, </w:t>
        </w:r>
        <w:r w:rsidRPr="000A78B9">
          <w:rPr>
            <w:highlight w:val="yellow"/>
            <w:lang w:eastAsia="it-IT"/>
          </w:rPr>
          <w:t>Google profile</w:t>
        </w:r>
        <w:r w:rsidR="00655787" w:rsidRPr="000A78B9">
          <w:rPr>
            <w:highlight w:val="yellow"/>
            <w:lang w:eastAsia="it-IT"/>
          </w:rPr>
          <w:t xml:space="preserve">, </w:t>
        </w:r>
        <w:r w:rsidRPr="000A78B9">
          <w:rPr>
            <w:highlight w:val="yellow"/>
            <w:lang w:eastAsia="it-IT"/>
          </w:rPr>
          <w:t>Images of transactions</w:t>
        </w:r>
        <w:r w:rsidR="00655787" w:rsidRPr="000A78B9">
          <w:rPr>
            <w:highlight w:val="yellow"/>
            <w:lang w:eastAsia="it-IT"/>
          </w:rPr>
          <w:t xml:space="preserve">, </w:t>
        </w:r>
        <w:r w:rsidRPr="000A78B9">
          <w:rPr>
            <w:highlight w:val="yellow"/>
            <w:lang w:eastAsia="it-IT"/>
          </w:rPr>
          <w:t>Images of wallets</w:t>
        </w:r>
        <w:r w:rsidR="00655787" w:rsidRPr="000A78B9">
          <w:rPr>
            <w:highlight w:val="yellow"/>
            <w:lang w:eastAsia="it-IT"/>
          </w:rPr>
          <w:t xml:space="preserve">, </w:t>
        </w:r>
        <w:r w:rsidRPr="000A78B9">
          <w:rPr>
            <w:highlight w:val="yellow"/>
            <w:lang w:eastAsia="it-IT"/>
          </w:rPr>
          <w:t>IMEI numbers</w:t>
        </w:r>
      </w:ins>
      <w:ins w:id="727" w:author="Ken Maclennan-Brown" w:date="2018-09-27T14:53:00Z">
        <w:r w:rsidR="00655787" w:rsidRPr="000A78B9">
          <w:rPr>
            <w:highlight w:val="yellow"/>
            <w:lang w:eastAsia="it-IT"/>
          </w:rPr>
          <w:t xml:space="preserve">, </w:t>
        </w:r>
      </w:ins>
      <w:ins w:id="728" w:author="Ken Maclennan-Brown" w:date="2018-09-27T14:52:00Z">
        <w:r w:rsidRPr="000A78B9">
          <w:rPr>
            <w:highlight w:val="yellow"/>
            <w:lang w:eastAsia="it-IT"/>
          </w:rPr>
          <w:t>Instagram profile</w:t>
        </w:r>
      </w:ins>
      <w:ins w:id="729" w:author="Ken Maclennan-Brown" w:date="2018-09-27T14:53:00Z">
        <w:r w:rsidR="00655787" w:rsidRPr="000A78B9">
          <w:rPr>
            <w:highlight w:val="yellow"/>
            <w:lang w:eastAsia="it-IT"/>
          </w:rPr>
          <w:t xml:space="preserve">, </w:t>
        </w:r>
      </w:ins>
      <w:ins w:id="730" w:author="Ken Maclennan-Brown" w:date="2018-09-27T14:52:00Z">
        <w:r w:rsidRPr="000A78B9">
          <w:rPr>
            <w:highlight w:val="yellow"/>
            <w:lang w:eastAsia="it-IT"/>
          </w:rPr>
          <w:t>Medium profile</w:t>
        </w:r>
      </w:ins>
      <w:ins w:id="731" w:author="Ken Maclennan-Brown" w:date="2018-09-27T14:53:00Z">
        <w:r w:rsidR="00655787" w:rsidRPr="000A78B9">
          <w:rPr>
            <w:highlight w:val="yellow"/>
            <w:lang w:eastAsia="it-IT"/>
          </w:rPr>
          <w:t xml:space="preserve">, </w:t>
        </w:r>
      </w:ins>
      <w:ins w:id="732" w:author="Ken Maclennan-Brown" w:date="2018-09-27T14:52:00Z">
        <w:r w:rsidRPr="000A78B9">
          <w:rPr>
            <w:highlight w:val="yellow"/>
            <w:lang w:eastAsia="it-IT"/>
          </w:rPr>
          <w:t>Tumblr profile</w:t>
        </w:r>
      </w:ins>
      <w:ins w:id="733" w:author="Ken Maclennan-Brown" w:date="2018-09-27T14:53:00Z">
        <w:r w:rsidR="00655787" w:rsidRPr="000A78B9">
          <w:rPr>
            <w:highlight w:val="yellow"/>
            <w:lang w:eastAsia="it-IT"/>
          </w:rPr>
          <w:t xml:space="preserve">, </w:t>
        </w:r>
      </w:ins>
      <w:ins w:id="734" w:author="Ken Maclennan-Brown" w:date="2018-09-27T14:52:00Z">
        <w:r w:rsidRPr="000A78B9">
          <w:rPr>
            <w:highlight w:val="yellow"/>
            <w:lang w:eastAsia="it-IT"/>
          </w:rPr>
          <w:t>Twitter profile</w:t>
        </w:r>
      </w:ins>
      <w:ins w:id="735" w:author="Ken Maclennan-Brown" w:date="2018-09-27T14:53:00Z">
        <w:r w:rsidR="00655787" w:rsidRPr="000A78B9">
          <w:rPr>
            <w:highlight w:val="yellow"/>
            <w:lang w:eastAsia="it-IT"/>
          </w:rPr>
          <w:t xml:space="preserve">, </w:t>
        </w:r>
      </w:ins>
      <w:proofErr w:type="spellStart"/>
      <w:ins w:id="736" w:author="Ken Maclennan-Brown" w:date="2018-09-27T14:52:00Z">
        <w:r w:rsidRPr="000A78B9">
          <w:rPr>
            <w:highlight w:val="yellow"/>
            <w:lang w:eastAsia="it-IT"/>
          </w:rPr>
          <w:t>Vkontakte</w:t>
        </w:r>
        <w:proofErr w:type="spellEnd"/>
        <w:r w:rsidRPr="000A78B9">
          <w:rPr>
            <w:highlight w:val="yellow"/>
            <w:lang w:eastAsia="it-IT"/>
          </w:rPr>
          <w:t xml:space="preserve"> profile</w:t>
        </w:r>
      </w:ins>
      <w:ins w:id="737" w:author="Ken Maclennan-Brown" w:date="2018-09-27T14:53:00Z">
        <w:r w:rsidR="00655787" w:rsidRPr="000A78B9">
          <w:rPr>
            <w:highlight w:val="yellow"/>
            <w:lang w:eastAsia="it-IT"/>
          </w:rPr>
          <w:t xml:space="preserve">, </w:t>
        </w:r>
      </w:ins>
      <w:proofErr w:type="spellStart"/>
      <w:ins w:id="738" w:author="Ken Maclennan-Brown" w:date="2018-09-27T14:52:00Z">
        <w:r w:rsidRPr="000A78B9">
          <w:rPr>
            <w:highlight w:val="yellow"/>
            <w:lang w:eastAsia="it-IT"/>
          </w:rPr>
          <w:t>Youtube</w:t>
        </w:r>
        <w:proofErr w:type="spellEnd"/>
        <w:r w:rsidRPr="000A78B9">
          <w:rPr>
            <w:highlight w:val="yellow"/>
            <w:lang w:eastAsia="it-IT"/>
          </w:rPr>
          <w:t xml:space="preserve"> profile</w:t>
        </w:r>
      </w:ins>
    </w:p>
    <w:p w14:paraId="2918F6EA" w14:textId="77777777" w:rsidR="00B64C02" w:rsidRPr="000A78B9" w:rsidRDefault="00B64C02" w:rsidP="000A78B9">
      <w:pPr>
        <w:pStyle w:val="Heading3"/>
        <w:rPr>
          <w:ins w:id="739" w:author="Ken Maclennan-Brown" w:date="2018-09-27T14:46:00Z"/>
          <w:highlight w:val="yellow"/>
        </w:rPr>
      </w:pPr>
      <w:bookmarkStart w:id="740" w:name="_Toc525902829"/>
      <w:ins w:id="741" w:author="Ken Maclennan-Brown" w:date="2018-09-27T14:45:00Z">
        <w:r w:rsidRPr="000A78B9">
          <w:rPr>
            <w:highlight w:val="yellow"/>
          </w:rPr>
          <w:t>Further sources</w:t>
        </w:r>
      </w:ins>
      <w:bookmarkEnd w:id="740"/>
    </w:p>
    <w:p w14:paraId="3DC5433A" w14:textId="77777777" w:rsidR="00B64C02" w:rsidRPr="000A78B9" w:rsidRDefault="00655787" w:rsidP="000A78B9">
      <w:pPr>
        <w:jc w:val="left"/>
        <w:rPr>
          <w:ins w:id="742" w:author="Ken Maclennan-Brown" w:date="2018-09-27T14:46:00Z"/>
          <w:highlight w:val="yellow"/>
          <w:lang w:eastAsia="it-IT"/>
        </w:rPr>
      </w:pPr>
      <w:ins w:id="743" w:author="Ken Maclennan-Brown" w:date="2018-09-27T14:55:00Z">
        <w:r w:rsidRPr="000A78B9">
          <w:rPr>
            <w:highlight w:val="yellow"/>
            <w:lang w:eastAsia="it-IT"/>
          </w:rPr>
          <w:fldChar w:fldCharType="begin"/>
        </w:r>
        <w:r w:rsidRPr="000A78B9">
          <w:rPr>
            <w:highlight w:val="yellow"/>
            <w:lang w:eastAsia="it-IT"/>
          </w:rPr>
          <w:instrText xml:space="preserve"> HYPERLINK "http://</w:instrText>
        </w:r>
      </w:ins>
      <w:ins w:id="744" w:author="Ken Maclennan-Brown" w:date="2018-09-27T14:54:00Z">
        <w:r w:rsidRPr="000A78B9">
          <w:rPr>
            <w:highlight w:val="yellow"/>
            <w:lang w:eastAsia="it-IT"/>
          </w:rPr>
          <w:instrText>www.deepdotweb.com/marketplace-directory/categories/top-markets/</w:instrText>
        </w:r>
      </w:ins>
      <w:ins w:id="745" w:author="Ken Maclennan-Brown" w:date="2018-09-27T14:55:00Z">
        <w:r w:rsidRPr="000A78B9">
          <w:rPr>
            <w:highlight w:val="yellow"/>
            <w:lang w:eastAsia="it-IT"/>
          </w:rPr>
          <w:instrText xml:space="preserve">" </w:instrText>
        </w:r>
        <w:r w:rsidRPr="000A78B9">
          <w:rPr>
            <w:highlight w:val="yellow"/>
            <w:lang w:eastAsia="it-IT"/>
          </w:rPr>
          <w:fldChar w:fldCharType="separate"/>
        </w:r>
      </w:ins>
      <w:ins w:id="746" w:author="Ken Maclennan-Brown" w:date="2018-09-27T14:54:00Z">
        <w:r w:rsidRPr="000A78B9">
          <w:rPr>
            <w:rStyle w:val="Hyperlink"/>
            <w:highlight w:val="yellow"/>
            <w:lang w:eastAsia="it-IT"/>
          </w:rPr>
          <w:t>www.deepdotweb.com/marketplace-directory/categories/top-markets/</w:t>
        </w:r>
      </w:ins>
      <w:ins w:id="747" w:author="Ken Maclennan-Brown" w:date="2018-09-27T14:55:00Z">
        <w:r w:rsidRPr="000A78B9">
          <w:rPr>
            <w:highlight w:val="yellow"/>
            <w:lang w:eastAsia="it-IT"/>
          </w:rPr>
          <w:fldChar w:fldCharType="end"/>
        </w:r>
        <w:r w:rsidRPr="000A78B9">
          <w:rPr>
            <w:highlight w:val="yellow"/>
            <w:lang w:eastAsia="it-IT"/>
          </w:rPr>
          <w:t xml:space="preserve">, </w:t>
        </w:r>
      </w:ins>
      <w:ins w:id="748" w:author="Ken Maclennan-Brown" w:date="2018-09-27T14:54:00Z">
        <w:r w:rsidRPr="000A78B9">
          <w:rPr>
            <w:highlight w:val="yellow"/>
            <w:lang w:eastAsia="it-IT"/>
          </w:rPr>
          <w:t>Bitcoin.org</w:t>
        </w:r>
      </w:ins>
      <w:ins w:id="749" w:author="Ken Maclennan-Brown" w:date="2018-09-27T14:55:00Z">
        <w:r w:rsidRPr="000A78B9">
          <w:rPr>
            <w:highlight w:val="yellow"/>
            <w:lang w:eastAsia="it-IT"/>
          </w:rPr>
          <w:t xml:space="preserve">, </w:t>
        </w:r>
      </w:ins>
      <w:ins w:id="750" w:author="Ken Maclennan-Brown" w:date="2018-09-27T14:54:00Z">
        <w:r w:rsidRPr="000A78B9">
          <w:rPr>
            <w:highlight w:val="yellow"/>
            <w:lang w:eastAsia="it-IT"/>
          </w:rPr>
          <w:t>Coinbase.com</w:t>
        </w:r>
      </w:ins>
      <w:ins w:id="751" w:author="Ken Maclennan-Brown" w:date="2018-09-27T14:55:00Z">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752" w:author="Ken Maclennan-Brown" w:date="2018-09-27T14:54:00Z">
        <w:r w:rsidRPr="000A78B9">
          <w:rPr>
            <w:highlight w:val="yellow"/>
            <w:lang w:eastAsia="it-IT"/>
          </w:rPr>
          <w:instrText>http://6khhxwj7viwe5xjm.onion</w:instrText>
        </w:r>
      </w:ins>
      <w:ins w:id="753" w:author="Ken Maclennan-Brown" w:date="2018-09-27T14:55:00Z">
        <w:r w:rsidRPr="000A78B9">
          <w:rPr>
            <w:highlight w:val="yellow"/>
            <w:lang w:eastAsia="it-IT"/>
          </w:rPr>
          <w:instrText xml:space="preserve">" </w:instrText>
        </w:r>
        <w:r w:rsidRPr="000A78B9">
          <w:rPr>
            <w:highlight w:val="yellow"/>
            <w:lang w:eastAsia="it-IT"/>
          </w:rPr>
          <w:fldChar w:fldCharType="separate"/>
        </w:r>
      </w:ins>
      <w:ins w:id="754" w:author="Ken Maclennan-Brown" w:date="2018-09-27T14:54:00Z">
        <w:r w:rsidRPr="000A78B9">
          <w:rPr>
            <w:rStyle w:val="Hyperlink"/>
            <w:highlight w:val="yellow"/>
            <w:lang w:eastAsia="it-IT"/>
          </w:rPr>
          <w:t>http://6khhxwj7viwe5xjm.onion</w:t>
        </w:r>
      </w:ins>
      <w:ins w:id="755" w:author="Ken Maclennan-Brown" w:date="2018-09-27T14:55: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756" w:author="Ken Maclennan-Brown" w:date="2018-09-27T14:54:00Z">
        <w:r w:rsidRPr="000A78B9">
          <w:rPr>
            <w:highlight w:val="yellow"/>
            <w:lang w:eastAsia="it-IT"/>
          </w:rPr>
          <w:instrText>http://tochka3evlj3sxdv.onion</w:instrText>
        </w:r>
      </w:ins>
      <w:ins w:id="757" w:author="Ken Maclennan-Brown" w:date="2018-09-27T14:55:00Z">
        <w:r w:rsidRPr="000A78B9">
          <w:rPr>
            <w:highlight w:val="yellow"/>
            <w:lang w:eastAsia="it-IT"/>
          </w:rPr>
          <w:instrText xml:space="preserve">" </w:instrText>
        </w:r>
        <w:r w:rsidRPr="000A78B9">
          <w:rPr>
            <w:highlight w:val="yellow"/>
            <w:lang w:eastAsia="it-IT"/>
          </w:rPr>
          <w:fldChar w:fldCharType="separate"/>
        </w:r>
      </w:ins>
      <w:ins w:id="758" w:author="Ken Maclennan-Brown" w:date="2018-09-27T14:54:00Z">
        <w:r w:rsidRPr="000A78B9">
          <w:rPr>
            <w:rStyle w:val="Hyperlink"/>
            <w:highlight w:val="yellow"/>
            <w:lang w:eastAsia="it-IT"/>
          </w:rPr>
          <w:t>http://tochka3evlj3sxdv.onion</w:t>
        </w:r>
      </w:ins>
      <w:ins w:id="759" w:author="Ken Maclennan-Brown" w:date="2018-09-27T14:55: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760" w:author="Ken Maclennan-Brown" w:date="2018-09-27T14:54:00Z">
        <w:r w:rsidRPr="000A78B9">
          <w:rPr>
            <w:highlight w:val="yellow"/>
            <w:lang w:eastAsia="it-IT"/>
          </w:rPr>
          <w:instrText>http://valhallaxmn3fydu.onion</w:instrText>
        </w:r>
      </w:ins>
      <w:ins w:id="761" w:author="Ken Maclennan-Brown" w:date="2018-09-27T14:55:00Z">
        <w:r w:rsidRPr="000A78B9">
          <w:rPr>
            <w:highlight w:val="yellow"/>
            <w:lang w:eastAsia="it-IT"/>
          </w:rPr>
          <w:instrText xml:space="preserve">" </w:instrText>
        </w:r>
        <w:r w:rsidRPr="000A78B9">
          <w:rPr>
            <w:highlight w:val="yellow"/>
            <w:lang w:eastAsia="it-IT"/>
          </w:rPr>
          <w:fldChar w:fldCharType="separate"/>
        </w:r>
      </w:ins>
      <w:ins w:id="762" w:author="Ken Maclennan-Brown" w:date="2018-09-27T14:54:00Z">
        <w:r w:rsidRPr="000A78B9">
          <w:rPr>
            <w:rStyle w:val="Hyperlink"/>
            <w:highlight w:val="yellow"/>
            <w:lang w:eastAsia="it-IT"/>
          </w:rPr>
          <w:t>http://valhallaxmn3fydu.onion</w:t>
        </w:r>
      </w:ins>
      <w:ins w:id="763" w:author="Ken Maclennan-Brown" w:date="2018-09-27T14:55: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764" w:author="Ken Maclennan-Brown" w:date="2018-09-27T14:54:00Z">
        <w:r w:rsidRPr="000A78B9">
          <w:rPr>
            <w:highlight w:val="yellow"/>
            <w:lang w:eastAsia="it-IT"/>
          </w:rPr>
          <w:instrText>http://wallstyizjhkrvmj.onion</w:instrText>
        </w:r>
      </w:ins>
      <w:ins w:id="765" w:author="Ken Maclennan-Brown" w:date="2018-09-27T14:55:00Z">
        <w:r w:rsidRPr="000A78B9">
          <w:rPr>
            <w:highlight w:val="yellow"/>
            <w:lang w:eastAsia="it-IT"/>
          </w:rPr>
          <w:instrText xml:space="preserve">" </w:instrText>
        </w:r>
        <w:r w:rsidRPr="000A78B9">
          <w:rPr>
            <w:highlight w:val="yellow"/>
            <w:lang w:eastAsia="it-IT"/>
          </w:rPr>
          <w:fldChar w:fldCharType="separate"/>
        </w:r>
      </w:ins>
      <w:ins w:id="766" w:author="Ken Maclennan-Brown" w:date="2018-09-27T14:54:00Z">
        <w:r w:rsidRPr="000A78B9">
          <w:rPr>
            <w:rStyle w:val="Hyperlink"/>
            <w:highlight w:val="yellow"/>
            <w:lang w:eastAsia="it-IT"/>
          </w:rPr>
          <w:t>http://wallstyizjhkrvmj.onion</w:t>
        </w:r>
      </w:ins>
      <w:ins w:id="767" w:author="Ken Maclennan-Brown" w:date="2018-09-27T14:55:00Z">
        <w:r w:rsidRPr="000A78B9">
          <w:rPr>
            <w:highlight w:val="yellow"/>
            <w:lang w:eastAsia="it-IT"/>
          </w:rPr>
          <w:fldChar w:fldCharType="end"/>
        </w:r>
        <w:r w:rsidRPr="000A78B9">
          <w:rPr>
            <w:highlight w:val="yellow"/>
            <w:lang w:eastAsia="it-IT"/>
          </w:rPr>
          <w:t>,</w:t>
        </w:r>
      </w:ins>
      <w:ins w:id="768" w:author="Ken Maclennan-Brown" w:date="2018-09-27T14:56:00Z">
        <w:r w:rsidRPr="000A78B9">
          <w:rPr>
            <w:highlight w:val="yellow"/>
            <w:lang w:eastAsia="it-IT"/>
          </w:rPr>
          <w:t xml:space="preserve"> </w:t>
        </w:r>
      </w:ins>
      <w:ins w:id="769" w:author="Ken Maclennan-Brown" w:date="2018-09-27T14:55:00Z">
        <w:r w:rsidRPr="000A78B9">
          <w:rPr>
            <w:highlight w:val="yellow"/>
            <w:lang w:eastAsia="it-IT"/>
          </w:rPr>
          <w:fldChar w:fldCharType="begin"/>
        </w:r>
        <w:r w:rsidRPr="000A78B9">
          <w:rPr>
            <w:highlight w:val="yellow"/>
            <w:lang w:eastAsia="it-IT"/>
          </w:rPr>
          <w:instrText xml:space="preserve"> HYPERLINK "</w:instrText>
        </w:r>
      </w:ins>
      <w:ins w:id="770" w:author="Ken Maclennan-Brown" w:date="2018-09-27T14:54:00Z">
        <w:r w:rsidRPr="000A78B9">
          <w:rPr>
            <w:highlight w:val="yellow"/>
            <w:lang w:eastAsia="it-IT"/>
          </w:rPr>
          <w:instrText>http://www.legalchem.pl/pl/</w:instrText>
        </w:r>
      </w:ins>
      <w:ins w:id="771" w:author="Ken Maclennan-Brown" w:date="2018-09-27T14:55:00Z">
        <w:r w:rsidRPr="000A78B9">
          <w:rPr>
            <w:highlight w:val="yellow"/>
            <w:lang w:eastAsia="it-IT"/>
          </w:rPr>
          <w:instrText xml:space="preserve">" </w:instrText>
        </w:r>
        <w:r w:rsidRPr="000A78B9">
          <w:rPr>
            <w:highlight w:val="yellow"/>
            <w:lang w:eastAsia="it-IT"/>
          </w:rPr>
          <w:fldChar w:fldCharType="separate"/>
        </w:r>
      </w:ins>
      <w:ins w:id="772" w:author="Ken Maclennan-Brown" w:date="2018-09-27T14:54:00Z">
        <w:r w:rsidRPr="000A78B9">
          <w:rPr>
            <w:rStyle w:val="Hyperlink"/>
            <w:highlight w:val="yellow"/>
            <w:lang w:eastAsia="it-IT"/>
          </w:rPr>
          <w:t>http://www.legalchem.pl/pl/</w:t>
        </w:r>
      </w:ins>
      <w:ins w:id="773" w:author="Ken Maclennan-Brown" w:date="2018-09-27T14:55: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774" w:author="Ken Maclennan-Brown" w:date="2018-09-27T14:54:00Z">
        <w:r w:rsidRPr="000A78B9">
          <w:rPr>
            <w:highlight w:val="yellow"/>
            <w:lang w:eastAsia="it-IT"/>
          </w:rPr>
          <w:instrText>https://forum.dopalamy.com/topic/198-naj%C5%9Bmieszniejsza-nazwa-dopalacza-wg-was/</w:instrText>
        </w:r>
      </w:ins>
      <w:ins w:id="775" w:author="Ken Maclennan-Brown" w:date="2018-09-27T14:55:00Z">
        <w:r w:rsidRPr="000A78B9">
          <w:rPr>
            <w:highlight w:val="yellow"/>
            <w:lang w:eastAsia="it-IT"/>
          </w:rPr>
          <w:instrText xml:space="preserve">" </w:instrText>
        </w:r>
        <w:r w:rsidRPr="000A78B9">
          <w:rPr>
            <w:highlight w:val="yellow"/>
            <w:lang w:eastAsia="it-IT"/>
          </w:rPr>
          <w:fldChar w:fldCharType="separate"/>
        </w:r>
      </w:ins>
      <w:ins w:id="776" w:author="Ken Maclennan-Brown" w:date="2018-09-27T14:54:00Z">
        <w:r w:rsidRPr="000A78B9">
          <w:rPr>
            <w:rStyle w:val="Hyperlink"/>
            <w:highlight w:val="yellow"/>
            <w:lang w:eastAsia="it-IT"/>
          </w:rPr>
          <w:t>https://forum.dopalamy.com/topic/198-naj%C5%9Bmieszniejsza-nazwa-dopalacza-wg-was/</w:t>
        </w:r>
      </w:ins>
      <w:ins w:id="777" w:author="Ken Maclennan-Brown" w:date="2018-09-27T14:55:00Z">
        <w:r w:rsidRPr="000A78B9">
          <w:rPr>
            <w:highlight w:val="yellow"/>
            <w:lang w:eastAsia="it-IT"/>
          </w:rPr>
          <w:fldChar w:fldCharType="end"/>
        </w:r>
        <w:r w:rsidRPr="000A78B9">
          <w:rPr>
            <w:highlight w:val="yellow"/>
            <w:lang w:eastAsia="it-IT"/>
          </w:rPr>
          <w:t xml:space="preserve">, </w:t>
        </w:r>
      </w:ins>
      <w:ins w:id="778" w:author="Ken Maclennan-Brown" w:date="2018-09-27T14:56:00Z">
        <w:r w:rsidRPr="000A78B9">
          <w:rPr>
            <w:highlight w:val="yellow"/>
            <w:lang w:eastAsia="it-IT"/>
          </w:rPr>
          <w:fldChar w:fldCharType="begin"/>
        </w:r>
        <w:r w:rsidRPr="000A78B9">
          <w:rPr>
            <w:highlight w:val="yellow"/>
            <w:lang w:eastAsia="it-IT"/>
          </w:rPr>
          <w:instrText xml:space="preserve"> HYPERLINK "</w:instrText>
        </w:r>
      </w:ins>
      <w:ins w:id="779" w:author="Ken Maclennan-Brown" w:date="2018-09-27T14:54:00Z">
        <w:r w:rsidRPr="000A78B9">
          <w:rPr>
            <w:highlight w:val="yellow"/>
            <w:lang w:eastAsia="it-IT"/>
          </w:rPr>
          <w:instrText>https://hyperreal.info/talk/mdpv-t12355-980.html</w:instrText>
        </w:r>
      </w:ins>
      <w:ins w:id="780" w:author="Ken Maclennan-Brown" w:date="2018-09-27T14:56:00Z">
        <w:r w:rsidRPr="000A78B9">
          <w:rPr>
            <w:highlight w:val="yellow"/>
            <w:lang w:eastAsia="it-IT"/>
          </w:rPr>
          <w:instrText xml:space="preserve">" </w:instrText>
        </w:r>
        <w:r w:rsidRPr="000A78B9">
          <w:rPr>
            <w:highlight w:val="yellow"/>
            <w:lang w:eastAsia="it-IT"/>
          </w:rPr>
          <w:fldChar w:fldCharType="separate"/>
        </w:r>
      </w:ins>
      <w:ins w:id="781" w:author="Ken Maclennan-Brown" w:date="2018-09-27T14:54:00Z">
        <w:r w:rsidRPr="000A78B9">
          <w:rPr>
            <w:rStyle w:val="Hyperlink"/>
            <w:highlight w:val="yellow"/>
            <w:lang w:eastAsia="it-IT"/>
          </w:rPr>
          <w:t>https://hyperreal.info/talk/mdpv-t12355-980.html</w:t>
        </w:r>
      </w:ins>
      <w:ins w:id="782" w:author="Ken Maclennan-Brown" w:date="2018-09-27T14:56: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783" w:author="Ken Maclennan-Brown" w:date="2018-09-27T14:54:00Z">
        <w:r w:rsidRPr="000A78B9">
          <w:rPr>
            <w:highlight w:val="yellow"/>
            <w:lang w:eastAsia="it-IT"/>
          </w:rPr>
          <w:instrText>https://kolekcjoner.nl/sklep</w:instrText>
        </w:r>
      </w:ins>
      <w:ins w:id="784" w:author="Ken Maclennan-Brown" w:date="2018-09-27T14:56:00Z">
        <w:r w:rsidRPr="000A78B9">
          <w:rPr>
            <w:highlight w:val="yellow"/>
            <w:lang w:eastAsia="it-IT"/>
          </w:rPr>
          <w:instrText xml:space="preserve">" </w:instrText>
        </w:r>
        <w:r w:rsidRPr="000A78B9">
          <w:rPr>
            <w:highlight w:val="yellow"/>
            <w:lang w:eastAsia="it-IT"/>
          </w:rPr>
          <w:fldChar w:fldCharType="separate"/>
        </w:r>
      </w:ins>
      <w:ins w:id="785" w:author="Ken Maclennan-Brown" w:date="2018-09-27T14:54:00Z">
        <w:r w:rsidRPr="000A78B9">
          <w:rPr>
            <w:rStyle w:val="Hyperlink"/>
            <w:highlight w:val="yellow"/>
            <w:lang w:eastAsia="it-IT"/>
          </w:rPr>
          <w:t>https://kolekcjoner.nl/sklep</w:t>
        </w:r>
      </w:ins>
      <w:ins w:id="786" w:author="Ken Maclennan-Brown" w:date="2018-09-27T14:56: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787" w:author="Ken Maclennan-Brown" w:date="2018-09-27T14:54:00Z">
        <w:r w:rsidRPr="000A78B9">
          <w:rPr>
            <w:highlight w:val="yellow"/>
            <w:lang w:eastAsia="it-IT"/>
          </w:rPr>
          <w:instrText>https://synthetics.pl/</w:instrText>
        </w:r>
      </w:ins>
      <w:ins w:id="788" w:author="Ken Maclennan-Brown" w:date="2018-09-27T14:56:00Z">
        <w:r w:rsidRPr="000A78B9">
          <w:rPr>
            <w:highlight w:val="yellow"/>
            <w:lang w:eastAsia="it-IT"/>
          </w:rPr>
          <w:instrText xml:space="preserve">" </w:instrText>
        </w:r>
        <w:r w:rsidRPr="000A78B9">
          <w:rPr>
            <w:highlight w:val="yellow"/>
            <w:lang w:eastAsia="it-IT"/>
          </w:rPr>
          <w:fldChar w:fldCharType="separate"/>
        </w:r>
      </w:ins>
      <w:ins w:id="789" w:author="Ken Maclennan-Brown" w:date="2018-09-27T14:54:00Z">
        <w:r w:rsidRPr="000A78B9">
          <w:rPr>
            <w:rStyle w:val="Hyperlink"/>
            <w:highlight w:val="yellow"/>
            <w:lang w:eastAsia="it-IT"/>
          </w:rPr>
          <w:t>https://synthetics.pl/</w:t>
        </w:r>
      </w:ins>
      <w:ins w:id="790" w:author="Ken Maclennan-Brown" w:date="2018-09-27T14:56: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791" w:author="Ken Maclennan-Brown" w:date="2018-09-27T14:54:00Z">
        <w:r w:rsidRPr="000A78B9">
          <w:rPr>
            <w:highlight w:val="yellow"/>
            <w:lang w:eastAsia="it-IT"/>
          </w:rPr>
          <w:instrText>https://theexploaders.com/index.html</w:instrText>
        </w:r>
      </w:ins>
      <w:ins w:id="792" w:author="Ken Maclennan-Brown" w:date="2018-09-27T14:56:00Z">
        <w:r w:rsidRPr="000A78B9">
          <w:rPr>
            <w:highlight w:val="yellow"/>
            <w:lang w:eastAsia="it-IT"/>
          </w:rPr>
          <w:instrText xml:space="preserve">" </w:instrText>
        </w:r>
        <w:r w:rsidRPr="000A78B9">
          <w:rPr>
            <w:highlight w:val="yellow"/>
            <w:lang w:eastAsia="it-IT"/>
          </w:rPr>
          <w:fldChar w:fldCharType="separate"/>
        </w:r>
      </w:ins>
      <w:ins w:id="793" w:author="Ken Maclennan-Brown" w:date="2018-09-27T14:54:00Z">
        <w:r w:rsidRPr="000A78B9">
          <w:rPr>
            <w:rStyle w:val="Hyperlink"/>
            <w:highlight w:val="yellow"/>
            <w:lang w:eastAsia="it-IT"/>
          </w:rPr>
          <w:t>https://theexploaders.com/index.html</w:t>
        </w:r>
      </w:ins>
      <w:ins w:id="794" w:author="Ken Maclennan-Brown" w:date="2018-09-27T14:56: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795" w:author="Ken Maclennan-Brown" w:date="2018-09-27T14:54:00Z">
        <w:r w:rsidRPr="000A78B9">
          <w:rPr>
            <w:highlight w:val="yellow"/>
            <w:lang w:eastAsia="it-IT"/>
          </w:rPr>
          <w:instrText>https://www.gov.uk/government/publications/controlled-drugs-list--2/list-of-most-commonly-encountered-drugs-currently-controlled-under-the-misuse-of-drugs-legislation</w:instrText>
        </w:r>
      </w:ins>
      <w:ins w:id="796" w:author="Ken Maclennan-Brown" w:date="2018-09-27T14:56:00Z">
        <w:r w:rsidRPr="000A78B9">
          <w:rPr>
            <w:highlight w:val="yellow"/>
            <w:lang w:eastAsia="it-IT"/>
          </w:rPr>
          <w:instrText xml:space="preserve">" </w:instrText>
        </w:r>
        <w:r w:rsidRPr="000A78B9">
          <w:rPr>
            <w:highlight w:val="yellow"/>
            <w:lang w:eastAsia="it-IT"/>
          </w:rPr>
          <w:fldChar w:fldCharType="separate"/>
        </w:r>
      </w:ins>
      <w:ins w:id="797" w:author="Ken Maclennan-Brown" w:date="2018-09-27T14:54:00Z">
        <w:r w:rsidRPr="000A78B9">
          <w:rPr>
            <w:rStyle w:val="Hyperlink"/>
            <w:highlight w:val="yellow"/>
            <w:lang w:eastAsia="it-IT"/>
          </w:rPr>
          <w:t>https://www.gov.uk/government/publications/controlled-drugs-list--2/list-of-most-commonly-encountered-drugs-currently-controlled-under-the-misuse-of-drugs-legislation</w:t>
        </w:r>
      </w:ins>
      <w:ins w:id="798" w:author="Ken Maclennan-Brown" w:date="2018-09-27T14:56: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799" w:author="Ken Maclennan-Brown" w:date="2018-09-27T14:54:00Z">
        <w:r w:rsidRPr="000A78B9">
          <w:rPr>
            <w:highlight w:val="yellow"/>
            <w:lang w:eastAsia="it-IT"/>
          </w:rPr>
          <w:instrText>https://www.liveleak.com/view?i=1eb_1515399044</w:instrText>
        </w:r>
      </w:ins>
      <w:ins w:id="800" w:author="Ken Maclennan-Brown" w:date="2018-09-27T14:56:00Z">
        <w:r w:rsidRPr="000A78B9">
          <w:rPr>
            <w:highlight w:val="yellow"/>
            <w:lang w:eastAsia="it-IT"/>
          </w:rPr>
          <w:instrText xml:space="preserve">" </w:instrText>
        </w:r>
        <w:r w:rsidRPr="000A78B9">
          <w:rPr>
            <w:highlight w:val="yellow"/>
            <w:lang w:eastAsia="it-IT"/>
          </w:rPr>
          <w:fldChar w:fldCharType="separate"/>
        </w:r>
      </w:ins>
      <w:ins w:id="801" w:author="Ken Maclennan-Brown" w:date="2018-09-27T14:54:00Z">
        <w:r w:rsidRPr="000A78B9">
          <w:rPr>
            <w:rStyle w:val="Hyperlink"/>
            <w:highlight w:val="yellow"/>
            <w:lang w:eastAsia="it-IT"/>
          </w:rPr>
          <w:t>https://www.liveleak.com/view?i=1eb_1515399044</w:t>
        </w:r>
      </w:ins>
      <w:ins w:id="802" w:author="Ken Maclennan-Brown" w:date="2018-09-27T14:56: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803" w:author="Ken Maclennan-Brown" w:date="2018-09-27T14:54:00Z">
        <w:r w:rsidRPr="000A78B9">
          <w:rPr>
            <w:highlight w:val="yellow"/>
            <w:lang w:eastAsia="it-IT"/>
          </w:rPr>
          <w:instrText>https://www.talktofrank.com/drugs-a-z</w:instrText>
        </w:r>
      </w:ins>
      <w:ins w:id="804" w:author="Ken Maclennan-Brown" w:date="2018-09-27T14:56:00Z">
        <w:r w:rsidRPr="000A78B9">
          <w:rPr>
            <w:highlight w:val="yellow"/>
            <w:lang w:eastAsia="it-IT"/>
          </w:rPr>
          <w:instrText xml:space="preserve">" </w:instrText>
        </w:r>
        <w:r w:rsidRPr="000A78B9">
          <w:rPr>
            <w:highlight w:val="yellow"/>
            <w:lang w:eastAsia="it-IT"/>
          </w:rPr>
          <w:fldChar w:fldCharType="separate"/>
        </w:r>
      </w:ins>
      <w:ins w:id="805" w:author="Ken Maclennan-Brown" w:date="2018-09-27T14:54:00Z">
        <w:r w:rsidRPr="000A78B9">
          <w:rPr>
            <w:rStyle w:val="Hyperlink"/>
            <w:highlight w:val="yellow"/>
            <w:lang w:eastAsia="it-IT"/>
          </w:rPr>
          <w:t>https://www.talktofrank.com/drugs-a-z</w:t>
        </w:r>
      </w:ins>
      <w:ins w:id="806" w:author="Ken Maclennan-Brown" w:date="2018-09-27T14:56: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807" w:author="Ken Maclennan-Brown" w:date="2018-09-27T14:54:00Z">
        <w:r w:rsidRPr="000A78B9">
          <w:rPr>
            <w:highlight w:val="yellow"/>
            <w:lang w:eastAsia="it-IT"/>
          </w:rPr>
          <w:instrText>https://www.youtube.com/watch?v=crlRFpXhlpo</w:instrText>
        </w:r>
      </w:ins>
      <w:ins w:id="808" w:author="Ken Maclennan-Brown" w:date="2018-09-27T14:56:00Z">
        <w:r w:rsidRPr="000A78B9">
          <w:rPr>
            <w:highlight w:val="yellow"/>
            <w:lang w:eastAsia="it-IT"/>
          </w:rPr>
          <w:instrText xml:space="preserve">" </w:instrText>
        </w:r>
        <w:r w:rsidRPr="000A78B9">
          <w:rPr>
            <w:highlight w:val="yellow"/>
            <w:lang w:eastAsia="it-IT"/>
          </w:rPr>
          <w:fldChar w:fldCharType="separate"/>
        </w:r>
      </w:ins>
      <w:ins w:id="809" w:author="Ken Maclennan-Brown" w:date="2018-09-27T14:54:00Z">
        <w:r w:rsidRPr="000A78B9">
          <w:rPr>
            <w:rStyle w:val="Hyperlink"/>
            <w:highlight w:val="yellow"/>
            <w:lang w:eastAsia="it-IT"/>
          </w:rPr>
          <w:t>https://www.youtube.com/watch?v=crlRFpXhlpo</w:t>
        </w:r>
      </w:ins>
      <w:ins w:id="810" w:author="Ken Maclennan-Brown" w:date="2018-09-27T14:56: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811" w:author="Ken Maclennan-Brown" w:date="2018-09-27T14:54:00Z">
        <w:r w:rsidRPr="000A78B9">
          <w:rPr>
            <w:highlight w:val="yellow"/>
            <w:lang w:eastAsia="it-IT"/>
          </w:rPr>
          <w:instrText>https://www.youtube.com/watch?v=GbHuaZn073w</w:instrText>
        </w:r>
      </w:ins>
      <w:ins w:id="812" w:author="Ken Maclennan-Brown" w:date="2018-09-27T14:56:00Z">
        <w:r w:rsidRPr="000A78B9">
          <w:rPr>
            <w:highlight w:val="yellow"/>
            <w:lang w:eastAsia="it-IT"/>
          </w:rPr>
          <w:instrText xml:space="preserve">" </w:instrText>
        </w:r>
        <w:r w:rsidRPr="000A78B9">
          <w:rPr>
            <w:highlight w:val="yellow"/>
            <w:lang w:eastAsia="it-IT"/>
          </w:rPr>
          <w:fldChar w:fldCharType="separate"/>
        </w:r>
      </w:ins>
      <w:ins w:id="813" w:author="Ken Maclennan-Brown" w:date="2018-09-27T14:54:00Z">
        <w:r w:rsidRPr="000A78B9">
          <w:rPr>
            <w:rStyle w:val="Hyperlink"/>
            <w:highlight w:val="yellow"/>
            <w:lang w:eastAsia="it-IT"/>
          </w:rPr>
          <w:t>https://www.youtube.com/watch?v=GbHuaZn073w</w:t>
        </w:r>
      </w:ins>
      <w:ins w:id="814" w:author="Ken Maclennan-Brown" w:date="2018-09-27T14:56: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815" w:author="Ken Maclennan-Brown" w:date="2018-09-27T14:54:00Z">
        <w:r w:rsidRPr="000A78B9">
          <w:rPr>
            <w:highlight w:val="yellow"/>
            <w:lang w:eastAsia="it-IT"/>
          </w:rPr>
          <w:instrText>https://www.youtube.com/watch?v=Hd5HJLx-BpI</w:instrText>
        </w:r>
      </w:ins>
      <w:ins w:id="816" w:author="Ken Maclennan-Brown" w:date="2018-09-27T14:56:00Z">
        <w:r w:rsidRPr="000A78B9">
          <w:rPr>
            <w:highlight w:val="yellow"/>
            <w:lang w:eastAsia="it-IT"/>
          </w:rPr>
          <w:instrText xml:space="preserve">" </w:instrText>
        </w:r>
        <w:r w:rsidRPr="000A78B9">
          <w:rPr>
            <w:highlight w:val="yellow"/>
            <w:lang w:eastAsia="it-IT"/>
          </w:rPr>
          <w:fldChar w:fldCharType="separate"/>
        </w:r>
      </w:ins>
      <w:ins w:id="817" w:author="Ken Maclennan-Brown" w:date="2018-09-27T14:54:00Z">
        <w:r w:rsidRPr="000A78B9">
          <w:rPr>
            <w:rStyle w:val="Hyperlink"/>
            <w:highlight w:val="yellow"/>
            <w:lang w:eastAsia="it-IT"/>
          </w:rPr>
          <w:t>https://www.youtube.com/watch?v=Hd5HJLx-BpI</w:t>
        </w:r>
      </w:ins>
      <w:ins w:id="818" w:author="Ken Maclennan-Brown" w:date="2018-09-27T14:56:00Z">
        <w:r w:rsidRPr="000A78B9">
          <w:rPr>
            <w:highlight w:val="yellow"/>
            <w:lang w:eastAsia="it-IT"/>
          </w:rPr>
          <w:fldChar w:fldCharType="end"/>
        </w:r>
        <w:r w:rsidRPr="000A78B9">
          <w:rPr>
            <w:highlight w:val="yellow"/>
            <w:lang w:eastAsia="it-IT"/>
          </w:rPr>
          <w:t xml:space="preserve">, </w:t>
        </w:r>
      </w:ins>
      <w:ins w:id="819" w:author="Ken Maclennan-Brown" w:date="2018-09-27T14:57:00Z">
        <w:r w:rsidRPr="000A78B9">
          <w:rPr>
            <w:highlight w:val="yellow"/>
            <w:lang w:eastAsia="it-IT"/>
          </w:rPr>
          <w:fldChar w:fldCharType="begin"/>
        </w:r>
        <w:r w:rsidRPr="000A78B9">
          <w:rPr>
            <w:highlight w:val="yellow"/>
            <w:lang w:eastAsia="it-IT"/>
          </w:rPr>
          <w:instrText xml:space="preserve"> HYPERLINK "</w:instrText>
        </w:r>
      </w:ins>
      <w:ins w:id="820" w:author="Ken Maclennan-Brown" w:date="2018-09-27T14:54:00Z">
        <w:r w:rsidRPr="000A78B9">
          <w:rPr>
            <w:highlight w:val="yellow"/>
            <w:lang w:eastAsia="it-IT"/>
          </w:rPr>
          <w:instrText>https://www.youtube.com/watch?v=nJhAtKtkkpc</w:instrText>
        </w:r>
      </w:ins>
      <w:ins w:id="821" w:author="Ken Maclennan-Brown" w:date="2018-09-27T14:57:00Z">
        <w:r w:rsidRPr="000A78B9">
          <w:rPr>
            <w:highlight w:val="yellow"/>
            <w:lang w:eastAsia="it-IT"/>
          </w:rPr>
          <w:instrText xml:space="preserve">" </w:instrText>
        </w:r>
        <w:r w:rsidRPr="000A78B9">
          <w:rPr>
            <w:highlight w:val="yellow"/>
            <w:lang w:eastAsia="it-IT"/>
          </w:rPr>
          <w:fldChar w:fldCharType="separate"/>
        </w:r>
      </w:ins>
      <w:ins w:id="822" w:author="Ken Maclennan-Brown" w:date="2018-09-27T14:54:00Z">
        <w:r w:rsidRPr="000A78B9">
          <w:rPr>
            <w:rStyle w:val="Hyperlink"/>
            <w:highlight w:val="yellow"/>
            <w:lang w:eastAsia="it-IT"/>
          </w:rPr>
          <w:t>https://www.youtube.com/watch?v=nJhAtKtkkpc</w:t>
        </w:r>
      </w:ins>
      <w:ins w:id="823" w:author="Ken Maclennan-Brown" w:date="2018-09-27T14:57: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824" w:author="Ken Maclennan-Brown" w:date="2018-09-27T14:54:00Z">
        <w:r w:rsidRPr="000A78B9">
          <w:rPr>
            <w:highlight w:val="yellow"/>
            <w:lang w:eastAsia="it-IT"/>
          </w:rPr>
          <w:instrText>https://www.youtube.com/watch?v=TTavb16W7Ds</w:instrText>
        </w:r>
      </w:ins>
      <w:ins w:id="825" w:author="Ken Maclennan-Brown" w:date="2018-09-27T14:57:00Z">
        <w:r w:rsidRPr="000A78B9">
          <w:rPr>
            <w:highlight w:val="yellow"/>
            <w:lang w:eastAsia="it-IT"/>
          </w:rPr>
          <w:instrText xml:space="preserve">" </w:instrText>
        </w:r>
        <w:r w:rsidRPr="000A78B9">
          <w:rPr>
            <w:highlight w:val="yellow"/>
            <w:lang w:eastAsia="it-IT"/>
          </w:rPr>
          <w:fldChar w:fldCharType="separate"/>
        </w:r>
      </w:ins>
      <w:ins w:id="826" w:author="Ken Maclennan-Brown" w:date="2018-09-27T14:54:00Z">
        <w:r w:rsidRPr="000A78B9">
          <w:rPr>
            <w:rStyle w:val="Hyperlink"/>
            <w:highlight w:val="yellow"/>
            <w:lang w:eastAsia="it-IT"/>
          </w:rPr>
          <w:t>https://www.youtube.com/watch?v=TTavb16W7Ds</w:t>
        </w:r>
      </w:ins>
      <w:ins w:id="827" w:author="Ken Maclennan-Brown" w:date="2018-09-27T14:57: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828" w:author="Ken Maclennan-Brown" w:date="2018-09-27T14:54:00Z">
        <w:r w:rsidRPr="000A78B9">
          <w:rPr>
            <w:highlight w:val="yellow"/>
            <w:lang w:eastAsia="it-IT"/>
          </w:rPr>
          <w:instrText>https://www.youtube.com/watch?v=UIFAUgYq7Qk</w:instrText>
        </w:r>
      </w:ins>
      <w:ins w:id="829" w:author="Ken Maclennan-Brown" w:date="2018-09-27T14:57:00Z">
        <w:r w:rsidRPr="000A78B9">
          <w:rPr>
            <w:highlight w:val="yellow"/>
            <w:lang w:eastAsia="it-IT"/>
          </w:rPr>
          <w:instrText xml:space="preserve">" </w:instrText>
        </w:r>
        <w:r w:rsidRPr="000A78B9">
          <w:rPr>
            <w:highlight w:val="yellow"/>
            <w:lang w:eastAsia="it-IT"/>
          </w:rPr>
          <w:fldChar w:fldCharType="separate"/>
        </w:r>
      </w:ins>
      <w:ins w:id="830" w:author="Ken Maclennan-Brown" w:date="2018-09-27T14:54:00Z">
        <w:r w:rsidRPr="000A78B9">
          <w:rPr>
            <w:rStyle w:val="Hyperlink"/>
            <w:highlight w:val="yellow"/>
            <w:lang w:eastAsia="it-IT"/>
          </w:rPr>
          <w:t>https://www.youtube.com/watch?v=UIFAUgYq7Qk</w:t>
        </w:r>
      </w:ins>
      <w:ins w:id="831" w:author="Ken Maclennan-Brown" w:date="2018-09-27T14:57:00Z">
        <w:r w:rsidRPr="000A78B9">
          <w:rPr>
            <w:highlight w:val="yellow"/>
            <w:lang w:eastAsia="it-IT"/>
          </w:rPr>
          <w:fldChar w:fldCharType="end"/>
        </w:r>
        <w:r w:rsidRPr="000A78B9">
          <w:rPr>
            <w:highlight w:val="yellow"/>
            <w:lang w:eastAsia="it-IT"/>
          </w:rPr>
          <w:t xml:space="preserve">, </w:t>
        </w:r>
      </w:ins>
      <w:ins w:id="832" w:author="Ken Maclennan-Brown" w:date="2018-09-27T14:54:00Z">
        <w:r w:rsidRPr="000A78B9">
          <w:rPr>
            <w:highlight w:val="yellow"/>
            <w:lang w:eastAsia="it-IT"/>
          </w:rPr>
          <w:t>LiteBit.eu</w:t>
        </w:r>
      </w:ins>
      <w:ins w:id="833" w:author="Ken Maclennan-Brown" w:date="2018-09-27T14:57:00Z">
        <w:r w:rsidRPr="000A78B9">
          <w:rPr>
            <w:highlight w:val="yellow"/>
            <w:lang w:eastAsia="it-IT"/>
          </w:rPr>
          <w:t xml:space="preserve">, </w:t>
        </w:r>
      </w:ins>
      <w:ins w:id="834" w:author="Ken Maclennan-Brown" w:date="2018-09-27T14:54:00Z">
        <w:r w:rsidRPr="000A78B9">
          <w:rPr>
            <w:highlight w:val="yellow"/>
            <w:lang w:eastAsia="it-IT"/>
          </w:rPr>
          <w:t>www.blockchain.com/explorer</w:t>
        </w:r>
      </w:ins>
    </w:p>
    <w:p w14:paraId="53B0E834" w14:textId="77777777" w:rsidR="00B64C02" w:rsidRPr="000A78B9" w:rsidRDefault="00B64C02" w:rsidP="00B64C02">
      <w:pPr>
        <w:pStyle w:val="Heading2"/>
        <w:rPr>
          <w:ins w:id="835" w:author="Ken Maclennan-Brown" w:date="2018-09-27T14:46:00Z"/>
          <w:highlight w:val="yellow"/>
        </w:rPr>
      </w:pPr>
      <w:bookmarkStart w:id="836" w:name="_Toc525902830"/>
      <w:bookmarkStart w:id="837" w:name="_Ref526340618"/>
      <w:bookmarkStart w:id="838" w:name="_Ref526340910"/>
      <w:ins w:id="839" w:author="Ken Maclennan-Brown" w:date="2018-09-27T14:46:00Z">
        <w:r w:rsidRPr="000A78B9">
          <w:rPr>
            <w:highlight w:val="yellow"/>
          </w:rPr>
          <w:lastRenderedPageBreak/>
          <w:t>Use case 2 Weapons</w:t>
        </w:r>
      </w:ins>
      <w:ins w:id="840" w:author="Ken Maclennan-Brown" w:date="2018-09-27T15:09:00Z">
        <w:r w:rsidR="00CB0569" w:rsidRPr="000A78B9">
          <w:rPr>
            <w:highlight w:val="yellow"/>
          </w:rPr>
          <w:t xml:space="preserve"> Trafficking</w:t>
        </w:r>
      </w:ins>
      <w:bookmarkEnd w:id="836"/>
      <w:bookmarkEnd w:id="837"/>
      <w:bookmarkEnd w:id="838"/>
    </w:p>
    <w:p w14:paraId="44C8EE74" w14:textId="77777777" w:rsidR="00B64C02" w:rsidRPr="000A78B9" w:rsidRDefault="00B64C02" w:rsidP="00B64C02">
      <w:pPr>
        <w:pStyle w:val="Heading3"/>
        <w:rPr>
          <w:ins w:id="841" w:author="Ken Maclennan-Brown" w:date="2018-09-27T14:46:00Z"/>
          <w:highlight w:val="yellow"/>
        </w:rPr>
      </w:pPr>
      <w:bookmarkStart w:id="842" w:name="_Toc525902831"/>
      <w:ins w:id="843" w:author="Ken Maclennan-Brown" w:date="2018-09-27T14:46:00Z">
        <w:r w:rsidRPr="000A78B9">
          <w:rPr>
            <w:highlight w:val="yellow"/>
          </w:rPr>
          <w:t>Keywords</w:t>
        </w:r>
        <w:bookmarkEnd w:id="842"/>
      </w:ins>
    </w:p>
    <w:p w14:paraId="6B70B0A1" w14:textId="77777777" w:rsidR="00B64C02" w:rsidRPr="000A78B9" w:rsidRDefault="00655787" w:rsidP="00655787">
      <w:pPr>
        <w:rPr>
          <w:ins w:id="844" w:author="Ken Maclennan-Brown" w:date="2018-09-27T14:46:00Z"/>
          <w:highlight w:val="yellow"/>
          <w:lang w:eastAsia="it-IT"/>
        </w:rPr>
      </w:pPr>
      <w:ins w:id="845" w:author="Ken Maclennan-Brown" w:date="2018-09-27T14:58:00Z">
        <w:r w:rsidRPr="000A78B9">
          <w:rPr>
            <w:highlight w:val="yellow"/>
            <w:lang w:eastAsia="it-IT"/>
          </w:rPr>
          <w:t xml:space="preserve">AK47, Ammunition, Arms Trade, Arms trafficking, </w:t>
        </w:r>
        <w:proofErr w:type="spellStart"/>
        <w:r w:rsidRPr="000A78B9">
          <w:rPr>
            <w:highlight w:val="yellow"/>
            <w:lang w:eastAsia="it-IT"/>
          </w:rPr>
          <w:t>bron</w:t>
        </w:r>
        <w:proofErr w:type="spellEnd"/>
        <w:r w:rsidRPr="000A78B9">
          <w:rPr>
            <w:highlight w:val="yellow"/>
            <w:lang w:eastAsia="it-IT"/>
          </w:rPr>
          <w:t xml:space="preserve">, colt, </w:t>
        </w:r>
        <w:proofErr w:type="spellStart"/>
        <w:r w:rsidRPr="000A78B9">
          <w:rPr>
            <w:highlight w:val="yellow"/>
            <w:lang w:eastAsia="it-IT"/>
          </w:rPr>
          <w:t>dziurkacz</w:t>
        </w:r>
        <w:proofErr w:type="spellEnd"/>
        <w:r w:rsidRPr="000A78B9">
          <w:rPr>
            <w:highlight w:val="yellow"/>
            <w:lang w:eastAsia="it-IT"/>
          </w:rPr>
          <w:t xml:space="preserve">, Firearms, </w:t>
        </w:r>
        <w:proofErr w:type="spellStart"/>
        <w:r w:rsidRPr="000A78B9">
          <w:rPr>
            <w:highlight w:val="yellow"/>
            <w:lang w:eastAsia="it-IT"/>
          </w:rPr>
          <w:t>flinta</w:t>
        </w:r>
        <w:proofErr w:type="spellEnd"/>
        <w:r w:rsidRPr="000A78B9">
          <w:rPr>
            <w:highlight w:val="yellow"/>
            <w:lang w:eastAsia="it-IT"/>
          </w:rPr>
          <w:t xml:space="preserve">, </w:t>
        </w:r>
        <w:proofErr w:type="spellStart"/>
        <w:r w:rsidRPr="000A78B9">
          <w:rPr>
            <w:highlight w:val="yellow"/>
            <w:lang w:eastAsia="it-IT"/>
          </w:rPr>
          <w:t>fuzja</w:t>
        </w:r>
      </w:ins>
      <w:proofErr w:type="spellEnd"/>
      <w:ins w:id="846" w:author="Ken Maclennan-Brown" w:date="2018-09-27T14:59:00Z">
        <w:r w:rsidRPr="000A78B9">
          <w:rPr>
            <w:highlight w:val="yellow"/>
            <w:lang w:eastAsia="it-IT"/>
          </w:rPr>
          <w:t xml:space="preserve">, </w:t>
        </w:r>
      </w:ins>
      <w:proofErr w:type="spellStart"/>
      <w:ins w:id="847" w:author="Ken Maclennan-Brown" w:date="2018-09-27T14:58:00Z">
        <w:r w:rsidRPr="000A78B9">
          <w:rPr>
            <w:highlight w:val="yellow"/>
            <w:lang w:eastAsia="it-IT"/>
          </w:rPr>
          <w:t>gana</w:t>
        </w:r>
      </w:ins>
      <w:proofErr w:type="spellEnd"/>
      <w:ins w:id="848" w:author="Ken Maclennan-Brown" w:date="2018-09-27T14:59:00Z">
        <w:r w:rsidRPr="000A78B9">
          <w:rPr>
            <w:highlight w:val="yellow"/>
            <w:lang w:eastAsia="it-IT"/>
          </w:rPr>
          <w:t xml:space="preserve">, </w:t>
        </w:r>
      </w:ins>
      <w:ins w:id="849" w:author="Ken Maclennan-Brown" w:date="2018-09-27T14:58:00Z">
        <w:r w:rsidRPr="000A78B9">
          <w:rPr>
            <w:highlight w:val="yellow"/>
            <w:lang w:eastAsia="it-IT"/>
          </w:rPr>
          <w:t>gnat</w:t>
        </w:r>
      </w:ins>
      <w:ins w:id="850" w:author="Ken Maclennan-Brown" w:date="2018-09-27T14:59:00Z">
        <w:r w:rsidRPr="000A78B9">
          <w:rPr>
            <w:highlight w:val="yellow"/>
            <w:lang w:eastAsia="it-IT"/>
          </w:rPr>
          <w:t xml:space="preserve">, </w:t>
        </w:r>
      </w:ins>
      <w:ins w:id="851" w:author="Ken Maclennan-Brown" w:date="2018-09-27T14:58:00Z">
        <w:r w:rsidRPr="000A78B9">
          <w:rPr>
            <w:highlight w:val="yellow"/>
            <w:lang w:eastAsia="it-IT"/>
          </w:rPr>
          <w:t>gun</w:t>
        </w:r>
      </w:ins>
      <w:ins w:id="852" w:author="Ken Maclennan-Brown" w:date="2018-09-27T14:59:00Z">
        <w:r w:rsidRPr="000A78B9">
          <w:rPr>
            <w:highlight w:val="yellow"/>
            <w:lang w:eastAsia="it-IT"/>
          </w:rPr>
          <w:t xml:space="preserve">, </w:t>
        </w:r>
      </w:ins>
      <w:proofErr w:type="spellStart"/>
      <w:ins w:id="853" w:author="Ken Maclennan-Brown" w:date="2018-09-27T14:58:00Z">
        <w:r w:rsidRPr="000A78B9">
          <w:rPr>
            <w:highlight w:val="yellow"/>
            <w:lang w:eastAsia="it-IT"/>
          </w:rPr>
          <w:t>kalasznikow</w:t>
        </w:r>
      </w:ins>
      <w:proofErr w:type="spellEnd"/>
      <w:ins w:id="854" w:author="Ken Maclennan-Brown" w:date="2018-09-27T14:59:00Z">
        <w:r w:rsidRPr="000A78B9">
          <w:rPr>
            <w:highlight w:val="yellow"/>
            <w:lang w:eastAsia="it-IT"/>
          </w:rPr>
          <w:t xml:space="preserve">, </w:t>
        </w:r>
      </w:ins>
      <w:proofErr w:type="spellStart"/>
      <w:ins w:id="855" w:author="Ken Maclennan-Brown" w:date="2018-09-27T14:58:00Z">
        <w:r w:rsidRPr="000A78B9">
          <w:rPr>
            <w:highlight w:val="yellow"/>
            <w:lang w:eastAsia="it-IT"/>
          </w:rPr>
          <w:t>kaliber</w:t>
        </w:r>
      </w:ins>
      <w:proofErr w:type="spellEnd"/>
      <w:ins w:id="856" w:author="Ken Maclennan-Brown" w:date="2018-09-27T14:59:00Z">
        <w:r w:rsidRPr="000A78B9">
          <w:rPr>
            <w:highlight w:val="yellow"/>
            <w:lang w:eastAsia="it-IT"/>
          </w:rPr>
          <w:t xml:space="preserve">, </w:t>
        </w:r>
      </w:ins>
      <w:proofErr w:type="spellStart"/>
      <w:ins w:id="857" w:author="Ken Maclennan-Brown" w:date="2018-09-27T14:58:00Z">
        <w:r w:rsidRPr="000A78B9">
          <w:rPr>
            <w:highlight w:val="yellow"/>
            <w:lang w:eastAsia="it-IT"/>
          </w:rPr>
          <w:t>karabin</w:t>
        </w:r>
      </w:ins>
      <w:proofErr w:type="spellEnd"/>
      <w:ins w:id="858" w:author="Ken Maclennan-Brown" w:date="2018-09-27T14:59:00Z">
        <w:r w:rsidRPr="000A78B9">
          <w:rPr>
            <w:highlight w:val="yellow"/>
            <w:lang w:eastAsia="it-IT"/>
          </w:rPr>
          <w:t xml:space="preserve">, </w:t>
        </w:r>
      </w:ins>
      <w:proofErr w:type="spellStart"/>
      <w:ins w:id="859" w:author="Ken Maclennan-Brown" w:date="2018-09-27T14:58:00Z">
        <w:r w:rsidRPr="000A78B9">
          <w:rPr>
            <w:highlight w:val="yellow"/>
            <w:lang w:eastAsia="it-IT"/>
          </w:rPr>
          <w:t>klamka</w:t>
        </w:r>
      </w:ins>
      <w:proofErr w:type="spellEnd"/>
      <w:ins w:id="860" w:author="Ken Maclennan-Brown" w:date="2018-09-27T14:59:00Z">
        <w:r w:rsidRPr="000A78B9">
          <w:rPr>
            <w:highlight w:val="yellow"/>
            <w:lang w:eastAsia="it-IT"/>
          </w:rPr>
          <w:t xml:space="preserve">, </w:t>
        </w:r>
      </w:ins>
      <w:proofErr w:type="spellStart"/>
      <w:ins w:id="861" w:author="Ken Maclennan-Brown" w:date="2018-09-27T14:58:00Z">
        <w:r w:rsidRPr="000A78B9">
          <w:rPr>
            <w:highlight w:val="yellow"/>
            <w:lang w:eastAsia="it-IT"/>
          </w:rPr>
          <w:t>kolt</w:t>
        </w:r>
      </w:ins>
      <w:proofErr w:type="spellEnd"/>
      <w:ins w:id="862" w:author="Ken Maclennan-Brown" w:date="2018-09-27T14:59:00Z">
        <w:r w:rsidRPr="000A78B9">
          <w:rPr>
            <w:highlight w:val="yellow"/>
            <w:lang w:eastAsia="it-IT"/>
          </w:rPr>
          <w:t xml:space="preserve">, </w:t>
        </w:r>
      </w:ins>
      <w:proofErr w:type="spellStart"/>
      <w:ins w:id="863" w:author="Ken Maclennan-Brown" w:date="2018-09-27T14:58:00Z">
        <w:r w:rsidRPr="000A78B9">
          <w:rPr>
            <w:highlight w:val="yellow"/>
            <w:lang w:eastAsia="it-IT"/>
          </w:rPr>
          <w:t>kopyto</w:t>
        </w:r>
      </w:ins>
      <w:proofErr w:type="spellEnd"/>
      <w:ins w:id="864" w:author="Ken Maclennan-Brown" w:date="2018-09-27T14:59:00Z">
        <w:r w:rsidRPr="000A78B9">
          <w:rPr>
            <w:highlight w:val="yellow"/>
            <w:lang w:eastAsia="it-IT"/>
          </w:rPr>
          <w:t xml:space="preserve">, </w:t>
        </w:r>
      </w:ins>
      <w:proofErr w:type="spellStart"/>
      <w:ins w:id="865" w:author="Ken Maclennan-Brown" w:date="2018-09-27T14:58:00Z">
        <w:r w:rsidRPr="000A78B9">
          <w:rPr>
            <w:highlight w:val="yellow"/>
            <w:lang w:eastAsia="it-IT"/>
          </w:rPr>
          <w:t>maszynka</w:t>
        </w:r>
      </w:ins>
      <w:proofErr w:type="spellEnd"/>
      <w:ins w:id="866" w:author="Ken Maclennan-Brown" w:date="2018-09-27T14:59:00Z">
        <w:r w:rsidRPr="000A78B9">
          <w:rPr>
            <w:highlight w:val="yellow"/>
            <w:lang w:eastAsia="it-IT"/>
          </w:rPr>
          <w:t xml:space="preserve">, </w:t>
        </w:r>
      </w:ins>
      <w:proofErr w:type="spellStart"/>
      <w:ins w:id="867" w:author="Ken Maclennan-Brown" w:date="2018-09-27T14:58:00Z">
        <w:r w:rsidRPr="000A78B9">
          <w:rPr>
            <w:highlight w:val="yellow"/>
            <w:lang w:eastAsia="it-IT"/>
          </w:rPr>
          <w:t>parabelka</w:t>
        </w:r>
      </w:ins>
      <w:proofErr w:type="spellEnd"/>
      <w:ins w:id="868" w:author="Ken Maclennan-Brown" w:date="2018-09-27T14:59:00Z">
        <w:r w:rsidRPr="000A78B9">
          <w:rPr>
            <w:highlight w:val="yellow"/>
            <w:lang w:eastAsia="it-IT"/>
          </w:rPr>
          <w:t xml:space="preserve">, </w:t>
        </w:r>
      </w:ins>
      <w:ins w:id="869" w:author="Ken Maclennan-Brown" w:date="2018-09-27T14:58:00Z">
        <w:r w:rsidRPr="000A78B9">
          <w:rPr>
            <w:highlight w:val="yellow"/>
            <w:lang w:eastAsia="it-IT"/>
          </w:rPr>
          <w:t>parabellum</w:t>
        </w:r>
      </w:ins>
      <w:ins w:id="870" w:author="Ken Maclennan-Brown" w:date="2018-09-27T14:59:00Z">
        <w:r w:rsidRPr="000A78B9">
          <w:rPr>
            <w:highlight w:val="yellow"/>
            <w:lang w:eastAsia="it-IT"/>
          </w:rPr>
          <w:t xml:space="preserve">, </w:t>
        </w:r>
      </w:ins>
      <w:proofErr w:type="spellStart"/>
      <w:ins w:id="871" w:author="Ken Maclennan-Brown" w:date="2018-09-27T14:58:00Z">
        <w:r w:rsidRPr="000A78B9">
          <w:rPr>
            <w:highlight w:val="yellow"/>
            <w:lang w:eastAsia="it-IT"/>
          </w:rPr>
          <w:t>pestki</w:t>
        </w:r>
      </w:ins>
      <w:proofErr w:type="spellEnd"/>
      <w:ins w:id="872" w:author="Ken Maclennan-Brown" w:date="2018-09-27T14:59:00Z">
        <w:r w:rsidRPr="000A78B9">
          <w:rPr>
            <w:highlight w:val="yellow"/>
            <w:lang w:eastAsia="it-IT"/>
          </w:rPr>
          <w:t xml:space="preserve">, </w:t>
        </w:r>
      </w:ins>
      <w:proofErr w:type="spellStart"/>
      <w:ins w:id="873" w:author="Ken Maclennan-Brown" w:date="2018-09-27T14:58:00Z">
        <w:r w:rsidRPr="000A78B9">
          <w:rPr>
            <w:highlight w:val="yellow"/>
            <w:lang w:eastAsia="it-IT"/>
          </w:rPr>
          <w:t>pistolet</w:t>
        </w:r>
      </w:ins>
      <w:proofErr w:type="spellEnd"/>
      <w:ins w:id="874" w:author="Ken Maclennan-Brown" w:date="2018-09-27T14:59:00Z">
        <w:r w:rsidRPr="000A78B9">
          <w:rPr>
            <w:highlight w:val="yellow"/>
            <w:lang w:eastAsia="it-IT"/>
          </w:rPr>
          <w:t xml:space="preserve">, </w:t>
        </w:r>
      </w:ins>
      <w:proofErr w:type="spellStart"/>
      <w:ins w:id="875" w:author="Ken Maclennan-Brown" w:date="2018-09-27T14:58:00Z">
        <w:r w:rsidRPr="000A78B9">
          <w:rPr>
            <w:highlight w:val="yellow"/>
            <w:lang w:eastAsia="it-IT"/>
          </w:rPr>
          <w:t>pompka</w:t>
        </w:r>
      </w:ins>
      <w:proofErr w:type="spellEnd"/>
      <w:ins w:id="876" w:author="Ken Maclennan-Brown" w:date="2018-09-27T14:59:00Z">
        <w:r w:rsidRPr="000A78B9">
          <w:rPr>
            <w:highlight w:val="yellow"/>
            <w:lang w:eastAsia="it-IT"/>
          </w:rPr>
          <w:t xml:space="preserve">, </w:t>
        </w:r>
      </w:ins>
      <w:proofErr w:type="spellStart"/>
      <w:ins w:id="877" w:author="Ken Maclennan-Brown" w:date="2018-09-27T14:58:00Z">
        <w:r w:rsidRPr="000A78B9">
          <w:rPr>
            <w:highlight w:val="yellow"/>
            <w:lang w:eastAsia="it-IT"/>
          </w:rPr>
          <w:t>rura</w:t>
        </w:r>
      </w:ins>
      <w:proofErr w:type="spellEnd"/>
      <w:ins w:id="878" w:author="Ken Maclennan-Brown" w:date="2018-09-27T14:59:00Z">
        <w:r w:rsidRPr="000A78B9">
          <w:rPr>
            <w:highlight w:val="yellow"/>
            <w:lang w:eastAsia="it-IT"/>
          </w:rPr>
          <w:t xml:space="preserve">, , </w:t>
        </w:r>
      </w:ins>
      <w:ins w:id="879" w:author="Ken Maclennan-Brown" w:date="2018-09-27T14:58:00Z">
        <w:r w:rsidRPr="000A78B9">
          <w:rPr>
            <w:highlight w:val="yellow"/>
            <w:lang w:eastAsia="it-IT"/>
          </w:rPr>
          <w:t>Smuggling</w:t>
        </w:r>
      </w:ins>
      <w:ins w:id="880" w:author="Ken Maclennan-Brown" w:date="2018-09-27T14:59:00Z">
        <w:r w:rsidRPr="000A78B9">
          <w:rPr>
            <w:highlight w:val="yellow"/>
            <w:lang w:eastAsia="it-IT"/>
          </w:rPr>
          <w:t xml:space="preserve">, </w:t>
        </w:r>
      </w:ins>
      <w:proofErr w:type="spellStart"/>
      <w:ins w:id="881" w:author="Ken Maclennan-Brown" w:date="2018-09-27T14:58:00Z">
        <w:r w:rsidRPr="000A78B9">
          <w:rPr>
            <w:highlight w:val="yellow"/>
            <w:lang w:eastAsia="it-IT"/>
          </w:rPr>
          <w:t>sztucer</w:t>
        </w:r>
      </w:ins>
      <w:proofErr w:type="spellEnd"/>
      <w:ins w:id="882" w:author="Ken Maclennan-Brown" w:date="2018-09-27T14:59:00Z">
        <w:r w:rsidRPr="000A78B9">
          <w:rPr>
            <w:highlight w:val="yellow"/>
            <w:lang w:eastAsia="it-IT"/>
          </w:rPr>
          <w:t xml:space="preserve">, </w:t>
        </w:r>
      </w:ins>
      <w:ins w:id="883" w:author="Ken Maclennan-Brown" w:date="2018-09-27T14:58:00Z">
        <w:r w:rsidRPr="000A78B9">
          <w:rPr>
            <w:highlight w:val="yellow"/>
            <w:lang w:eastAsia="it-IT"/>
          </w:rPr>
          <w:t>Undermine democracy</w:t>
        </w:r>
      </w:ins>
      <w:ins w:id="884" w:author="Ken Maclennan-Brown" w:date="2018-09-27T15:00:00Z">
        <w:r w:rsidRPr="000A78B9">
          <w:rPr>
            <w:highlight w:val="yellow"/>
            <w:lang w:eastAsia="it-IT"/>
          </w:rPr>
          <w:t xml:space="preserve">, </w:t>
        </w:r>
      </w:ins>
      <w:ins w:id="885" w:author="Ken Maclennan-Brown" w:date="2018-09-27T14:58:00Z">
        <w:r w:rsidRPr="000A78B9">
          <w:rPr>
            <w:highlight w:val="yellow"/>
            <w:lang w:eastAsia="it-IT"/>
          </w:rPr>
          <w:t>Weapons</w:t>
        </w:r>
      </w:ins>
    </w:p>
    <w:p w14:paraId="5D34FE2F" w14:textId="77777777" w:rsidR="00CB0569" w:rsidRPr="000A78B9" w:rsidRDefault="00655787">
      <w:pPr>
        <w:pStyle w:val="Heading3"/>
        <w:rPr>
          <w:ins w:id="886" w:author="Ken Maclennan-Brown" w:date="2018-09-27T15:06:00Z"/>
          <w:highlight w:val="yellow"/>
        </w:rPr>
        <w:pPrChange w:id="887" w:author="Ken Maclennan-Brown" w:date="2018-09-27T15:06:00Z">
          <w:pPr/>
        </w:pPrChange>
      </w:pPr>
      <w:bookmarkStart w:id="888" w:name="_Toc525902832"/>
      <w:ins w:id="889" w:author="Ken Maclennan-Brown" w:date="2018-09-27T15:01:00Z">
        <w:r w:rsidRPr="000A78B9">
          <w:rPr>
            <w:highlight w:val="yellow"/>
          </w:rPr>
          <w:t>data to generate connected to a persona</w:t>
        </w:r>
        <w:bookmarkEnd w:id="888"/>
        <w:r w:rsidRPr="000A78B9">
          <w:rPr>
            <w:highlight w:val="yellow"/>
          </w:rPr>
          <w:t xml:space="preserve"> </w:t>
        </w:r>
      </w:ins>
    </w:p>
    <w:p w14:paraId="550827EA" w14:textId="77777777" w:rsidR="00B64C02" w:rsidRPr="000A78B9" w:rsidRDefault="00655787" w:rsidP="00655787">
      <w:pPr>
        <w:rPr>
          <w:ins w:id="890" w:author="Ken Maclennan-Brown" w:date="2018-09-27T14:46:00Z"/>
          <w:highlight w:val="yellow"/>
          <w:lang w:eastAsia="it-IT"/>
        </w:rPr>
      </w:pPr>
      <w:ins w:id="891" w:author="Ken Maclennan-Brown" w:date="2018-09-27T15:00:00Z">
        <w:r w:rsidRPr="000A78B9">
          <w:rPr>
            <w:highlight w:val="yellow"/>
            <w:lang w:eastAsia="it-IT"/>
          </w:rPr>
          <w:t>Gun serial numbers, Gun model, Gun origin, Gun characteristics</w:t>
        </w:r>
      </w:ins>
      <w:ins w:id="892" w:author="Ken Maclennan-Brown" w:date="2018-09-27T15:01:00Z">
        <w:r w:rsidRPr="000A78B9">
          <w:rPr>
            <w:highlight w:val="yellow"/>
            <w:lang w:eastAsia="it-IT"/>
          </w:rPr>
          <w:t xml:space="preserve">, </w:t>
        </w:r>
      </w:ins>
      <w:ins w:id="893" w:author="Ken Maclennan-Brown" w:date="2018-09-27T15:00:00Z">
        <w:r w:rsidRPr="000A78B9">
          <w:rPr>
            <w:highlight w:val="yellow"/>
            <w:lang w:eastAsia="it-IT"/>
          </w:rPr>
          <w:t>New or used guns</w:t>
        </w:r>
      </w:ins>
    </w:p>
    <w:p w14:paraId="34F029DB" w14:textId="77777777" w:rsidR="00B64C02" w:rsidRPr="000A78B9" w:rsidRDefault="00B64C02" w:rsidP="00B64C02">
      <w:pPr>
        <w:pStyle w:val="Heading3"/>
        <w:rPr>
          <w:ins w:id="894" w:author="Ken Maclennan-Brown" w:date="2018-09-27T14:47:00Z"/>
          <w:highlight w:val="yellow"/>
        </w:rPr>
      </w:pPr>
      <w:bookmarkStart w:id="895" w:name="_Toc525902833"/>
      <w:ins w:id="896" w:author="Ken Maclennan-Brown" w:date="2018-09-27T14:46:00Z">
        <w:r w:rsidRPr="000A78B9">
          <w:rPr>
            <w:highlight w:val="yellow"/>
          </w:rPr>
          <w:t>Further sources</w:t>
        </w:r>
      </w:ins>
      <w:bookmarkEnd w:id="895"/>
    </w:p>
    <w:p w14:paraId="7C8274F8" w14:textId="77777777" w:rsidR="00B64C02" w:rsidRPr="000A78B9" w:rsidRDefault="00CB0569">
      <w:pPr>
        <w:jc w:val="left"/>
        <w:rPr>
          <w:ins w:id="897" w:author="Ken Maclennan-Brown" w:date="2018-09-27T14:47:00Z"/>
          <w:highlight w:val="yellow"/>
        </w:rPr>
        <w:pPrChange w:id="898" w:author="Ken Maclennan-Brown" w:date="2018-09-27T15:08:00Z">
          <w:pPr>
            <w:pStyle w:val="Heading3"/>
          </w:pPr>
        </w:pPrChange>
      </w:pPr>
      <w:ins w:id="899" w:author="Ken Maclennan-Brown" w:date="2018-09-27T15:07:00Z">
        <w:r w:rsidRPr="000A78B9">
          <w:rPr>
            <w:highlight w:val="yellow"/>
            <w:lang w:eastAsia="it-IT"/>
          </w:rPr>
          <w:fldChar w:fldCharType="begin"/>
        </w:r>
        <w:r w:rsidRPr="000A78B9">
          <w:rPr>
            <w:highlight w:val="yellow"/>
            <w:lang w:eastAsia="it-IT"/>
          </w:rPr>
          <w:instrText xml:space="preserve"> HYPERLINK "http://tuu66yxvrnn3of7l.onion" </w:instrText>
        </w:r>
        <w:r w:rsidRPr="000A78B9">
          <w:rPr>
            <w:highlight w:val="yellow"/>
            <w:lang w:eastAsia="it-IT"/>
          </w:rPr>
          <w:fldChar w:fldCharType="separate"/>
        </w:r>
        <w:r w:rsidRPr="000A78B9">
          <w:rPr>
            <w:rStyle w:val="Hyperlink"/>
            <w:highlight w:val="yellow"/>
            <w:lang w:eastAsia="it-IT"/>
          </w:rPr>
          <w:t>http://tuu66yxvrnn3of7l.onion</w:t>
        </w:r>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"http://2kka4f23pcxgqkpv.onion" </w:instrText>
        </w:r>
        <w:r w:rsidRPr="000A78B9">
          <w:rPr>
            <w:highlight w:val="yellow"/>
            <w:lang w:eastAsia="it-IT"/>
          </w:rPr>
          <w:fldChar w:fldCharType="separate"/>
        </w:r>
        <w:r w:rsidRPr="000A78B9">
          <w:rPr>
            <w:rStyle w:val="Hyperlink"/>
            <w:highlight w:val="yellow"/>
            <w:lang w:eastAsia="it-IT"/>
          </w:rPr>
          <w:t>http://2kka4f23pcxgqkpv.onion</w:t>
        </w:r>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"http://armsmhmd4c3hb5xu.onion" </w:instrText>
        </w:r>
        <w:r w:rsidRPr="000A78B9">
          <w:rPr>
            <w:highlight w:val="yellow"/>
            <w:lang w:eastAsia="it-IT"/>
          </w:rPr>
          <w:fldChar w:fldCharType="separate"/>
        </w:r>
        <w:r w:rsidRPr="000A78B9">
          <w:rPr>
            <w:rStyle w:val="Hyperlink"/>
            <w:highlight w:val="yellow"/>
            <w:lang w:eastAsia="it-IT"/>
          </w:rPr>
          <w:t>http://armsmhmd4c3hb5xu.onion</w:t>
        </w:r>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"http://blackpowder.pl/" </w:instrText>
        </w:r>
        <w:r w:rsidRPr="000A78B9">
          <w:rPr>
            <w:highlight w:val="yellow"/>
            <w:lang w:eastAsia="it-IT"/>
          </w:rPr>
          <w:fldChar w:fldCharType="separate"/>
        </w:r>
        <w:r w:rsidRPr="000A78B9">
          <w:rPr>
            <w:rStyle w:val="Hyperlink"/>
            <w:highlight w:val="yellow"/>
            <w:lang w:eastAsia="it-IT"/>
          </w:rPr>
          <w:t>http://blackpowder.pl/</w:t>
        </w:r>
        <w:r w:rsidRPr="000A78B9">
          <w:rPr>
            <w:highlight w:val="yellow"/>
            <w:lang w:eastAsia="it-IT"/>
          </w:rPr>
          <w:fldChar w:fldCharType="end"/>
        </w:r>
        <w:r w:rsidRPr="000A78B9">
          <w:rPr>
            <w:highlight w:val="yellow"/>
            <w:lang w:eastAsia="it-IT"/>
          </w:rPr>
          <w:t xml:space="preserve">, </w:t>
        </w:r>
      </w:ins>
      <w:ins w:id="900" w:author="Ken Maclennan-Brown" w:date="2018-09-27T15:08:00Z">
        <w:r w:rsidRPr="000A78B9">
          <w:rPr>
            <w:highlight w:val="yellow"/>
            <w:lang w:eastAsia="it-IT"/>
          </w:rPr>
          <w:fldChar w:fldCharType="begin"/>
        </w:r>
        <w:r w:rsidRPr="000A78B9">
          <w:rPr>
            <w:highlight w:val="yellow"/>
            <w:lang w:eastAsia="it-IT"/>
          </w:rPr>
          <w:instrText xml:space="preserve"> HYPERLINK "</w:instrText>
        </w:r>
      </w:ins>
      <w:ins w:id="901" w:author="Ken Maclennan-Brown" w:date="2018-09-27T15:07:00Z">
        <w:r w:rsidRPr="000A78B9">
          <w:rPr>
            <w:highlight w:val="yellow"/>
            <w:lang w:eastAsia="it-IT"/>
          </w:rPr>
          <w:instrText>https://www.youtube.com/watch?v=ziK-Xxf3UL0</w:instrText>
        </w:r>
      </w:ins>
      <w:ins w:id="902" w:author="Ken Maclennan-Brown" w:date="2018-09-27T15:08:00Z">
        <w:r w:rsidRPr="000A78B9">
          <w:rPr>
            <w:highlight w:val="yellow"/>
            <w:lang w:eastAsia="it-IT"/>
          </w:rPr>
          <w:instrText xml:space="preserve">" </w:instrText>
        </w:r>
        <w:r w:rsidRPr="000A78B9">
          <w:rPr>
            <w:highlight w:val="yellow"/>
            <w:lang w:eastAsia="it-IT"/>
          </w:rPr>
          <w:fldChar w:fldCharType="separate"/>
        </w:r>
      </w:ins>
      <w:ins w:id="903" w:author="Ken Maclennan-Brown" w:date="2018-09-27T15:07:00Z">
        <w:r w:rsidRPr="000A78B9">
          <w:rPr>
            <w:rStyle w:val="Hyperlink"/>
            <w:highlight w:val="yellow"/>
            <w:lang w:eastAsia="it-IT"/>
          </w:rPr>
          <w:t>https://www.youtube.com/watch?v=ziK-Xxf3UL0</w:t>
        </w:r>
      </w:ins>
      <w:ins w:id="904" w:author="Ken Maclennan-Brown" w:date="2018-09-27T15:08: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905" w:author="Ken Maclennan-Brown" w:date="2018-09-27T15:07:00Z">
        <w:r w:rsidRPr="000A78B9">
          <w:rPr>
            <w:highlight w:val="yellow"/>
            <w:lang w:eastAsia="it-IT"/>
          </w:rPr>
          <w:instrText>https://www.youtube.com/watch?v=qV8ZJPvU-_k</w:instrText>
        </w:r>
      </w:ins>
      <w:ins w:id="906" w:author="Ken Maclennan-Brown" w:date="2018-09-27T15:08:00Z">
        <w:r w:rsidRPr="000A78B9">
          <w:rPr>
            <w:highlight w:val="yellow"/>
            <w:lang w:eastAsia="it-IT"/>
          </w:rPr>
          <w:instrText xml:space="preserve">" </w:instrText>
        </w:r>
        <w:r w:rsidRPr="000A78B9">
          <w:rPr>
            <w:highlight w:val="yellow"/>
            <w:lang w:eastAsia="it-IT"/>
          </w:rPr>
          <w:fldChar w:fldCharType="separate"/>
        </w:r>
      </w:ins>
      <w:ins w:id="907" w:author="Ken Maclennan-Brown" w:date="2018-09-27T15:07:00Z">
        <w:r w:rsidRPr="000A78B9">
          <w:rPr>
            <w:rStyle w:val="Hyperlink"/>
            <w:highlight w:val="yellow"/>
            <w:lang w:eastAsia="it-IT"/>
          </w:rPr>
          <w:t>https://www.youtube.com/watch?v=qV8ZJPvU-_k</w:t>
        </w:r>
      </w:ins>
      <w:ins w:id="908" w:author="Ken Maclennan-Brown" w:date="2018-09-27T15:08: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909" w:author="Ken Maclennan-Brown" w:date="2018-09-27T15:07:00Z">
        <w:r w:rsidRPr="000A78B9">
          <w:rPr>
            <w:highlight w:val="yellow"/>
            <w:lang w:eastAsia="it-IT"/>
          </w:rPr>
          <w:instrText>http://www.armybazar.eu/pl/</w:instrText>
        </w:r>
      </w:ins>
      <w:ins w:id="910" w:author="Ken Maclennan-Brown" w:date="2018-09-27T15:08:00Z">
        <w:r w:rsidRPr="000A78B9">
          <w:rPr>
            <w:highlight w:val="yellow"/>
            <w:lang w:eastAsia="it-IT"/>
          </w:rPr>
          <w:instrText xml:space="preserve">" </w:instrText>
        </w:r>
        <w:r w:rsidRPr="000A78B9">
          <w:rPr>
            <w:highlight w:val="yellow"/>
            <w:lang w:eastAsia="it-IT"/>
          </w:rPr>
          <w:fldChar w:fldCharType="separate"/>
        </w:r>
      </w:ins>
      <w:ins w:id="911" w:author="Ken Maclennan-Brown" w:date="2018-09-27T15:07:00Z">
        <w:r w:rsidRPr="000A78B9">
          <w:rPr>
            <w:rStyle w:val="Hyperlink"/>
            <w:highlight w:val="yellow"/>
            <w:lang w:eastAsia="it-IT"/>
          </w:rPr>
          <w:t>http://www.armybazar.eu/pl/</w:t>
        </w:r>
      </w:ins>
      <w:ins w:id="912" w:author="Ken Maclennan-Brown" w:date="2018-09-27T15:08:00Z">
        <w:r w:rsidRPr="000A78B9">
          <w:rPr>
            <w:highlight w:val="yellow"/>
            <w:lang w:eastAsia="it-IT"/>
          </w:rPr>
          <w:fldChar w:fldCharType="end"/>
        </w:r>
        <w:r w:rsidRPr="000A78B9">
          <w:rPr>
            <w:highlight w:val="yellow"/>
            <w:lang w:eastAsia="it-IT"/>
          </w:rPr>
          <w:t xml:space="preserve">, </w:t>
        </w:r>
      </w:ins>
      <w:ins w:id="913" w:author="Ken Maclennan-Brown" w:date="2018-09-27T15:07:00Z">
        <w:r w:rsidRPr="000A78B9">
          <w:rPr>
            <w:highlight w:val="yellow"/>
            <w:lang w:eastAsia="it-IT"/>
          </w:rPr>
          <w:t>https://zafanatrzeciastrona.pl/post.darknet-kanal-sprzedazy/</w:t>
        </w:r>
      </w:ins>
    </w:p>
    <w:p w14:paraId="33CE5A10" w14:textId="77777777" w:rsidR="00B64C02" w:rsidRPr="000A78B9" w:rsidRDefault="00B64C02" w:rsidP="00B64C02">
      <w:pPr>
        <w:pStyle w:val="Heading2"/>
        <w:rPr>
          <w:ins w:id="914" w:author="Ken Maclennan-Brown" w:date="2018-09-27T14:47:00Z"/>
          <w:highlight w:val="yellow"/>
        </w:rPr>
      </w:pPr>
      <w:bookmarkStart w:id="915" w:name="_Toc525902834"/>
      <w:bookmarkStart w:id="916" w:name="_Ref526341203"/>
      <w:ins w:id="917" w:author="Ken Maclennan-Brown" w:date="2018-09-27T14:47:00Z">
        <w:r w:rsidRPr="000A78B9">
          <w:rPr>
            <w:highlight w:val="yellow"/>
          </w:rPr>
          <w:t>Use case 3 Terrorism</w:t>
        </w:r>
      </w:ins>
      <w:ins w:id="918" w:author="Ken Maclennan-Brown" w:date="2018-09-27T15:09:00Z">
        <w:r w:rsidR="00CB0569" w:rsidRPr="000A78B9">
          <w:rPr>
            <w:highlight w:val="yellow"/>
          </w:rPr>
          <w:t xml:space="preserve"> Funding</w:t>
        </w:r>
      </w:ins>
      <w:bookmarkEnd w:id="915"/>
      <w:bookmarkEnd w:id="916"/>
    </w:p>
    <w:p w14:paraId="0E61D6FB" w14:textId="77777777" w:rsidR="00B64C02" w:rsidRPr="000A78B9" w:rsidRDefault="00B64C02" w:rsidP="00B64C02">
      <w:pPr>
        <w:pStyle w:val="Heading3"/>
        <w:rPr>
          <w:ins w:id="919" w:author="Ken Maclennan-Brown" w:date="2018-09-27T14:47:00Z"/>
          <w:highlight w:val="yellow"/>
        </w:rPr>
      </w:pPr>
      <w:bookmarkStart w:id="920" w:name="_Toc525902835"/>
      <w:ins w:id="921" w:author="Ken Maclennan-Brown" w:date="2018-09-27T14:47:00Z">
        <w:r w:rsidRPr="000A78B9">
          <w:rPr>
            <w:highlight w:val="yellow"/>
          </w:rPr>
          <w:t>Keywords</w:t>
        </w:r>
        <w:bookmarkEnd w:id="920"/>
      </w:ins>
    </w:p>
    <w:p w14:paraId="5A811361" w14:textId="77777777" w:rsidR="00B64C02" w:rsidRPr="000A78B9" w:rsidRDefault="00CB0569" w:rsidP="00CB0569">
      <w:pPr>
        <w:rPr>
          <w:ins w:id="922" w:author="Ken Maclennan-Brown" w:date="2018-09-27T14:47:00Z"/>
          <w:highlight w:val="yellow"/>
          <w:lang w:eastAsia="it-IT"/>
        </w:rPr>
      </w:pPr>
      <w:ins w:id="923" w:author="Ken Maclennan-Brown" w:date="2018-09-27T15:10:00Z">
        <w:r w:rsidRPr="000A78B9">
          <w:rPr>
            <w:highlight w:val="yellow"/>
            <w:lang w:eastAsia="it-IT"/>
          </w:rPr>
          <w:t xml:space="preserve">Account, Al Qaeda. Al </w:t>
        </w:r>
        <w:proofErr w:type="spellStart"/>
        <w:r w:rsidRPr="000A78B9">
          <w:rPr>
            <w:highlight w:val="yellow"/>
            <w:lang w:eastAsia="it-IT"/>
          </w:rPr>
          <w:t>Shabaab</w:t>
        </w:r>
        <w:proofErr w:type="spellEnd"/>
        <w:r w:rsidRPr="000A78B9">
          <w:rPr>
            <w:highlight w:val="yellow"/>
            <w:lang w:eastAsia="it-IT"/>
          </w:rPr>
          <w:t>, ammonium nitrate</w:t>
        </w:r>
      </w:ins>
      <w:ins w:id="924" w:author="Ken Maclennan-Brown" w:date="2018-09-27T15:11:00Z">
        <w:r w:rsidRPr="000A78B9">
          <w:rPr>
            <w:highlight w:val="yellow"/>
            <w:lang w:eastAsia="it-IT"/>
          </w:rPr>
          <w:t xml:space="preserve">, </w:t>
        </w:r>
      </w:ins>
      <w:ins w:id="925" w:author="Ken Maclennan-Brown" w:date="2018-09-27T15:10:00Z">
        <w:r w:rsidRPr="000A78B9">
          <w:rPr>
            <w:highlight w:val="yellow"/>
            <w:lang w:eastAsia="it-IT"/>
          </w:rPr>
          <w:t>AQAP</w:t>
        </w:r>
      </w:ins>
      <w:ins w:id="926" w:author="Ken Maclennan-Brown" w:date="2018-09-27T15:11:00Z">
        <w:r w:rsidRPr="000A78B9">
          <w:rPr>
            <w:highlight w:val="yellow"/>
            <w:lang w:eastAsia="it-IT"/>
          </w:rPr>
          <w:t xml:space="preserve">, </w:t>
        </w:r>
      </w:ins>
      <w:ins w:id="927" w:author="Ken Maclennan-Brown" w:date="2018-09-27T15:10:00Z">
        <w:r w:rsidRPr="000A78B9">
          <w:rPr>
            <w:highlight w:val="yellow"/>
            <w:lang w:eastAsia="it-IT"/>
          </w:rPr>
          <w:t>AQMI</w:t>
        </w:r>
      </w:ins>
      <w:ins w:id="928" w:author="Ken Maclennan-Brown" w:date="2018-09-27T15:11:00Z">
        <w:r w:rsidRPr="000A78B9">
          <w:rPr>
            <w:highlight w:val="yellow"/>
            <w:lang w:eastAsia="it-IT"/>
          </w:rPr>
          <w:t xml:space="preserve">, </w:t>
        </w:r>
      </w:ins>
      <w:ins w:id="929" w:author="Ken Maclennan-Brown" w:date="2018-09-27T15:10:00Z">
        <w:r w:rsidRPr="000A78B9">
          <w:rPr>
            <w:highlight w:val="yellow"/>
            <w:lang w:eastAsia="it-IT"/>
          </w:rPr>
          <w:t>Attack</w:t>
        </w:r>
      </w:ins>
      <w:ins w:id="930" w:author="Ken Maclennan-Brown" w:date="2018-09-27T15:11:00Z">
        <w:r w:rsidRPr="000A78B9">
          <w:rPr>
            <w:highlight w:val="yellow"/>
            <w:lang w:eastAsia="it-IT"/>
          </w:rPr>
          <w:t xml:space="preserve">, </w:t>
        </w:r>
      </w:ins>
      <w:ins w:id="931" w:author="Ken Maclennan-Brown" w:date="2018-09-27T15:10:00Z">
        <w:r w:rsidRPr="000A78B9">
          <w:rPr>
            <w:highlight w:val="yellow"/>
            <w:lang w:eastAsia="it-IT"/>
          </w:rPr>
          <w:t>blades</w:t>
        </w:r>
      </w:ins>
      <w:ins w:id="932" w:author="Ken Maclennan-Brown" w:date="2018-09-27T15:11:00Z">
        <w:r w:rsidRPr="000A78B9">
          <w:rPr>
            <w:highlight w:val="yellow"/>
            <w:lang w:eastAsia="it-IT"/>
          </w:rPr>
          <w:t xml:space="preserve">, </w:t>
        </w:r>
      </w:ins>
      <w:ins w:id="933" w:author="Ken Maclennan-Brown" w:date="2018-09-27T15:10:00Z">
        <w:r w:rsidRPr="000A78B9">
          <w:rPr>
            <w:highlight w:val="yellow"/>
            <w:lang w:eastAsia="it-IT"/>
          </w:rPr>
          <w:t>Bomb</w:t>
        </w:r>
      </w:ins>
      <w:ins w:id="934" w:author="Ken Maclennan-Brown" w:date="2018-09-27T15:11:00Z">
        <w:r w:rsidRPr="000A78B9">
          <w:rPr>
            <w:highlight w:val="yellow"/>
            <w:lang w:eastAsia="it-IT"/>
          </w:rPr>
          <w:t xml:space="preserve">, </w:t>
        </w:r>
      </w:ins>
      <w:ins w:id="935" w:author="Ken Maclennan-Brown" w:date="2018-09-27T15:10:00Z">
        <w:r w:rsidRPr="000A78B9">
          <w:rPr>
            <w:highlight w:val="yellow"/>
            <w:lang w:eastAsia="it-IT"/>
          </w:rPr>
          <w:t>Bombs</w:t>
        </w:r>
      </w:ins>
      <w:ins w:id="936" w:author="Ken Maclennan-Brown" w:date="2018-09-27T15:11:00Z">
        <w:r w:rsidRPr="000A78B9">
          <w:rPr>
            <w:highlight w:val="yellow"/>
            <w:lang w:eastAsia="it-IT"/>
          </w:rPr>
          <w:t xml:space="preserve">, </w:t>
        </w:r>
      </w:ins>
      <w:ins w:id="937" w:author="Ken Maclennan-Brown" w:date="2018-09-27T15:10:00Z">
        <w:r w:rsidRPr="000A78B9">
          <w:rPr>
            <w:highlight w:val="yellow"/>
            <w:lang w:eastAsia="it-IT"/>
          </w:rPr>
          <w:t>chemical</w:t>
        </w:r>
      </w:ins>
      <w:ins w:id="938" w:author="Ken Maclennan-Brown" w:date="2018-09-27T15:11:00Z">
        <w:r w:rsidRPr="000A78B9">
          <w:rPr>
            <w:highlight w:val="yellow"/>
            <w:lang w:eastAsia="it-IT"/>
          </w:rPr>
          <w:t xml:space="preserve">, </w:t>
        </w:r>
      </w:ins>
      <w:ins w:id="939" w:author="Ken Maclennan-Brown" w:date="2018-09-27T15:10:00Z">
        <w:r w:rsidRPr="000A78B9">
          <w:rPr>
            <w:highlight w:val="yellow"/>
            <w:lang w:eastAsia="it-IT"/>
          </w:rPr>
          <w:t>collection</w:t>
        </w:r>
      </w:ins>
      <w:ins w:id="940" w:author="Ken Maclennan-Brown" w:date="2018-09-27T15:11:00Z">
        <w:r w:rsidRPr="000A78B9">
          <w:rPr>
            <w:highlight w:val="yellow"/>
            <w:lang w:eastAsia="it-IT"/>
          </w:rPr>
          <w:t xml:space="preserve">, </w:t>
        </w:r>
      </w:ins>
      <w:ins w:id="941" w:author="Ken Maclennan-Brown" w:date="2018-09-27T15:10:00Z">
        <w:r w:rsidRPr="000A78B9">
          <w:rPr>
            <w:highlight w:val="yellow"/>
            <w:lang w:eastAsia="it-IT"/>
          </w:rPr>
          <w:t>Daesh</w:t>
        </w:r>
      </w:ins>
      <w:ins w:id="942" w:author="Ken Maclennan-Brown" w:date="2018-09-27T15:11:00Z">
        <w:r w:rsidRPr="000A78B9">
          <w:rPr>
            <w:highlight w:val="yellow"/>
            <w:lang w:eastAsia="it-IT"/>
          </w:rPr>
          <w:t xml:space="preserve">, </w:t>
        </w:r>
      </w:ins>
      <w:ins w:id="943" w:author="Ken Maclennan-Brown" w:date="2018-09-27T15:10:00Z">
        <w:r w:rsidRPr="000A78B9">
          <w:rPr>
            <w:highlight w:val="yellow"/>
            <w:lang w:eastAsia="it-IT"/>
          </w:rPr>
          <w:t>Daesh symbols</w:t>
        </w:r>
      </w:ins>
      <w:ins w:id="944" w:author="Ken Maclennan-Brown" w:date="2018-09-27T15:11:00Z">
        <w:r w:rsidRPr="000A78B9">
          <w:rPr>
            <w:highlight w:val="yellow"/>
            <w:lang w:eastAsia="it-IT"/>
          </w:rPr>
          <w:t xml:space="preserve">, </w:t>
        </w:r>
      </w:ins>
      <w:ins w:id="945" w:author="Ken Maclennan-Brown" w:date="2018-09-27T15:10:00Z">
        <w:r w:rsidRPr="000A78B9">
          <w:rPr>
            <w:highlight w:val="yellow"/>
            <w:lang w:eastAsia="it-IT"/>
          </w:rPr>
          <w:t>dollars</w:t>
        </w:r>
      </w:ins>
      <w:ins w:id="946" w:author="Ken Maclennan-Brown" w:date="2018-09-27T15:11:00Z">
        <w:r w:rsidRPr="000A78B9">
          <w:rPr>
            <w:highlight w:val="yellow"/>
            <w:lang w:eastAsia="it-IT"/>
          </w:rPr>
          <w:t xml:space="preserve">, </w:t>
        </w:r>
      </w:ins>
      <w:ins w:id="947" w:author="Ken Maclennan-Brown" w:date="2018-09-27T15:10:00Z">
        <w:r w:rsidRPr="000A78B9">
          <w:rPr>
            <w:highlight w:val="yellow"/>
            <w:lang w:eastAsia="it-IT"/>
          </w:rPr>
          <w:t>eco terrorism</w:t>
        </w:r>
      </w:ins>
      <w:ins w:id="948" w:author="Ken Maclennan-Brown" w:date="2018-09-27T15:11:00Z">
        <w:r w:rsidRPr="000A78B9">
          <w:rPr>
            <w:highlight w:val="yellow"/>
            <w:lang w:eastAsia="it-IT"/>
          </w:rPr>
          <w:t xml:space="preserve">, </w:t>
        </w:r>
      </w:ins>
      <w:ins w:id="949" w:author="Ken Maclennan-Brown" w:date="2018-09-27T15:10:00Z">
        <w:r w:rsidRPr="000A78B9">
          <w:rPr>
            <w:highlight w:val="yellow"/>
            <w:lang w:eastAsia="it-IT"/>
          </w:rPr>
          <w:t>fund</w:t>
        </w:r>
      </w:ins>
      <w:ins w:id="950" w:author="Ken Maclennan-Brown" w:date="2018-09-27T15:12:00Z">
        <w:r w:rsidRPr="000A78B9">
          <w:rPr>
            <w:highlight w:val="yellow"/>
            <w:lang w:eastAsia="it-IT"/>
          </w:rPr>
          <w:t xml:space="preserve">, </w:t>
        </w:r>
      </w:ins>
      <w:ins w:id="951" w:author="Ken Maclennan-Brown" w:date="2018-09-27T15:10:00Z">
        <w:r w:rsidRPr="000A78B9">
          <w:rPr>
            <w:highlight w:val="yellow"/>
            <w:lang w:eastAsia="it-IT"/>
          </w:rPr>
          <w:t>Home grown</w:t>
        </w:r>
      </w:ins>
      <w:ins w:id="952" w:author="Ken Maclennan-Brown" w:date="2018-09-27T15:12:00Z">
        <w:r w:rsidRPr="000A78B9">
          <w:rPr>
            <w:highlight w:val="yellow"/>
            <w:lang w:eastAsia="it-IT"/>
          </w:rPr>
          <w:t xml:space="preserve">, </w:t>
        </w:r>
      </w:ins>
      <w:ins w:id="953" w:author="Ken Maclennan-Brown" w:date="2018-09-27T15:10:00Z">
        <w:r w:rsidRPr="000A78B9">
          <w:rPr>
            <w:highlight w:val="yellow"/>
            <w:lang w:eastAsia="it-IT"/>
          </w:rPr>
          <w:t>how to make a bomb</w:t>
        </w:r>
      </w:ins>
      <w:ins w:id="954" w:author="Ken Maclennan-Brown" w:date="2018-09-27T15:12:00Z">
        <w:r w:rsidRPr="000A78B9">
          <w:rPr>
            <w:highlight w:val="yellow"/>
            <w:lang w:eastAsia="it-IT"/>
          </w:rPr>
          <w:t xml:space="preserve">, </w:t>
        </w:r>
      </w:ins>
      <w:ins w:id="955" w:author="Ken Maclennan-Brown" w:date="2018-09-27T15:10:00Z">
        <w:r w:rsidRPr="000A78B9">
          <w:rPr>
            <w:highlight w:val="yellow"/>
            <w:lang w:eastAsia="it-IT"/>
          </w:rPr>
          <w:t>IED</w:t>
        </w:r>
      </w:ins>
      <w:ins w:id="956" w:author="Ken Maclennan-Brown" w:date="2018-09-27T15:12:00Z">
        <w:r w:rsidRPr="000A78B9">
          <w:rPr>
            <w:highlight w:val="yellow"/>
            <w:lang w:eastAsia="it-IT"/>
          </w:rPr>
          <w:t xml:space="preserve">, </w:t>
        </w:r>
      </w:ins>
      <w:ins w:id="957" w:author="Ken Maclennan-Brown" w:date="2018-09-27T15:10:00Z">
        <w:r w:rsidRPr="000A78B9">
          <w:rPr>
            <w:highlight w:val="yellow"/>
            <w:lang w:eastAsia="it-IT"/>
          </w:rPr>
          <w:t>IED</w:t>
        </w:r>
      </w:ins>
      <w:ins w:id="958" w:author="Ken Maclennan-Brown" w:date="2018-09-27T15:12:00Z">
        <w:r w:rsidRPr="000A78B9">
          <w:rPr>
            <w:highlight w:val="yellow"/>
            <w:lang w:eastAsia="it-IT"/>
          </w:rPr>
          <w:t xml:space="preserve">, </w:t>
        </w:r>
      </w:ins>
      <w:ins w:id="959" w:author="Ken Maclennan-Brown" w:date="2018-09-27T15:10:00Z">
        <w:r w:rsidRPr="000A78B9">
          <w:rPr>
            <w:highlight w:val="yellow"/>
            <w:lang w:eastAsia="it-IT"/>
          </w:rPr>
          <w:t>Isis</w:t>
        </w:r>
      </w:ins>
      <w:ins w:id="960" w:author="Ken Maclennan-Brown" w:date="2018-09-27T15:12:00Z">
        <w:r w:rsidRPr="000A78B9">
          <w:rPr>
            <w:highlight w:val="yellow"/>
            <w:lang w:eastAsia="it-IT"/>
          </w:rPr>
          <w:t xml:space="preserve">, </w:t>
        </w:r>
      </w:ins>
      <w:ins w:id="961" w:author="Ken Maclennan-Brown" w:date="2018-09-27T15:10:00Z">
        <w:r w:rsidRPr="000A78B9">
          <w:rPr>
            <w:highlight w:val="yellow"/>
            <w:lang w:eastAsia="it-IT"/>
          </w:rPr>
          <w:t>ISIS</w:t>
        </w:r>
      </w:ins>
      <w:ins w:id="962" w:author="Ken Maclennan-Brown" w:date="2018-09-27T15:12:00Z">
        <w:r w:rsidRPr="000A78B9">
          <w:rPr>
            <w:highlight w:val="yellow"/>
            <w:lang w:eastAsia="it-IT"/>
          </w:rPr>
          <w:t xml:space="preserve">, </w:t>
        </w:r>
      </w:ins>
      <w:ins w:id="963" w:author="Ken Maclennan-Brown" w:date="2018-09-27T15:10:00Z">
        <w:r w:rsidRPr="000A78B9">
          <w:rPr>
            <w:highlight w:val="yellow"/>
            <w:lang w:eastAsia="it-IT"/>
          </w:rPr>
          <w:t>Isis flag</w:t>
        </w:r>
      </w:ins>
      <w:ins w:id="964" w:author="Ken Maclennan-Brown" w:date="2018-09-27T15:12:00Z">
        <w:r w:rsidRPr="000A78B9">
          <w:rPr>
            <w:highlight w:val="yellow"/>
            <w:lang w:eastAsia="it-IT"/>
          </w:rPr>
          <w:t xml:space="preserve">, </w:t>
        </w:r>
      </w:ins>
      <w:ins w:id="965" w:author="Ken Maclennan-Brown" w:date="2018-09-27T15:10:00Z">
        <w:r w:rsidRPr="000A78B9">
          <w:rPr>
            <w:highlight w:val="yellow"/>
            <w:lang w:eastAsia="it-IT"/>
          </w:rPr>
          <w:t>Isis symbols</w:t>
        </w:r>
      </w:ins>
      <w:ins w:id="966" w:author="Ken Maclennan-Brown" w:date="2018-09-27T15:12:00Z">
        <w:r w:rsidRPr="000A78B9">
          <w:rPr>
            <w:highlight w:val="yellow"/>
            <w:lang w:eastAsia="it-IT"/>
          </w:rPr>
          <w:t xml:space="preserve">, </w:t>
        </w:r>
      </w:ins>
      <w:ins w:id="967" w:author="Ken Maclennan-Brown" w:date="2018-09-27T15:10:00Z">
        <w:r w:rsidRPr="000A78B9">
          <w:rPr>
            <w:highlight w:val="yellow"/>
            <w:lang w:eastAsia="it-IT"/>
          </w:rPr>
          <w:t>JIHAD</w:t>
        </w:r>
      </w:ins>
      <w:ins w:id="968" w:author="Ken Maclennan-Brown" w:date="2018-09-27T15:12:00Z">
        <w:r w:rsidRPr="000A78B9">
          <w:rPr>
            <w:highlight w:val="yellow"/>
            <w:lang w:eastAsia="it-IT"/>
          </w:rPr>
          <w:t xml:space="preserve">, </w:t>
        </w:r>
      </w:ins>
      <w:ins w:id="969" w:author="Ken Maclennan-Brown" w:date="2018-09-27T15:10:00Z">
        <w:r w:rsidRPr="000A78B9">
          <w:rPr>
            <w:highlight w:val="yellow"/>
            <w:lang w:eastAsia="it-IT"/>
          </w:rPr>
          <w:t>knife</w:t>
        </w:r>
      </w:ins>
      <w:ins w:id="970" w:author="Ken Maclennan-Brown" w:date="2018-09-27T15:12:00Z">
        <w:r w:rsidRPr="000A78B9">
          <w:rPr>
            <w:highlight w:val="yellow"/>
            <w:lang w:eastAsia="it-IT"/>
          </w:rPr>
          <w:t xml:space="preserve">, </w:t>
        </w:r>
      </w:ins>
      <w:ins w:id="971" w:author="Ken Maclennan-Brown" w:date="2018-09-27T15:10:00Z">
        <w:r w:rsidRPr="000A78B9">
          <w:rPr>
            <w:highlight w:val="yellow"/>
            <w:lang w:eastAsia="it-IT"/>
          </w:rPr>
          <w:t>knives</w:t>
        </w:r>
      </w:ins>
      <w:ins w:id="972" w:author="Ken Maclennan-Brown" w:date="2018-09-27T15:12:00Z">
        <w:r w:rsidRPr="000A78B9">
          <w:rPr>
            <w:highlight w:val="yellow"/>
            <w:lang w:eastAsia="it-IT"/>
          </w:rPr>
          <w:t xml:space="preserve">, </w:t>
        </w:r>
      </w:ins>
      <w:ins w:id="973" w:author="Ken Maclennan-Brown" w:date="2018-09-27T15:10:00Z">
        <w:r w:rsidRPr="000A78B9">
          <w:rPr>
            <w:highlight w:val="yellow"/>
            <w:lang w:eastAsia="it-IT"/>
          </w:rPr>
          <w:t>martyrs</w:t>
        </w:r>
      </w:ins>
      <w:ins w:id="974" w:author="Ken Maclennan-Brown" w:date="2018-09-27T15:12:00Z">
        <w:r w:rsidRPr="000A78B9">
          <w:rPr>
            <w:highlight w:val="yellow"/>
            <w:lang w:eastAsia="it-IT"/>
          </w:rPr>
          <w:t xml:space="preserve">, </w:t>
        </w:r>
      </w:ins>
      <w:ins w:id="975" w:author="Ken Maclennan-Brown" w:date="2018-09-27T15:10:00Z">
        <w:r w:rsidRPr="000A78B9">
          <w:rPr>
            <w:highlight w:val="yellow"/>
            <w:lang w:eastAsia="it-IT"/>
          </w:rPr>
          <w:t>money</w:t>
        </w:r>
      </w:ins>
      <w:ins w:id="976" w:author="Ken Maclennan-Brown" w:date="2018-09-27T15:12:00Z">
        <w:r w:rsidRPr="000A78B9">
          <w:rPr>
            <w:highlight w:val="yellow"/>
            <w:lang w:eastAsia="it-IT"/>
          </w:rPr>
          <w:t xml:space="preserve">, </w:t>
        </w:r>
      </w:ins>
      <w:ins w:id="977" w:author="Ken Maclennan-Brown" w:date="2018-09-27T15:10:00Z">
        <w:r w:rsidRPr="000A78B9">
          <w:rPr>
            <w:highlight w:val="yellow"/>
            <w:lang w:eastAsia="it-IT"/>
          </w:rPr>
          <w:t>mosque</w:t>
        </w:r>
      </w:ins>
      <w:ins w:id="978" w:author="Ken Maclennan-Brown" w:date="2018-09-27T15:12:00Z">
        <w:r w:rsidRPr="000A78B9">
          <w:rPr>
            <w:highlight w:val="yellow"/>
            <w:lang w:eastAsia="it-IT"/>
          </w:rPr>
          <w:t xml:space="preserve">, </w:t>
        </w:r>
      </w:ins>
      <w:ins w:id="979" w:author="Ken Maclennan-Brown" w:date="2018-09-27T15:10:00Z">
        <w:r w:rsidRPr="000A78B9">
          <w:rPr>
            <w:highlight w:val="yellow"/>
            <w:lang w:eastAsia="it-IT"/>
          </w:rPr>
          <w:t>payment</w:t>
        </w:r>
      </w:ins>
      <w:ins w:id="980" w:author="Ken Maclennan-Brown" w:date="2018-09-27T15:12:00Z">
        <w:r w:rsidRPr="000A78B9">
          <w:rPr>
            <w:highlight w:val="yellow"/>
            <w:lang w:eastAsia="it-IT"/>
          </w:rPr>
          <w:t xml:space="preserve">, </w:t>
        </w:r>
      </w:ins>
      <w:ins w:id="981" w:author="Ken Maclennan-Brown" w:date="2018-09-27T15:10:00Z">
        <w:r w:rsidRPr="000A78B9">
          <w:rPr>
            <w:highlight w:val="yellow"/>
            <w:lang w:eastAsia="it-IT"/>
          </w:rPr>
          <w:t>plot</w:t>
        </w:r>
      </w:ins>
      <w:ins w:id="982" w:author="Ken Maclennan-Brown" w:date="2018-09-27T15:12:00Z">
        <w:r w:rsidRPr="000A78B9">
          <w:rPr>
            <w:highlight w:val="yellow"/>
            <w:lang w:eastAsia="it-IT"/>
          </w:rPr>
          <w:t xml:space="preserve">, </w:t>
        </w:r>
      </w:ins>
      <w:ins w:id="983" w:author="Ken Maclennan-Brown" w:date="2018-09-27T15:10:00Z">
        <w:r w:rsidRPr="000A78B9">
          <w:rPr>
            <w:highlight w:val="yellow"/>
            <w:lang w:eastAsia="it-IT"/>
          </w:rPr>
          <w:t>Radical</w:t>
        </w:r>
      </w:ins>
      <w:ins w:id="984" w:author="Ken Maclennan-Brown" w:date="2018-09-27T15:12:00Z">
        <w:r w:rsidRPr="000A78B9">
          <w:rPr>
            <w:highlight w:val="yellow"/>
            <w:lang w:eastAsia="it-IT"/>
          </w:rPr>
          <w:t xml:space="preserve">, </w:t>
        </w:r>
      </w:ins>
      <w:ins w:id="985" w:author="Ken Maclennan-Brown" w:date="2018-09-27T15:10:00Z">
        <w:r w:rsidRPr="000A78B9">
          <w:rPr>
            <w:highlight w:val="yellow"/>
            <w:lang w:eastAsia="it-IT"/>
          </w:rPr>
          <w:t>Sharia4Belgium</w:t>
        </w:r>
      </w:ins>
      <w:ins w:id="986" w:author="Ken Maclennan-Brown" w:date="2018-09-27T15:12:00Z">
        <w:r w:rsidRPr="000A78B9">
          <w:rPr>
            <w:highlight w:val="yellow"/>
            <w:lang w:eastAsia="it-IT"/>
          </w:rPr>
          <w:t xml:space="preserve">, </w:t>
        </w:r>
      </w:ins>
      <w:ins w:id="987" w:author="Ken Maclennan-Brown" w:date="2018-09-27T15:10:00Z">
        <w:r w:rsidRPr="000A78B9">
          <w:rPr>
            <w:highlight w:val="yellow"/>
            <w:lang w:eastAsia="it-IT"/>
          </w:rPr>
          <w:t>suicide</w:t>
        </w:r>
      </w:ins>
      <w:ins w:id="988" w:author="Ken Maclennan-Brown" w:date="2018-09-27T15:12:00Z">
        <w:r w:rsidRPr="000A78B9">
          <w:rPr>
            <w:highlight w:val="yellow"/>
            <w:lang w:eastAsia="it-IT"/>
          </w:rPr>
          <w:t xml:space="preserve">, </w:t>
        </w:r>
      </w:ins>
      <w:ins w:id="989" w:author="Ken Maclennan-Brown" w:date="2018-09-27T15:10:00Z">
        <w:r w:rsidRPr="000A78B9">
          <w:rPr>
            <w:highlight w:val="yellow"/>
            <w:lang w:eastAsia="it-IT"/>
          </w:rPr>
          <w:t>Syria</w:t>
        </w:r>
      </w:ins>
      <w:ins w:id="990" w:author="Ken Maclennan-Brown" w:date="2018-09-27T15:12:00Z">
        <w:r w:rsidRPr="000A78B9">
          <w:rPr>
            <w:highlight w:val="yellow"/>
            <w:lang w:eastAsia="it-IT"/>
          </w:rPr>
          <w:t xml:space="preserve">, </w:t>
        </w:r>
      </w:ins>
      <w:ins w:id="991" w:author="Ken Maclennan-Brown" w:date="2018-09-27T15:10:00Z">
        <w:r w:rsidRPr="000A78B9">
          <w:rPr>
            <w:highlight w:val="yellow"/>
            <w:lang w:eastAsia="it-IT"/>
          </w:rPr>
          <w:t>Taliban</w:t>
        </w:r>
      </w:ins>
      <w:ins w:id="992" w:author="Ken Maclennan-Brown" w:date="2018-09-27T15:12:00Z">
        <w:r w:rsidRPr="000A78B9">
          <w:rPr>
            <w:highlight w:val="yellow"/>
            <w:lang w:eastAsia="it-IT"/>
          </w:rPr>
          <w:t xml:space="preserve">, </w:t>
        </w:r>
      </w:ins>
      <w:ins w:id="993" w:author="Ken Maclennan-Brown" w:date="2018-09-27T15:10:00Z">
        <w:r w:rsidRPr="000A78B9">
          <w:rPr>
            <w:highlight w:val="yellow"/>
            <w:lang w:eastAsia="it-IT"/>
          </w:rPr>
          <w:t>target</w:t>
        </w:r>
      </w:ins>
      <w:ins w:id="994" w:author="Ken Maclennan-Brown" w:date="2018-09-27T15:12:00Z">
        <w:r w:rsidRPr="000A78B9">
          <w:rPr>
            <w:highlight w:val="yellow"/>
            <w:lang w:eastAsia="it-IT"/>
          </w:rPr>
          <w:t xml:space="preserve">, </w:t>
        </w:r>
      </w:ins>
      <w:ins w:id="995" w:author="Ken Maclennan-Brown" w:date="2018-09-27T15:10:00Z">
        <w:r w:rsidRPr="000A78B9">
          <w:rPr>
            <w:highlight w:val="yellow"/>
            <w:lang w:eastAsia="it-IT"/>
          </w:rPr>
          <w:t>terror</w:t>
        </w:r>
      </w:ins>
      <w:ins w:id="996" w:author="Ken Maclennan-Brown" w:date="2018-09-27T15:13:00Z">
        <w:r w:rsidRPr="000A78B9">
          <w:rPr>
            <w:highlight w:val="yellow"/>
            <w:lang w:eastAsia="it-IT"/>
          </w:rPr>
          <w:t xml:space="preserve">, </w:t>
        </w:r>
      </w:ins>
      <w:ins w:id="997" w:author="Ken Maclennan-Brown" w:date="2018-09-27T15:10:00Z">
        <w:r w:rsidRPr="000A78B9">
          <w:rPr>
            <w:highlight w:val="yellow"/>
            <w:lang w:eastAsia="it-IT"/>
          </w:rPr>
          <w:t>terrorist</w:t>
        </w:r>
      </w:ins>
      <w:ins w:id="998" w:author="Ken Maclennan-Brown" w:date="2018-09-27T15:13:00Z">
        <w:r w:rsidRPr="000A78B9">
          <w:rPr>
            <w:highlight w:val="yellow"/>
            <w:lang w:eastAsia="it-IT"/>
          </w:rPr>
          <w:t xml:space="preserve">, </w:t>
        </w:r>
      </w:ins>
      <w:ins w:id="999" w:author="Ken Maclennan-Brown" w:date="2018-09-27T15:10:00Z">
        <w:r w:rsidRPr="000A78B9">
          <w:rPr>
            <w:highlight w:val="yellow"/>
            <w:lang w:eastAsia="it-IT"/>
          </w:rPr>
          <w:t>weapons</w:t>
        </w:r>
      </w:ins>
      <w:ins w:id="1000" w:author="Ken Maclennan-Brown" w:date="2018-09-27T15:13:00Z">
        <w:r w:rsidRPr="000A78B9">
          <w:rPr>
            <w:highlight w:val="yellow"/>
            <w:lang w:eastAsia="it-IT"/>
          </w:rPr>
          <w:t xml:space="preserve">, </w:t>
        </w:r>
      </w:ins>
      <w:ins w:id="1001" w:author="Ken Maclennan-Brown" w:date="2018-09-27T15:10:00Z">
        <w:r w:rsidRPr="000A78B9">
          <w:rPr>
            <w:highlight w:val="yellow"/>
            <w:lang w:eastAsia="it-IT"/>
          </w:rPr>
          <w:t>weapons</w:t>
        </w:r>
      </w:ins>
      <w:ins w:id="1002" w:author="Ken Maclennan-Brown" w:date="2018-09-27T15:13:00Z">
        <w:r w:rsidRPr="000A78B9">
          <w:rPr>
            <w:highlight w:val="yellow"/>
            <w:lang w:eastAsia="it-IT"/>
          </w:rPr>
          <w:t xml:space="preserve">, </w:t>
        </w:r>
      </w:ins>
      <w:ins w:id="1003" w:author="Ken Maclennan-Brown" w:date="2018-09-27T15:10:00Z">
        <w:r w:rsidRPr="000A78B9">
          <w:rPr>
            <w:highlight w:val="yellow"/>
            <w:lang w:eastAsia="it-IT"/>
          </w:rPr>
          <w:t>Wedding</w:t>
        </w:r>
      </w:ins>
    </w:p>
    <w:p w14:paraId="24D152EC" w14:textId="77777777" w:rsidR="00B64C02" w:rsidRPr="000A78B9" w:rsidRDefault="00655787">
      <w:pPr>
        <w:pStyle w:val="Heading3"/>
        <w:rPr>
          <w:ins w:id="1004" w:author="Ken Maclennan-Brown" w:date="2018-09-27T15:06:00Z"/>
          <w:highlight w:val="yellow"/>
        </w:rPr>
        <w:pPrChange w:id="1005" w:author="Ken Maclennan-Brown" w:date="2018-09-27T15:06:00Z">
          <w:pPr/>
        </w:pPrChange>
      </w:pPr>
      <w:bookmarkStart w:id="1006" w:name="_Toc525902836"/>
      <w:ins w:id="1007" w:author="Ken Maclennan-Brown" w:date="2018-09-27T15:01:00Z">
        <w:r w:rsidRPr="000A78B9">
          <w:rPr>
            <w:highlight w:val="yellow"/>
          </w:rPr>
          <w:t>data to generate connected to a persona</w:t>
        </w:r>
      </w:ins>
      <w:bookmarkEnd w:id="1006"/>
    </w:p>
    <w:p w14:paraId="0D66E3AE" w14:textId="77777777" w:rsidR="00CB0569" w:rsidRPr="000A78B9" w:rsidRDefault="00CB0569">
      <w:pPr>
        <w:jc w:val="left"/>
        <w:rPr>
          <w:ins w:id="1008" w:author="Ken Maclennan-Brown" w:date="2018-09-27T14:47:00Z"/>
          <w:highlight w:val="yellow"/>
          <w:lang w:eastAsia="it-IT"/>
          <w:rPrChange w:id="1009" w:author="Ken Maclennan-Brown" w:date="2018-09-27T15:06:00Z">
            <w:rPr>
              <w:ins w:id="1010" w:author="Ken Maclennan-Brown" w:date="2018-09-27T14:47:00Z"/>
            </w:rPr>
          </w:rPrChange>
        </w:rPr>
        <w:pPrChange w:id="1011" w:author="Ken Maclennan-Brown" w:date="2018-09-27T15:18:00Z">
          <w:pPr/>
        </w:pPrChange>
      </w:pPr>
      <w:ins w:id="1012" w:author="Ken Maclennan-Brown" w:date="2018-09-27T15:15:00Z">
        <w:r w:rsidRPr="000A78B9">
          <w:rPr>
            <w:highlight w:val="yellow"/>
            <w:lang w:eastAsia="it-IT"/>
          </w:rPr>
          <w:t>Bank accounts, Blackberry Messenger</w:t>
        </w:r>
      </w:ins>
      <w:ins w:id="1013" w:author="Ken Maclennan-Brown" w:date="2018-09-27T15:18:00Z">
        <w:r w:rsidR="004D5042" w:rsidRPr="000A78B9">
          <w:rPr>
            <w:highlight w:val="yellow"/>
            <w:lang w:eastAsia="it-IT"/>
          </w:rPr>
          <w:t xml:space="preserve">, </w:t>
        </w:r>
      </w:ins>
      <w:ins w:id="1014" w:author="Ken Maclennan-Brown" w:date="2018-09-27T15:15:00Z">
        <w:r w:rsidRPr="000A78B9">
          <w:rPr>
            <w:highlight w:val="yellow"/>
            <w:lang w:eastAsia="it-IT"/>
          </w:rPr>
          <w:t>chaton</w:t>
        </w:r>
      </w:ins>
      <w:ins w:id="1015" w:author="Ken Maclennan-Brown" w:date="2018-09-27T15:18:00Z">
        <w:r w:rsidR="004D5042" w:rsidRPr="000A78B9">
          <w:rPr>
            <w:highlight w:val="yellow"/>
            <w:lang w:eastAsia="it-IT"/>
          </w:rPr>
          <w:t xml:space="preserve">, </w:t>
        </w:r>
      </w:ins>
      <w:ins w:id="1016" w:author="Ken Maclennan-Brown" w:date="2018-09-27T15:15:00Z">
        <w:r w:rsidRPr="000A78B9">
          <w:rPr>
            <w:highlight w:val="yellow"/>
            <w:lang w:eastAsia="it-IT"/>
          </w:rPr>
          <w:t>credit cards</w:t>
        </w:r>
      </w:ins>
      <w:ins w:id="1017" w:author="Ken Maclennan-Brown" w:date="2018-09-27T15:18:00Z">
        <w:r w:rsidR="004D5042" w:rsidRPr="000A78B9">
          <w:rPr>
            <w:highlight w:val="yellow"/>
            <w:lang w:eastAsia="it-IT"/>
          </w:rPr>
          <w:t xml:space="preserve">, </w:t>
        </w:r>
      </w:ins>
      <w:ins w:id="1018" w:author="Ken Maclennan-Brown" w:date="2018-09-27T15:15:00Z">
        <w:r w:rsidRPr="000A78B9">
          <w:rPr>
            <w:highlight w:val="yellow"/>
            <w:lang w:eastAsia="it-IT"/>
          </w:rPr>
          <w:t>Discord</w:t>
        </w:r>
      </w:ins>
      <w:ins w:id="1019" w:author="Ken Maclennan-Brown" w:date="2018-09-27T15:18:00Z">
        <w:r w:rsidR="004D5042" w:rsidRPr="000A78B9">
          <w:rPr>
            <w:highlight w:val="yellow"/>
            <w:lang w:eastAsia="it-IT"/>
          </w:rPr>
          <w:t xml:space="preserve">, </w:t>
        </w:r>
      </w:ins>
      <w:ins w:id="1020" w:author="Ken Maclennan-Brown" w:date="2018-09-27T15:15:00Z">
        <w:r w:rsidRPr="000A78B9">
          <w:rPr>
            <w:highlight w:val="yellow"/>
            <w:lang w:eastAsia="it-IT"/>
          </w:rPr>
          <w:t>Facebook Messenger</w:t>
        </w:r>
      </w:ins>
      <w:ins w:id="1021" w:author="Ken Maclennan-Brown" w:date="2018-09-27T15:19:00Z">
        <w:r w:rsidR="004D5042" w:rsidRPr="000A78B9">
          <w:rPr>
            <w:highlight w:val="yellow"/>
            <w:lang w:eastAsia="it-IT"/>
          </w:rPr>
          <w:t xml:space="preserve">, </w:t>
        </w:r>
      </w:ins>
      <w:ins w:id="1022" w:author="Ken Maclennan-Brown" w:date="2018-09-27T15:15:00Z">
        <w:r w:rsidRPr="000A78B9">
          <w:rPr>
            <w:highlight w:val="yellow"/>
            <w:lang w:eastAsia="it-IT"/>
          </w:rPr>
          <w:t>Facebook profile</w:t>
        </w:r>
      </w:ins>
      <w:ins w:id="1023" w:author="Ken Maclennan-Brown" w:date="2018-09-27T15:19:00Z">
        <w:r w:rsidR="004D5042" w:rsidRPr="000A78B9">
          <w:rPr>
            <w:highlight w:val="yellow"/>
            <w:lang w:eastAsia="it-IT"/>
          </w:rPr>
          <w:t xml:space="preserve">, </w:t>
        </w:r>
      </w:ins>
      <w:ins w:id="1024" w:author="Ken Maclennan-Brown" w:date="2018-09-27T15:15:00Z">
        <w:r w:rsidRPr="000A78B9">
          <w:rPr>
            <w:highlight w:val="yellow"/>
            <w:lang w:eastAsia="it-IT"/>
          </w:rPr>
          <w:t>FACETIME</w:t>
        </w:r>
      </w:ins>
      <w:ins w:id="1025" w:author="Ken Maclennan-Brown" w:date="2018-09-27T15:19:00Z">
        <w:r w:rsidR="004D5042" w:rsidRPr="000A78B9">
          <w:rPr>
            <w:highlight w:val="yellow"/>
            <w:lang w:eastAsia="it-IT"/>
          </w:rPr>
          <w:t xml:space="preserve">, </w:t>
        </w:r>
      </w:ins>
      <w:ins w:id="1026" w:author="Ken Maclennan-Brown" w:date="2018-09-27T15:15:00Z">
        <w:r w:rsidRPr="000A78B9">
          <w:rPr>
            <w:highlight w:val="yellow"/>
            <w:lang w:eastAsia="it-IT"/>
          </w:rPr>
          <w:t xml:space="preserve">Google </w:t>
        </w:r>
        <w:proofErr w:type="spellStart"/>
        <w:r w:rsidRPr="000A78B9">
          <w:rPr>
            <w:highlight w:val="yellow"/>
            <w:lang w:eastAsia="it-IT"/>
          </w:rPr>
          <w:t>Allo</w:t>
        </w:r>
      </w:ins>
      <w:proofErr w:type="spellEnd"/>
      <w:ins w:id="1027" w:author="Ken Maclennan-Brown" w:date="2018-09-27T15:19:00Z">
        <w:r w:rsidR="004D5042" w:rsidRPr="000A78B9">
          <w:rPr>
            <w:highlight w:val="yellow"/>
            <w:lang w:eastAsia="it-IT"/>
          </w:rPr>
          <w:t xml:space="preserve">, </w:t>
        </w:r>
      </w:ins>
      <w:ins w:id="1028" w:author="Ken Maclennan-Brown" w:date="2018-09-27T15:15:00Z">
        <w:r w:rsidRPr="000A78B9">
          <w:rPr>
            <w:highlight w:val="yellow"/>
            <w:lang w:eastAsia="it-IT"/>
          </w:rPr>
          <w:t>hike</w:t>
        </w:r>
      </w:ins>
      <w:ins w:id="1029" w:author="Ken Maclennan-Brown" w:date="2018-09-27T15:20:00Z">
        <w:r w:rsidR="004D5042" w:rsidRPr="000A78B9">
          <w:rPr>
            <w:highlight w:val="yellow"/>
            <w:lang w:eastAsia="it-IT"/>
          </w:rPr>
          <w:t xml:space="preserve">, </w:t>
        </w:r>
      </w:ins>
      <w:ins w:id="1030" w:author="Ken Maclennan-Brown" w:date="2018-09-27T15:15:00Z">
        <w:r w:rsidRPr="000A78B9">
          <w:rPr>
            <w:highlight w:val="yellow"/>
            <w:lang w:eastAsia="it-IT"/>
          </w:rPr>
          <w:t>Instagram</w:t>
        </w:r>
      </w:ins>
      <w:ins w:id="1031" w:author="Ken Maclennan-Brown" w:date="2018-09-27T15:20:00Z">
        <w:r w:rsidR="004D5042" w:rsidRPr="000A78B9">
          <w:rPr>
            <w:highlight w:val="yellow"/>
            <w:lang w:eastAsia="it-IT"/>
          </w:rPr>
          <w:t xml:space="preserve">, </w:t>
        </w:r>
      </w:ins>
      <w:proofErr w:type="spellStart"/>
      <w:ins w:id="1032" w:author="Ken Maclennan-Brown" w:date="2018-09-27T15:15:00Z">
        <w:r w:rsidRPr="000A78B9">
          <w:rPr>
            <w:highlight w:val="yellow"/>
            <w:lang w:eastAsia="it-IT"/>
          </w:rPr>
          <w:t>Kakao</w:t>
        </w:r>
      </w:ins>
      <w:proofErr w:type="spellEnd"/>
      <w:ins w:id="1033" w:author="Ken Maclennan-Brown" w:date="2018-09-27T15:20:00Z">
        <w:r w:rsidR="004D5042" w:rsidRPr="000A78B9">
          <w:rPr>
            <w:highlight w:val="yellow"/>
            <w:lang w:eastAsia="it-IT"/>
          </w:rPr>
          <w:t xml:space="preserve">, </w:t>
        </w:r>
      </w:ins>
      <w:proofErr w:type="spellStart"/>
      <w:ins w:id="1034" w:author="Ken Maclennan-Brown" w:date="2018-09-27T15:15:00Z">
        <w:r w:rsidRPr="000A78B9">
          <w:rPr>
            <w:highlight w:val="yellow"/>
            <w:lang w:eastAsia="it-IT"/>
          </w:rPr>
          <w:t>Kik</w:t>
        </w:r>
      </w:ins>
      <w:proofErr w:type="spellEnd"/>
      <w:ins w:id="1035" w:author="Ken Maclennan-Brown" w:date="2018-09-27T15:20:00Z">
        <w:r w:rsidR="004D5042" w:rsidRPr="000A78B9">
          <w:rPr>
            <w:highlight w:val="yellow"/>
            <w:lang w:eastAsia="it-IT"/>
          </w:rPr>
          <w:t xml:space="preserve">, </w:t>
        </w:r>
      </w:ins>
      <w:ins w:id="1036" w:author="Ken Maclennan-Brown" w:date="2018-09-27T15:15:00Z">
        <w:r w:rsidRPr="000A78B9">
          <w:rPr>
            <w:highlight w:val="yellow"/>
            <w:lang w:eastAsia="it-IT"/>
          </w:rPr>
          <w:t>Line</w:t>
        </w:r>
      </w:ins>
      <w:ins w:id="1037" w:author="Ken Maclennan-Brown" w:date="2018-09-27T15:21:00Z">
        <w:r w:rsidR="004D5042" w:rsidRPr="000A78B9">
          <w:rPr>
            <w:highlight w:val="yellow"/>
            <w:lang w:eastAsia="it-IT"/>
          </w:rPr>
          <w:t xml:space="preserve">, </w:t>
        </w:r>
      </w:ins>
      <w:ins w:id="1038" w:author="Ken Maclennan-Brown" w:date="2018-09-27T15:15:00Z">
        <w:r w:rsidRPr="000A78B9">
          <w:rPr>
            <w:highlight w:val="yellow"/>
            <w:lang w:eastAsia="it-IT"/>
          </w:rPr>
          <w:t>Signal</w:t>
        </w:r>
      </w:ins>
      <w:ins w:id="1039" w:author="Ken Maclennan-Brown" w:date="2018-09-27T15:21:00Z">
        <w:r w:rsidR="004D5042" w:rsidRPr="000A78B9">
          <w:rPr>
            <w:highlight w:val="yellow"/>
            <w:lang w:eastAsia="it-IT"/>
          </w:rPr>
          <w:t xml:space="preserve">, </w:t>
        </w:r>
      </w:ins>
      <w:ins w:id="1040" w:author="Ken Maclennan-Brown" w:date="2018-09-27T15:15:00Z">
        <w:r w:rsidRPr="000A78B9">
          <w:rPr>
            <w:highlight w:val="yellow"/>
            <w:lang w:eastAsia="it-IT"/>
          </w:rPr>
          <w:t>Silence</w:t>
        </w:r>
      </w:ins>
      <w:ins w:id="1041" w:author="Ken Maclennan-Brown" w:date="2018-09-27T15:22:00Z">
        <w:r w:rsidR="004D5042" w:rsidRPr="000A78B9">
          <w:rPr>
            <w:highlight w:val="yellow"/>
            <w:lang w:eastAsia="it-IT"/>
          </w:rPr>
          <w:t xml:space="preserve">, </w:t>
        </w:r>
      </w:ins>
      <w:proofErr w:type="spellStart"/>
      <w:ins w:id="1042" w:author="Ken Maclennan-Brown" w:date="2018-09-27T15:15:00Z">
        <w:r w:rsidRPr="000A78B9">
          <w:rPr>
            <w:highlight w:val="yellow"/>
            <w:lang w:eastAsia="it-IT"/>
          </w:rPr>
          <w:t>SilentPhone</w:t>
        </w:r>
      </w:ins>
      <w:proofErr w:type="spellEnd"/>
      <w:ins w:id="1043" w:author="Ken Maclennan-Brown" w:date="2018-09-27T15:22:00Z">
        <w:r w:rsidR="004D5042" w:rsidRPr="000A78B9">
          <w:rPr>
            <w:highlight w:val="yellow"/>
            <w:lang w:eastAsia="it-IT"/>
          </w:rPr>
          <w:t xml:space="preserve">, </w:t>
        </w:r>
      </w:ins>
      <w:ins w:id="1044" w:author="Ken Maclennan-Brown" w:date="2018-09-27T15:15:00Z">
        <w:r w:rsidRPr="000A78B9">
          <w:rPr>
            <w:highlight w:val="yellow"/>
            <w:lang w:eastAsia="it-IT"/>
          </w:rPr>
          <w:t>Skype</w:t>
        </w:r>
      </w:ins>
      <w:ins w:id="1045" w:author="Ken Maclennan-Brown" w:date="2018-09-27T15:22:00Z">
        <w:r w:rsidR="004D5042" w:rsidRPr="000A78B9">
          <w:rPr>
            <w:highlight w:val="yellow"/>
            <w:lang w:eastAsia="it-IT"/>
          </w:rPr>
          <w:t xml:space="preserve">, </w:t>
        </w:r>
      </w:ins>
      <w:ins w:id="1046" w:author="Ken Maclennan-Brown" w:date="2018-09-27T15:15:00Z">
        <w:r w:rsidRPr="000A78B9">
          <w:rPr>
            <w:highlight w:val="yellow"/>
            <w:lang w:eastAsia="it-IT"/>
          </w:rPr>
          <w:t>Slack</w:t>
        </w:r>
      </w:ins>
      <w:ins w:id="1047" w:author="Ken Maclennan-Brown" w:date="2018-09-27T15:23:00Z">
        <w:r w:rsidR="004D5042" w:rsidRPr="000A78B9">
          <w:rPr>
            <w:highlight w:val="yellow"/>
            <w:lang w:eastAsia="it-IT"/>
          </w:rPr>
          <w:t xml:space="preserve">, </w:t>
        </w:r>
      </w:ins>
      <w:ins w:id="1048" w:author="Ken Maclennan-Brown" w:date="2018-09-27T15:15:00Z">
        <w:r w:rsidRPr="000A78B9">
          <w:rPr>
            <w:highlight w:val="yellow"/>
            <w:lang w:eastAsia="it-IT"/>
          </w:rPr>
          <w:t>Snapchat</w:t>
        </w:r>
      </w:ins>
      <w:ins w:id="1049" w:author="Ken Maclennan-Brown" w:date="2018-09-27T15:23:00Z">
        <w:r w:rsidR="004D5042" w:rsidRPr="000A78B9">
          <w:rPr>
            <w:highlight w:val="yellow"/>
            <w:lang w:eastAsia="it-IT"/>
          </w:rPr>
          <w:t xml:space="preserve">, </w:t>
        </w:r>
      </w:ins>
      <w:ins w:id="1050" w:author="Ken Maclennan-Brown" w:date="2018-09-27T15:15:00Z">
        <w:r w:rsidRPr="000A78B9">
          <w:rPr>
            <w:highlight w:val="yellow"/>
            <w:lang w:eastAsia="it-IT"/>
          </w:rPr>
          <w:t>Telegram</w:t>
        </w:r>
      </w:ins>
      <w:ins w:id="1051" w:author="Ken Maclennan-Brown" w:date="2018-09-27T15:24:00Z">
        <w:r w:rsidR="004D5042" w:rsidRPr="000A78B9">
          <w:rPr>
            <w:highlight w:val="yellow"/>
            <w:lang w:eastAsia="it-IT"/>
          </w:rPr>
          <w:t xml:space="preserve">, </w:t>
        </w:r>
      </w:ins>
      <w:ins w:id="1052" w:author="Ken Maclennan-Brown" w:date="2018-09-27T15:15:00Z">
        <w:r w:rsidRPr="000A78B9">
          <w:rPr>
            <w:highlight w:val="yellow"/>
            <w:lang w:eastAsia="it-IT"/>
          </w:rPr>
          <w:t>Textra</w:t>
        </w:r>
      </w:ins>
      <w:ins w:id="1053" w:author="Ken Maclennan-Brown" w:date="2018-09-27T15:24:00Z">
        <w:r w:rsidR="004D5042" w:rsidRPr="000A78B9">
          <w:rPr>
            <w:highlight w:val="yellow"/>
            <w:lang w:eastAsia="it-IT"/>
          </w:rPr>
          <w:t xml:space="preserve">, </w:t>
        </w:r>
      </w:ins>
      <w:proofErr w:type="spellStart"/>
      <w:ins w:id="1054" w:author="Ken Maclennan-Brown" w:date="2018-09-27T15:15:00Z">
        <w:r w:rsidRPr="000A78B9">
          <w:rPr>
            <w:highlight w:val="yellow"/>
            <w:lang w:eastAsia="it-IT"/>
          </w:rPr>
          <w:t>Threema</w:t>
        </w:r>
      </w:ins>
      <w:proofErr w:type="spellEnd"/>
      <w:ins w:id="1055" w:author="Ken Maclennan-Brown" w:date="2018-09-27T15:24:00Z">
        <w:r w:rsidR="004D5042" w:rsidRPr="000A78B9">
          <w:rPr>
            <w:highlight w:val="yellow"/>
            <w:lang w:eastAsia="it-IT"/>
          </w:rPr>
          <w:t xml:space="preserve">, </w:t>
        </w:r>
      </w:ins>
      <w:ins w:id="1056" w:author="Ken Maclennan-Brown" w:date="2018-09-27T15:15:00Z">
        <w:r w:rsidRPr="000A78B9">
          <w:rPr>
            <w:highlight w:val="yellow"/>
            <w:lang w:eastAsia="it-IT"/>
          </w:rPr>
          <w:t>TWITTER</w:t>
        </w:r>
      </w:ins>
      <w:ins w:id="1057" w:author="Ken Maclennan-Brown" w:date="2018-09-27T15:24:00Z">
        <w:r w:rsidR="004D5042" w:rsidRPr="000A78B9">
          <w:rPr>
            <w:highlight w:val="yellow"/>
            <w:lang w:eastAsia="it-IT"/>
          </w:rPr>
          <w:t xml:space="preserve">, </w:t>
        </w:r>
      </w:ins>
      <w:ins w:id="1058" w:author="Ken Maclennan-Brown" w:date="2018-09-27T15:15:00Z">
        <w:r w:rsidRPr="000A78B9">
          <w:rPr>
            <w:highlight w:val="yellow"/>
            <w:lang w:eastAsia="it-IT"/>
          </w:rPr>
          <w:t>Viber</w:t>
        </w:r>
      </w:ins>
      <w:ins w:id="1059" w:author="Ken Maclennan-Brown" w:date="2018-09-27T15:24:00Z">
        <w:r w:rsidR="004D5042" w:rsidRPr="000A78B9">
          <w:rPr>
            <w:highlight w:val="yellow"/>
            <w:lang w:eastAsia="it-IT"/>
          </w:rPr>
          <w:t xml:space="preserve">, </w:t>
        </w:r>
      </w:ins>
      <w:proofErr w:type="spellStart"/>
      <w:ins w:id="1060" w:author="Ken Maclennan-Brown" w:date="2018-09-27T15:15:00Z">
        <w:r w:rsidRPr="000A78B9">
          <w:rPr>
            <w:highlight w:val="yellow"/>
            <w:lang w:eastAsia="it-IT"/>
          </w:rPr>
          <w:t>Voxer</w:t>
        </w:r>
      </w:ins>
      <w:proofErr w:type="spellEnd"/>
      <w:ins w:id="1061" w:author="Ken Maclennan-Brown" w:date="2018-09-27T15:24:00Z">
        <w:r w:rsidR="004D5042" w:rsidRPr="000A78B9">
          <w:rPr>
            <w:highlight w:val="yellow"/>
            <w:lang w:eastAsia="it-IT"/>
          </w:rPr>
          <w:t xml:space="preserve">, </w:t>
        </w:r>
      </w:ins>
      <w:ins w:id="1062" w:author="Ken Maclennan-Brown" w:date="2018-09-27T15:15:00Z">
        <w:r w:rsidRPr="000A78B9">
          <w:rPr>
            <w:highlight w:val="yellow"/>
            <w:lang w:eastAsia="it-IT"/>
          </w:rPr>
          <w:t>WeChat</w:t>
        </w:r>
      </w:ins>
      <w:ins w:id="1063" w:author="Ken Maclennan-Brown" w:date="2018-09-27T15:25:00Z">
        <w:r w:rsidR="004D5042" w:rsidRPr="000A78B9">
          <w:rPr>
            <w:highlight w:val="yellow"/>
            <w:lang w:eastAsia="it-IT"/>
          </w:rPr>
          <w:t xml:space="preserve">, </w:t>
        </w:r>
      </w:ins>
      <w:ins w:id="1064" w:author="Ken Maclennan-Brown" w:date="2018-09-27T15:15:00Z">
        <w:r w:rsidRPr="000A78B9">
          <w:rPr>
            <w:highlight w:val="yellow"/>
            <w:lang w:eastAsia="it-IT"/>
          </w:rPr>
          <w:t>WhatsApp</w:t>
        </w:r>
      </w:ins>
      <w:ins w:id="1065" w:author="Ken Maclennan-Brown" w:date="2018-09-27T15:25:00Z">
        <w:r w:rsidR="004D5042" w:rsidRPr="000A78B9">
          <w:rPr>
            <w:highlight w:val="yellow"/>
            <w:lang w:eastAsia="it-IT"/>
          </w:rPr>
          <w:t xml:space="preserve">, </w:t>
        </w:r>
      </w:ins>
      <w:proofErr w:type="spellStart"/>
      <w:ins w:id="1066" w:author="Ken Maclennan-Brown" w:date="2018-09-27T15:15:00Z">
        <w:r w:rsidRPr="000A78B9">
          <w:rPr>
            <w:highlight w:val="yellow"/>
            <w:lang w:eastAsia="it-IT"/>
          </w:rPr>
          <w:t>Wickr</w:t>
        </w:r>
        <w:proofErr w:type="spellEnd"/>
        <w:r w:rsidRPr="000A78B9">
          <w:rPr>
            <w:highlight w:val="yellow"/>
            <w:lang w:eastAsia="it-IT"/>
          </w:rPr>
          <w:t xml:space="preserve"> Me</w:t>
        </w:r>
      </w:ins>
      <w:ins w:id="1067" w:author="Ken Maclennan-Brown" w:date="2018-09-27T15:25:00Z">
        <w:r w:rsidR="004D5042" w:rsidRPr="000A78B9">
          <w:rPr>
            <w:highlight w:val="yellow"/>
            <w:lang w:eastAsia="it-IT"/>
          </w:rPr>
          <w:t xml:space="preserve">, </w:t>
        </w:r>
      </w:ins>
      <w:ins w:id="1068" w:author="Ken Maclennan-Brown" w:date="2018-09-27T15:15:00Z">
        <w:r w:rsidRPr="000A78B9">
          <w:rPr>
            <w:highlight w:val="yellow"/>
            <w:lang w:eastAsia="it-IT"/>
          </w:rPr>
          <w:t>Wire</w:t>
        </w:r>
      </w:ins>
    </w:p>
    <w:p w14:paraId="3F3949AD" w14:textId="77777777" w:rsidR="00B64C02" w:rsidRPr="000A78B9" w:rsidRDefault="00B64C02" w:rsidP="004D5042">
      <w:pPr>
        <w:pStyle w:val="Heading3"/>
        <w:rPr>
          <w:ins w:id="1069" w:author="Ken Maclennan-Brown" w:date="2018-09-27T15:25:00Z"/>
          <w:highlight w:val="yellow"/>
        </w:rPr>
      </w:pPr>
      <w:bookmarkStart w:id="1070" w:name="_Toc525902837"/>
      <w:ins w:id="1071" w:author="Ken Maclennan-Brown" w:date="2018-09-27T14:47:00Z">
        <w:r w:rsidRPr="000A78B9">
          <w:rPr>
            <w:highlight w:val="yellow"/>
          </w:rPr>
          <w:t>Further so</w:t>
        </w:r>
        <w:r w:rsidR="004D5042" w:rsidRPr="000A78B9">
          <w:rPr>
            <w:highlight w:val="yellow"/>
          </w:rPr>
          <w:t>urces</w:t>
        </w:r>
      </w:ins>
      <w:bookmarkEnd w:id="1070"/>
    </w:p>
    <w:p w14:paraId="13CC45EC" w14:textId="77777777" w:rsidR="004D5042" w:rsidRPr="007534E8" w:rsidRDefault="0016790F">
      <w:pPr>
        <w:rPr>
          <w:ins w:id="1072" w:author="Ken Maclennan-Brown" w:date="2018-09-27T14:46:00Z"/>
        </w:rPr>
        <w:pPrChange w:id="1073" w:author="Ken Maclennan-Brown" w:date="2018-09-27T15:25:00Z">
          <w:pPr>
            <w:pStyle w:val="Heading3"/>
          </w:pPr>
        </w:pPrChange>
      </w:pPr>
      <w:ins w:id="1074" w:author="Ken Maclennan-Brown" w:date="2018-09-27T15:26:00Z">
        <w:r w:rsidRPr="000A78B9">
          <w:rPr>
            <w:highlight w:val="yellow"/>
            <w:lang w:eastAsia="it-IT"/>
          </w:rPr>
          <w:fldChar w:fldCharType="begin"/>
        </w:r>
        <w:r w:rsidRPr="000A78B9">
          <w:rPr>
            <w:highlight w:val="yellow"/>
            <w:lang w:eastAsia="it-IT"/>
          </w:rPr>
          <w:instrText xml:space="preserve"> HYPERLINK "http://terroristdomains.com/" </w:instrText>
        </w:r>
        <w:r w:rsidRPr="000A78B9">
          <w:rPr>
            <w:highlight w:val="yellow"/>
            <w:lang w:eastAsia="it-IT"/>
          </w:rPr>
          <w:fldChar w:fldCharType="separate"/>
        </w:r>
        <w:r w:rsidRPr="000A78B9">
          <w:rPr>
            <w:rStyle w:val="Hyperlink"/>
            <w:highlight w:val="yellow"/>
            <w:lang w:eastAsia="it-IT"/>
          </w:rPr>
          <w:t>http://terroristdomains.com/</w:t>
        </w:r>
        <w:r w:rsidRPr="000A78B9">
          <w:rPr>
            <w:highlight w:val="yellow"/>
            <w:lang w:eastAsia="it-IT"/>
          </w:rPr>
          <w:fldChar w:fldCharType="end"/>
        </w:r>
        <w:r w:rsidRPr="000A78B9">
          <w:rPr>
            <w:highlight w:val="yellow"/>
            <w:lang w:eastAsia="it-IT"/>
          </w:rPr>
          <w:t>, Facebook</w:t>
        </w:r>
      </w:ins>
      <w:ins w:id="1075" w:author="Ken Maclennan-Brown" w:date="2018-09-27T15:27:00Z">
        <w:r w:rsidRPr="000A78B9">
          <w:rPr>
            <w:highlight w:val="yellow"/>
            <w:lang w:eastAsia="it-IT"/>
          </w:rPr>
          <w:t xml:space="preserve">, </w:t>
        </w:r>
      </w:ins>
      <w:ins w:id="1076" w:author="Ken Maclennan-Brown" w:date="2018-09-27T15:26:00Z">
        <w:r w:rsidRPr="000A78B9">
          <w:rPr>
            <w:highlight w:val="yellow"/>
            <w:lang w:eastAsia="it-IT"/>
          </w:rPr>
          <w:t>Google</w:t>
        </w:r>
      </w:ins>
      <w:ins w:id="1077" w:author="Ken Maclennan-Brown" w:date="2018-09-27T15:27:00Z">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1078" w:author="Ken Maclennan-Brown" w:date="2018-09-27T15:26:00Z">
        <w:r w:rsidRPr="000A78B9">
          <w:rPr>
            <w:highlight w:val="yellow"/>
            <w:lang w:eastAsia="it-IT"/>
          </w:rPr>
          <w:instrText>http://terroristdomains.com/</w:instrText>
        </w:r>
      </w:ins>
      <w:ins w:id="1079" w:author="Ken Maclennan-Brown" w:date="2018-09-27T15:27:00Z">
        <w:r w:rsidRPr="000A78B9">
          <w:rPr>
            <w:highlight w:val="yellow"/>
            <w:lang w:eastAsia="it-IT"/>
          </w:rPr>
          <w:instrText xml:space="preserve">" </w:instrText>
        </w:r>
        <w:r w:rsidRPr="000A78B9">
          <w:rPr>
            <w:highlight w:val="yellow"/>
            <w:lang w:eastAsia="it-IT"/>
          </w:rPr>
          <w:fldChar w:fldCharType="separate"/>
        </w:r>
      </w:ins>
      <w:ins w:id="1080" w:author="Ken Maclennan-Brown" w:date="2018-09-27T15:26:00Z">
        <w:r w:rsidRPr="000A78B9">
          <w:rPr>
            <w:rStyle w:val="Hyperlink"/>
            <w:highlight w:val="yellow"/>
            <w:lang w:eastAsia="it-IT"/>
          </w:rPr>
          <w:t>http://terroristdomains.com/</w:t>
        </w:r>
      </w:ins>
      <w:ins w:id="1081" w:author="Ken Maclennan-Brown" w:date="2018-09-27T15:27:00Z">
        <w:r w:rsidRPr="000A78B9">
          <w:rPr>
            <w:highlight w:val="yellow"/>
            <w:lang w:eastAsia="it-IT"/>
          </w:rPr>
          <w:fldChar w:fldCharType="end"/>
        </w:r>
        <w:r w:rsidRPr="000A78B9">
          <w:rPr>
            <w:highlight w:val="yellow"/>
            <w:lang w:eastAsia="it-IT"/>
          </w:rPr>
          <w:t xml:space="preserve">, </w:t>
        </w:r>
      </w:ins>
      <w:ins w:id="1082" w:author="Ken Maclennan-Brown" w:date="2018-09-27T15:26:00Z">
        <w:r w:rsidRPr="000A78B9">
          <w:rPr>
            <w:highlight w:val="yellow"/>
            <w:lang w:eastAsia="it-IT"/>
          </w:rPr>
          <w:t>Instagram</w:t>
        </w:r>
      </w:ins>
      <w:ins w:id="1083" w:author="Ken Maclennan-Brown" w:date="2018-09-27T15:27:00Z">
        <w:r w:rsidRPr="000A78B9">
          <w:rPr>
            <w:highlight w:val="yellow"/>
            <w:lang w:eastAsia="it-IT"/>
          </w:rPr>
          <w:t xml:space="preserve">, </w:t>
        </w:r>
      </w:ins>
      <w:ins w:id="1084" w:author="Ken Maclennan-Brown" w:date="2018-09-27T15:26:00Z">
        <w:r w:rsidRPr="000A78B9">
          <w:rPr>
            <w:highlight w:val="yellow"/>
            <w:lang w:eastAsia="it-IT"/>
          </w:rPr>
          <w:t>TRIP ADVISOR</w:t>
        </w:r>
      </w:ins>
      <w:ins w:id="1085" w:author="Ken Maclennan-Brown" w:date="2018-09-27T15:28:00Z">
        <w:r w:rsidRPr="000A78B9">
          <w:rPr>
            <w:highlight w:val="yellow"/>
            <w:lang w:eastAsia="it-IT"/>
          </w:rPr>
          <w:t xml:space="preserve">, </w:t>
        </w:r>
      </w:ins>
      <w:ins w:id="1086" w:author="Ken Maclennan-Brown" w:date="2018-09-27T15:26:00Z">
        <w:r w:rsidRPr="000A78B9">
          <w:rPr>
            <w:highlight w:val="yellow"/>
            <w:lang w:eastAsia="it-IT"/>
          </w:rPr>
          <w:t>Twitter</w:t>
        </w:r>
      </w:ins>
    </w:p>
    <w:p w14:paraId="1EA31A92" w14:textId="77777777" w:rsidR="00B64C02" w:rsidRPr="00B64C02" w:rsidRDefault="00B64C02">
      <w:pPr>
        <w:rPr>
          <w:lang w:eastAsia="it-IT"/>
          <w:rPrChange w:id="1087" w:author="Ken Maclennan-Brown" w:date="2018-09-27T14:46:00Z">
            <w:rPr/>
          </w:rPrChange>
        </w:rPr>
        <w:pPrChange w:id="1088" w:author="Ken Maclennan-Brown" w:date="2018-09-27T14:46:00Z">
          <w:pPr>
            <w:pStyle w:val="ListParagraph"/>
            <w:numPr>
              <w:numId w:val="19"/>
            </w:numPr>
            <w:ind w:hanging="360"/>
          </w:pPr>
        </w:pPrChange>
      </w:pPr>
    </w:p>
    <w:sectPr w:rsidR="00B64C02" w:rsidRPr="00B64C02">
      <w:headerReference w:type="default" r:id="rId28"/>
      <w:footerReference w:type="default" r:id="rId29"/>
      <w:headerReference w:type="first" r:id="rId30"/>
      <w:footerReference w:type="first" r:id="rId31"/>
      <w:pgSz w:w="11906" w:h="16838"/>
      <w:pgMar w:top="1519" w:right="1134" w:bottom="1134" w:left="1134" w:header="426" w:footer="835"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 P" w:date="2018-10-04T11:59:00Z" w:initials="GP">
    <w:p w14:paraId="0D19367E" w14:textId="342BBECF" w:rsidR="006B0832" w:rsidRDefault="006B0832">
      <w:pPr>
        <w:pStyle w:val="CommentText"/>
      </w:pPr>
      <w:r>
        <w:rPr>
          <w:rStyle w:val="CommentReference"/>
        </w:rPr>
        <w:annotationRef/>
      </w:r>
      <w:r>
        <w:t>Remove empty page</w:t>
      </w:r>
    </w:p>
  </w:comment>
  <w:comment w:id="2" w:author="G P" w:date="2018-10-04T12:00:00Z" w:initials="GP">
    <w:p w14:paraId="0D43DF46" w14:textId="031F9766" w:rsidR="006B0832" w:rsidRDefault="006B0832">
      <w:pPr>
        <w:pStyle w:val="CommentText"/>
      </w:pPr>
      <w:r>
        <w:rPr>
          <w:rStyle w:val="CommentReference"/>
        </w:rPr>
        <w:annotationRef/>
      </w:r>
      <w:r>
        <w:t>Update the table</w:t>
      </w:r>
    </w:p>
  </w:comment>
  <w:comment w:id="305" w:author="G P" w:date="2018-10-04T13:23:00Z" w:initials="GP">
    <w:p w14:paraId="2A6B56EB" w14:textId="3339FB17" w:rsidR="006B0832" w:rsidRDefault="006B0832">
      <w:pPr>
        <w:pStyle w:val="CommentText"/>
      </w:pPr>
      <w:r>
        <w:rPr>
          <w:rStyle w:val="CommentReference"/>
        </w:rPr>
        <w:annotationRef/>
      </w:r>
      <w:r>
        <w:t>Needs update</w:t>
      </w:r>
    </w:p>
  </w:comment>
  <w:comment w:id="306" w:author="G P" w:date="2018-10-05T11:23:00Z" w:initials="GP">
    <w:p w14:paraId="15E98BF7" w14:textId="6735820B" w:rsidR="006B0832" w:rsidRDefault="006B0832">
      <w:pPr>
        <w:pStyle w:val="CommentText"/>
      </w:pPr>
      <w:r>
        <w:rPr>
          <w:rStyle w:val="CommentReference"/>
        </w:rPr>
        <w:annotationRef/>
      </w:r>
      <w:r>
        <w:t>It needs to be clarified what are the available evidence data and what the datasets that will be involved in the investigations</w:t>
      </w:r>
    </w:p>
  </w:comment>
  <w:comment w:id="307" w:author="G P" w:date="2018-10-04T13:27:00Z" w:initials="GP">
    <w:p w14:paraId="2A9C348B" w14:textId="20128D1D" w:rsidR="006B0832" w:rsidRDefault="006B0832">
      <w:pPr>
        <w:pStyle w:val="CommentText"/>
      </w:pPr>
      <w:r>
        <w:rPr>
          <w:rStyle w:val="CommentReference"/>
        </w:rPr>
        <w:annotationRef/>
      </w:r>
      <w:r>
        <w:t>Needs to be elaborated</w:t>
      </w:r>
    </w:p>
  </w:comment>
  <w:comment w:id="310" w:author="G P" w:date="2018-10-04T13:32:00Z" w:initials="GP">
    <w:p w14:paraId="02BC4D8F" w14:textId="568AEE4D" w:rsidR="006B0832" w:rsidRDefault="006B0832">
      <w:pPr>
        <w:pStyle w:val="CommentText"/>
      </w:pPr>
      <w:r>
        <w:rPr>
          <w:rStyle w:val="CommentReference"/>
        </w:rPr>
        <w:annotationRef/>
      </w:r>
      <w:r>
        <w:t>Integrate this in the narrative</w:t>
      </w:r>
    </w:p>
  </w:comment>
  <w:comment w:id="317" w:author="G P" w:date="2018-10-04T13:36:00Z" w:initials="GP">
    <w:p w14:paraId="757E7469" w14:textId="7ECCF6F1" w:rsidR="006B0832" w:rsidRDefault="006B0832">
      <w:pPr>
        <w:pStyle w:val="CommentText"/>
      </w:pPr>
      <w:r>
        <w:rPr>
          <w:rStyle w:val="CommentReference"/>
        </w:rPr>
        <w:annotationRef/>
      </w:r>
      <w:r>
        <w:t>Check if this can be elaborated</w:t>
      </w:r>
    </w:p>
  </w:comment>
  <w:comment w:id="320" w:author="G P" w:date="2018-10-04T13:37:00Z" w:initials="GP">
    <w:p w14:paraId="182A8426" w14:textId="75EC7481" w:rsidR="006B0832" w:rsidRDefault="006B0832">
      <w:pPr>
        <w:pStyle w:val="CommentText"/>
      </w:pPr>
      <w:r>
        <w:rPr>
          <w:rStyle w:val="CommentReference"/>
        </w:rPr>
        <w:annotationRef/>
      </w:r>
      <w:r>
        <w:t>Integrate in the narrative</w:t>
      </w:r>
    </w:p>
  </w:comment>
  <w:comment w:id="333" w:author="G P" w:date="2018-10-04T13:40:00Z" w:initials="GP">
    <w:p w14:paraId="7F7CEDA5" w14:textId="5257EA1B" w:rsidR="006B0832" w:rsidRDefault="006B0832">
      <w:pPr>
        <w:pStyle w:val="CommentText"/>
      </w:pPr>
      <w:r>
        <w:rPr>
          <w:rStyle w:val="CommentReference"/>
        </w:rPr>
        <w:annotationRef/>
      </w:r>
      <w:r>
        <w:t>Which ones?</w:t>
      </w:r>
    </w:p>
  </w:comment>
  <w:comment w:id="335" w:author="G P" w:date="2018-10-04T13:40:00Z" w:initials="GP">
    <w:p w14:paraId="11BCDFDC" w14:textId="427D8489" w:rsidR="006B0832" w:rsidRDefault="006B0832">
      <w:pPr>
        <w:pStyle w:val="CommentText"/>
      </w:pPr>
      <w:r>
        <w:rPr>
          <w:rStyle w:val="CommentReference"/>
        </w:rPr>
        <w:annotationRef/>
      </w:r>
      <w:r>
        <w:t>Check if this can be elaborated</w:t>
      </w:r>
    </w:p>
  </w:comment>
  <w:comment w:id="338" w:author="G P" w:date="2018-10-04T13:41:00Z" w:initials="GP">
    <w:p w14:paraId="64525502" w14:textId="7C44C509" w:rsidR="006B0832" w:rsidRDefault="006B0832">
      <w:pPr>
        <w:pStyle w:val="CommentText"/>
      </w:pPr>
      <w:r>
        <w:rPr>
          <w:rStyle w:val="CommentReference"/>
        </w:rPr>
        <w:annotationRef/>
      </w:r>
      <w:r>
        <w:t>Integrate in the narrative</w:t>
      </w:r>
    </w:p>
  </w:comment>
  <w:comment w:id="347" w:author="G P" w:date="2018-10-04T13:41:00Z" w:initials="GP">
    <w:p w14:paraId="7547F57C" w14:textId="32396331" w:rsidR="006B0832" w:rsidRDefault="006B0832">
      <w:pPr>
        <w:pStyle w:val="CommentText"/>
      </w:pPr>
      <w:r>
        <w:rPr>
          <w:rStyle w:val="CommentReference"/>
        </w:rPr>
        <w:annotationRef/>
      </w:r>
      <w:r>
        <w:t>Define title</w:t>
      </w:r>
    </w:p>
  </w:comment>
  <w:comment w:id="348" w:author="G P" w:date="2018-10-04T13:43:00Z" w:initials="GP">
    <w:p w14:paraId="548E0BDC" w14:textId="79EF981F" w:rsidR="006B0832" w:rsidRDefault="006B0832">
      <w:pPr>
        <w:pStyle w:val="CommentText"/>
      </w:pPr>
      <w:r>
        <w:rPr>
          <w:rStyle w:val="CommentReference"/>
        </w:rPr>
        <w:annotationRef/>
      </w:r>
      <w:r>
        <w:t>Try to use figures in all scenarios</w:t>
      </w:r>
    </w:p>
  </w:comment>
  <w:comment w:id="354" w:author="G P" w:date="2018-10-04T13:43:00Z" w:initials="GP">
    <w:p w14:paraId="17A832A1" w14:textId="6C5D5B8C" w:rsidR="006B0832" w:rsidRDefault="006B0832">
      <w:pPr>
        <w:pStyle w:val="CommentText"/>
      </w:pPr>
      <w:r>
        <w:rPr>
          <w:rStyle w:val="CommentReference"/>
        </w:rPr>
        <w:annotationRef/>
      </w:r>
      <w:r>
        <w:t>What is the objective?</w:t>
      </w:r>
    </w:p>
  </w:comment>
  <w:comment w:id="356" w:author="G P" w:date="2018-10-04T13:44:00Z" w:initials="GP">
    <w:p w14:paraId="19055CD7" w14:textId="4E86DD56" w:rsidR="006B0832" w:rsidRDefault="006B0832">
      <w:pPr>
        <w:pStyle w:val="CommentText"/>
      </w:pPr>
      <w:r>
        <w:rPr>
          <w:rStyle w:val="CommentReference"/>
        </w:rPr>
        <w:annotationRef/>
      </w:r>
      <w:r>
        <w:t xml:space="preserve">Elaborate what are the available forensic data </w:t>
      </w:r>
      <w:proofErr w:type="spellStart"/>
      <w:r>
        <w:t>nd</w:t>
      </w:r>
      <w:proofErr w:type="spellEnd"/>
      <w:r>
        <w:t xml:space="preserve"> which are the databases to be analysed</w:t>
      </w:r>
    </w:p>
  </w:comment>
  <w:comment w:id="360" w:author="G P" w:date="2018-10-04T13:44:00Z" w:initials="GP">
    <w:p w14:paraId="639ACD3F" w14:textId="7B7665AB" w:rsidR="006B0832" w:rsidRDefault="006B0832">
      <w:pPr>
        <w:pStyle w:val="CommentText"/>
      </w:pPr>
      <w:r>
        <w:rPr>
          <w:rStyle w:val="CommentReference"/>
        </w:rPr>
        <w:annotationRef/>
      </w:r>
      <w:r>
        <w:t>Check if this can be elaborated</w:t>
      </w:r>
    </w:p>
  </w:comment>
  <w:comment w:id="363" w:author="G P" w:date="2018-10-04T13:45:00Z" w:initials="GP">
    <w:p w14:paraId="08273C59" w14:textId="08D69339" w:rsidR="006B0832" w:rsidRDefault="006B0832">
      <w:pPr>
        <w:pStyle w:val="CommentText"/>
      </w:pPr>
      <w:r>
        <w:rPr>
          <w:rStyle w:val="CommentReference"/>
        </w:rPr>
        <w:annotationRef/>
      </w:r>
      <w:r>
        <w:t>Integrate in narrative</w:t>
      </w:r>
    </w:p>
  </w:comment>
  <w:comment w:id="372" w:author="G P" w:date="2018-10-04T13:45:00Z" w:initials="GP">
    <w:p w14:paraId="2ADAACD4" w14:textId="496B293A" w:rsidR="006B0832" w:rsidRDefault="006B0832">
      <w:pPr>
        <w:pStyle w:val="CommentText"/>
      </w:pPr>
      <w:r>
        <w:rPr>
          <w:rStyle w:val="CommentReference"/>
        </w:rPr>
        <w:annotationRef/>
      </w:r>
      <w:r>
        <w:t>Define title</w:t>
      </w:r>
    </w:p>
  </w:comment>
  <w:comment w:id="373" w:author="G P" w:date="2018-10-04T13:46:00Z" w:initials="GP">
    <w:p w14:paraId="2F19789A" w14:textId="08FFDBEE" w:rsidR="006B0832" w:rsidRDefault="006B0832">
      <w:pPr>
        <w:pStyle w:val="CommentText"/>
      </w:pPr>
      <w:r>
        <w:rPr>
          <w:rStyle w:val="CommentReference"/>
        </w:rPr>
        <w:annotationRef/>
      </w:r>
      <w:r>
        <w:t>Provide narrative</w:t>
      </w:r>
    </w:p>
  </w:comment>
  <w:comment w:id="374" w:author="G P" w:date="2018-10-04T13:46:00Z" w:initials="GP">
    <w:p w14:paraId="5AA4E033" w14:textId="62E21439" w:rsidR="006B0832" w:rsidRDefault="006B0832">
      <w:pPr>
        <w:pStyle w:val="CommentText"/>
      </w:pPr>
      <w:r>
        <w:rPr>
          <w:rStyle w:val="CommentReference"/>
        </w:rPr>
        <w:annotationRef/>
      </w:r>
      <w:r>
        <w:t xml:space="preserve">Need to elaborate what are the available evidence data and which are the databases to be analysed. What </w:t>
      </w:r>
      <w:proofErr w:type="gramStart"/>
      <w:r>
        <w:t>are</w:t>
      </w:r>
      <w:proofErr w:type="gramEnd"/>
      <w:r>
        <w:t xml:space="preserve"> the open source data?</w:t>
      </w:r>
    </w:p>
  </w:comment>
  <w:comment w:id="378" w:author="G P" w:date="2018-10-04T13:53:00Z" w:initials="GP">
    <w:p w14:paraId="162EAE3E" w14:textId="7398E466" w:rsidR="006B0832" w:rsidRDefault="006B0832">
      <w:pPr>
        <w:pStyle w:val="CommentText"/>
      </w:pPr>
      <w:r>
        <w:rPr>
          <w:rStyle w:val="CommentReference"/>
        </w:rPr>
        <w:annotationRef/>
      </w:r>
      <w:r>
        <w:t>Integrate in the narrative</w:t>
      </w:r>
    </w:p>
  </w:comment>
  <w:comment w:id="383" w:author="G P" w:date="2018-10-04T13:54:00Z" w:initials="GP">
    <w:p w14:paraId="4B7F1038" w14:textId="1F1A483E" w:rsidR="006B0832" w:rsidRDefault="006B0832">
      <w:pPr>
        <w:pStyle w:val="CommentText"/>
      </w:pPr>
      <w:r>
        <w:rPr>
          <w:rStyle w:val="CommentReference"/>
        </w:rPr>
        <w:annotationRef/>
      </w:r>
      <w:r>
        <w:t>Define title</w:t>
      </w:r>
    </w:p>
  </w:comment>
  <w:comment w:id="384" w:author="G P" w:date="2018-10-04T14:30:00Z" w:initials="GP">
    <w:p w14:paraId="6E173425" w14:textId="69CA40D2" w:rsidR="006B0832" w:rsidRPr="008A4251" w:rsidRDefault="006B0832">
      <w:pPr>
        <w:pStyle w:val="CommentText"/>
        <w:rPr>
          <w:lang w:val="en-US"/>
        </w:rPr>
      </w:pPr>
      <w:r>
        <w:rPr>
          <w:rStyle w:val="CommentReference"/>
        </w:rPr>
        <w:annotationRef/>
      </w:r>
      <w:r>
        <w:rPr>
          <w:lang w:val="en-US"/>
        </w:rPr>
        <w:t>What is the objective?</w:t>
      </w:r>
    </w:p>
  </w:comment>
  <w:comment w:id="385" w:author="G P" w:date="2018-10-04T14:30:00Z" w:initials="GP">
    <w:p w14:paraId="12DCEF4C" w14:textId="7A5ABEB8" w:rsidR="006B0832" w:rsidRDefault="006B0832">
      <w:pPr>
        <w:pStyle w:val="CommentText"/>
      </w:pPr>
      <w:r>
        <w:rPr>
          <w:rStyle w:val="CommentReference"/>
        </w:rPr>
        <w:annotationRef/>
      </w:r>
      <w:r>
        <w:t xml:space="preserve">What </w:t>
      </w:r>
      <w:proofErr w:type="gramStart"/>
      <w:r>
        <w:t>are</w:t>
      </w:r>
      <w:proofErr w:type="gramEnd"/>
      <w:r>
        <w:t xml:space="preserve"> the evidence data and databases that are going to be searched? What </w:t>
      </w:r>
      <w:proofErr w:type="gramStart"/>
      <w:r>
        <w:t>are</w:t>
      </w:r>
      <w:proofErr w:type="gramEnd"/>
      <w:r>
        <w:t xml:space="preserve"> these open source data?</w:t>
      </w:r>
    </w:p>
  </w:comment>
  <w:comment w:id="389" w:author="G P" w:date="2018-10-04T14:34:00Z" w:initials="GP">
    <w:p w14:paraId="6A59F5C0" w14:textId="78B5A602" w:rsidR="006B0832" w:rsidRDefault="006B0832">
      <w:pPr>
        <w:pStyle w:val="CommentText"/>
      </w:pPr>
      <w:r>
        <w:rPr>
          <w:rStyle w:val="CommentReference"/>
        </w:rPr>
        <w:annotationRef/>
      </w:r>
      <w:r>
        <w:t>Integrated in narrative and only what is relevant to ANITA tools</w:t>
      </w:r>
    </w:p>
  </w:comment>
  <w:comment w:id="419" w:author="G P" w:date="2018-10-04T14:35:00Z" w:initials="GP">
    <w:p w14:paraId="3BF06EE1" w14:textId="38ACB0E7" w:rsidR="006B0832" w:rsidRPr="00544CDC" w:rsidRDefault="006B0832">
      <w:pPr>
        <w:pStyle w:val="CommentText"/>
        <w:rPr>
          <w:lang w:val="en-US"/>
        </w:rPr>
      </w:pPr>
      <w:r>
        <w:rPr>
          <w:rStyle w:val="CommentReference"/>
        </w:rPr>
        <w:annotationRef/>
      </w:r>
      <w:r>
        <w:t>Define title</w:t>
      </w:r>
    </w:p>
  </w:comment>
  <w:comment w:id="421" w:author="G P" w:date="2018-10-04T14:39:00Z" w:initials="GP">
    <w:p w14:paraId="2547FF5A" w14:textId="59A69DB0" w:rsidR="006B0832" w:rsidRDefault="006B0832">
      <w:pPr>
        <w:pStyle w:val="CommentText"/>
      </w:pPr>
      <w:r>
        <w:rPr>
          <w:rStyle w:val="CommentReference"/>
        </w:rPr>
        <w:annotationRef/>
      </w:r>
      <w:r>
        <w:t>What is the objective?</w:t>
      </w:r>
    </w:p>
  </w:comment>
  <w:comment w:id="422" w:author="G P" w:date="2018-10-04T14:41:00Z" w:initials="GP">
    <w:p w14:paraId="2DD05B13" w14:textId="2F3D8503" w:rsidR="006B0832" w:rsidRDefault="006B0832">
      <w:pPr>
        <w:pStyle w:val="CommentText"/>
      </w:pPr>
      <w:r>
        <w:rPr>
          <w:rStyle w:val="CommentReference"/>
        </w:rPr>
        <w:annotationRef/>
      </w:r>
      <w:r>
        <w:t>Could elaborate more (e.g. what type of phrases?). What type of open source data?</w:t>
      </w:r>
    </w:p>
  </w:comment>
  <w:comment w:id="425" w:author="G P" w:date="2018-10-04T14:43:00Z" w:initials="GP">
    <w:p w14:paraId="4B07819C" w14:textId="51240458" w:rsidR="006B0832" w:rsidRDefault="006B0832">
      <w:pPr>
        <w:pStyle w:val="CommentText"/>
      </w:pPr>
      <w:r>
        <w:rPr>
          <w:rStyle w:val="CommentReference"/>
        </w:rPr>
        <w:annotationRef/>
      </w:r>
      <w:r>
        <w:t>Integrate in narrative</w:t>
      </w:r>
    </w:p>
  </w:comment>
  <w:comment w:id="439" w:author="G P" w:date="2018-10-04T14:48:00Z" w:initials="GP">
    <w:p w14:paraId="5EF13EE6" w14:textId="03DCE9F0" w:rsidR="006B0832" w:rsidRDefault="006B0832">
      <w:pPr>
        <w:pStyle w:val="CommentText"/>
      </w:pPr>
      <w:r>
        <w:rPr>
          <w:rStyle w:val="CommentReference"/>
        </w:rPr>
        <w:annotationRef/>
      </w:r>
      <w:r>
        <w:t>Elaborate the description. What is the objective?</w:t>
      </w:r>
    </w:p>
  </w:comment>
  <w:comment w:id="440" w:author="G P" w:date="2018-10-04T14:49:00Z" w:initials="GP">
    <w:p w14:paraId="5DBFB24C" w14:textId="1EBD8778" w:rsidR="006B0832" w:rsidRDefault="006B0832">
      <w:pPr>
        <w:pStyle w:val="CommentText"/>
      </w:pPr>
      <w:r>
        <w:rPr>
          <w:rStyle w:val="CommentReference"/>
        </w:rPr>
        <w:annotationRef/>
      </w:r>
      <w:r>
        <w:t xml:space="preserve">What </w:t>
      </w:r>
      <w:proofErr w:type="gramStart"/>
      <w:r>
        <w:t>are</w:t>
      </w:r>
      <w:proofErr w:type="gramEnd"/>
      <w:r>
        <w:t xml:space="preserve"> the evidence data and what are the databases to be analysed?</w:t>
      </w:r>
    </w:p>
  </w:comment>
  <w:comment w:id="441" w:author="G P" w:date="2018-10-04T14:49:00Z" w:initials="GP">
    <w:p w14:paraId="6802C229" w14:textId="38111818" w:rsidR="006B0832" w:rsidRDefault="006B0832">
      <w:pPr>
        <w:pStyle w:val="CommentText"/>
      </w:pPr>
      <w:r>
        <w:rPr>
          <w:rStyle w:val="CommentReference"/>
        </w:rPr>
        <w:annotationRef/>
      </w:r>
      <w:r>
        <w:t>Need to elaborate</w:t>
      </w:r>
    </w:p>
  </w:comment>
  <w:comment w:id="443" w:author="G P" w:date="2018-10-04T14:50:00Z" w:initials="GP">
    <w:p w14:paraId="02D62B63" w14:textId="7BC31574" w:rsidR="006B0832" w:rsidRDefault="006B0832">
      <w:pPr>
        <w:pStyle w:val="CommentText"/>
      </w:pPr>
      <w:r>
        <w:rPr>
          <w:rStyle w:val="CommentReference"/>
        </w:rPr>
        <w:annotationRef/>
      </w:r>
      <w:r>
        <w:t>Integrate to narrative only what is relevant to ANITA technologies</w:t>
      </w:r>
    </w:p>
  </w:comment>
  <w:comment w:id="453" w:author="G P" w:date="2018-10-04T14:51:00Z" w:initials="GP">
    <w:p w14:paraId="574F049F" w14:textId="2FEACF76" w:rsidR="006B0832" w:rsidRDefault="006B0832">
      <w:pPr>
        <w:pStyle w:val="CommentText"/>
      </w:pPr>
      <w:r>
        <w:rPr>
          <w:rStyle w:val="CommentReference"/>
        </w:rPr>
        <w:annotationRef/>
      </w:r>
      <w:r>
        <w:t>Include some figures in all scenarios</w:t>
      </w:r>
    </w:p>
  </w:comment>
  <w:comment w:id="454" w:author="G P" w:date="2018-10-04T14:51:00Z" w:initials="GP">
    <w:p w14:paraId="257B9E68" w14:textId="3BAC2D34" w:rsidR="006B0832" w:rsidRDefault="006B0832">
      <w:pPr>
        <w:pStyle w:val="CommentText"/>
      </w:pPr>
      <w:r>
        <w:rPr>
          <w:rStyle w:val="CommentReference"/>
        </w:rPr>
        <w:annotationRef/>
      </w:r>
      <w:r>
        <w:t>What is the objective?</w:t>
      </w:r>
    </w:p>
  </w:comment>
  <w:comment w:id="455" w:author="G P" w:date="2018-10-04T14:52:00Z" w:initials="GP">
    <w:p w14:paraId="5E25AC6B" w14:textId="50C68D6D" w:rsidR="006B0832" w:rsidRDefault="006B0832">
      <w:pPr>
        <w:pStyle w:val="CommentText"/>
      </w:pPr>
      <w:r>
        <w:rPr>
          <w:rStyle w:val="CommentReference"/>
        </w:rPr>
        <w:annotationRef/>
      </w:r>
      <w:r>
        <w:t xml:space="preserve">Please elaborate. What </w:t>
      </w:r>
      <w:proofErr w:type="gramStart"/>
      <w:r>
        <w:t>are</w:t>
      </w:r>
      <w:proofErr w:type="gramEnd"/>
      <w:r>
        <w:t xml:space="preserve"> the evidence data and what are the databases to be analysed?</w:t>
      </w:r>
    </w:p>
  </w:comment>
  <w:comment w:id="456" w:author="G P" w:date="2018-10-04T14:53:00Z" w:initials="GP">
    <w:p w14:paraId="4CBEDF39" w14:textId="4F9CE33D" w:rsidR="006B0832" w:rsidRDefault="006B0832">
      <w:pPr>
        <w:pStyle w:val="CommentText"/>
      </w:pPr>
      <w:r>
        <w:rPr>
          <w:rStyle w:val="CommentReference"/>
        </w:rPr>
        <w:annotationRef/>
      </w:r>
      <w:r>
        <w:t>Need to elaborate</w:t>
      </w:r>
    </w:p>
  </w:comment>
  <w:comment w:id="458" w:author="G P" w:date="2018-10-04T14:53:00Z" w:initials="GP">
    <w:p w14:paraId="6C2C6882" w14:textId="09AB550D" w:rsidR="006B0832" w:rsidRDefault="006B0832">
      <w:pPr>
        <w:pStyle w:val="CommentText"/>
      </w:pPr>
      <w:r>
        <w:rPr>
          <w:rStyle w:val="CommentReference"/>
        </w:rPr>
        <w:annotationRef/>
      </w:r>
      <w:r>
        <w:t>Integrate in narrative only what is relevant to ANITA technologies</w:t>
      </w:r>
    </w:p>
  </w:comment>
  <w:comment w:id="471" w:author="G P" w:date="2018-10-04T14:55:00Z" w:initials="GP">
    <w:p w14:paraId="241940F0" w14:textId="0AD42BCF" w:rsidR="006B0832" w:rsidRDefault="006B0832">
      <w:pPr>
        <w:pStyle w:val="CommentText"/>
      </w:pPr>
      <w:r>
        <w:rPr>
          <w:rStyle w:val="CommentReference"/>
        </w:rPr>
        <w:annotationRef/>
      </w:r>
      <w:r>
        <w:t>What is the objective?</w:t>
      </w:r>
    </w:p>
  </w:comment>
  <w:comment w:id="472" w:author="G P" w:date="2018-10-04T14:56:00Z" w:initials="GP">
    <w:p w14:paraId="08A14DDD" w14:textId="4BA374EC" w:rsidR="006B0832" w:rsidRDefault="006B0832">
      <w:pPr>
        <w:pStyle w:val="CommentText"/>
      </w:pPr>
      <w:r>
        <w:rPr>
          <w:rStyle w:val="CommentReference"/>
        </w:rPr>
        <w:annotationRef/>
      </w:r>
      <w:r>
        <w:t xml:space="preserve">Please elaborate. What </w:t>
      </w:r>
      <w:proofErr w:type="gramStart"/>
      <w:r>
        <w:t>are</w:t>
      </w:r>
      <w:proofErr w:type="gramEnd"/>
      <w:r>
        <w:t xml:space="preserve"> the evidence data and what are the </w:t>
      </w:r>
      <w:proofErr w:type="spellStart"/>
      <w:r>
        <w:t>databses</w:t>
      </w:r>
      <w:proofErr w:type="spellEnd"/>
      <w:r>
        <w:t xml:space="preserve"> to be analysed?</w:t>
      </w:r>
    </w:p>
  </w:comment>
  <w:comment w:id="474" w:author="G P" w:date="2018-10-04T14:56:00Z" w:initials="GP">
    <w:p w14:paraId="58C96C95" w14:textId="12C9E2B6" w:rsidR="006B0832" w:rsidRDefault="006B0832">
      <w:pPr>
        <w:pStyle w:val="CommentText"/>
      </w:pPr>
      <w:r>
        <w:rPr>
          <w:rStyle w:val="CommentReference"/>
        </w:rPr>
        <w:annotationRef/>
      </w:r>
      <w:r>
        <w:t>Please elaborate</w:t>
      </w:r>
    </w:p>
  </w:comment>
  <w:comment w:id="477" w:author="G P" w:date="2018-10-04T14:57:00Z" w:initials="GP">
    <w:p w14:paraId="54208730" w14:textId="1D9B27C8" w:rsidR="006B0832" w:rsidRDefault="006B0832">
      <w:pPr>
        <w:pStyle w:val="CommentText"/>
      </w:pPr>
      <w:r>
        <w:rPr>
          <w:rStyle w:val="CommentReference"/>
        </w:rPr>
        <w:annotationRef/>
      </w:r>
      <w:r>
        <w:t>Integrate to narrative only what technologies are relevant to ANITA</w:t>
      </w:r>
    </w:p>
  </w:comment>
  <w:comment w:id="486" w:author="G P" w:date="2018-10-04T14:58:00Z" w:initials="GP">
    <w:p w14:paraId="366E7A38" w14:textId="1D5D010D" w:rsidR="006B0832" w:rsidRDefault="006B0832">
      <w:pPr>
        <w:pStyle w:val="CommentText"/>
      </w:pPr>
      <w:r>
        <w:rPr>
          <w:rStyle w:val="CommentReference"/>
        </w:rPr>
        <w:annotationRef/>
      </w:r>
      <w:r>
        <w:t>What is the objective?</w:t>
      </w:r>
    </w:p>
  </w:comment>
  <w:comment w:id="488" w:author="G P" w:date="2018-10-04T14:58:00Z" w:initials="GP">
    <w:p w14:paraId="13FE2405" w14:textId="5B793FEC" w:rsidR="006B0832" w:rsidRDefault="006B0832">
      <w:pPr>
        <w:pStyle w:val="CommentText"/>
      </w:pPr>
      <w:r>
        <w:rPr>
          <w:rStyle w:val="CommentReference"/>
        </w:rPr>
        <w:annotationRef/>
      </w:r>
      <w:r>
        <w:t xml:space="preserve">Please elaborate. What </w:t>
      </w:r>
      <w:proofErr w:type="gramStart"/>
      <w:r>
        <w:t>are</w:t>
      </w:r>
      <w:proofErr w:type="gramEnd"/>
      <w:r>
        <w:t xml:space="preserve"> the evidence data and what the databases to be analysed?</w:t>
      </w:r>
    </w:p>
  </w:comment>
  <w:comment w:id="490" w:author="G P" w:date="2018-10-04T14:59:00Z" w:initials="GP">
    <w:p w14:paraId="559626A3" w14:textId="3C247AF6" w:rsidR="006B0832" w:rsidRDefault="006B0832">
      <w:pPr>
        <w:pStyle w:val="CommentText"/>
      </w:pPr>
      <w:r>
        <w:rPr>
          <w:rStyle w:val="CommentReference"/>
        </w:rPr>
        <w:annotationRef/>
      </w:r>
      <w:r>
        <w:t>Please elaborate</w:t>
      </w:r>
    </w:p>
  </w:comment>
  <w:comment w:id="492" w:author="G P" w:date="2018-10-04T14:59:00Z" w:initials="GP">
    <w:p w14:paraId="5E8E02FC" w14:textId="7FF79791" w:rsidR="006B0832" w:rsidRDefault="006B0832">
      <w:pPr>
        <w:pStyle w:val="CommentText"/>
      </w:pPr>
      <w:r>
        <w:rPr>
          <w:rStyle w:val="CommentReference"/>
        </w:rPr>
        <w:annotationRef/>
      </w:r>
      <w:r>
        <w:t>Integrate in narrative only what is relevant to ANITA technologies</w:t>
      </w:r>
    </w:p>
  </w:comment>
  <w:comment w:id="505" w:author="G P" w:date="2018-10-04T15:03:00Z" w:initials="GP">
    <w:p w14:paraId="5CB163AD" w14:textId="5CF9CE11" w:rsidR="006B0832" w:rsidRDefault="006B0832">
      <w:pPr>
        <w:pStyle w:val="CommentText"/>
      </w:pPr>
      <w:r>
        <w:rPr>
          <w:rStyle w:val="CommentReference"/>
        </w:rPr>
        <w:annotationRef/>
      </w:r>
      <w:r>
        <w:t>What is the objective?</w:t>
      </w:r>
    </w:p>
  </w:comment>
  <w:comment w:id="506" w:author="G P" w:date="2018-10-04T15:03:00Z" w:initials="GP">
    <w:p w14:paraId="76634DB2" w14:textId="64A0B3D0" w:rsidR="006B0832" w:rsidRDefault="006B0832">
      <w:pPr>
        <w:pStyle w:val="CommentText"/>
      </w:pPr>
      <w:r>
        <w:rPr>
          <w:rStyle w:val="CommentReference"/>
        </w:rPr>
        <w:annotationRef/>
      </w:r>
      <w:r>
        <w:t xml:space="preserve">Please elaborate. What are the evidence data and what the databases to be </w:t>
      </w:r>
      <w:proofErr w:type="gramStart"/>
      <w:r>
        <w:t>analysed.</w:t>
      </w:r>
      <w:proofErr w:type="gramEnd"/>
    </w:p>
  </w:comment>
  <w:comment w:id="509" w:author="G P" w:date="2018-10-04T15:04:00Z" w:initials="GP">
    <w:p w14:paraId="041F0EE1" w14:textId="1E7D0EAB" w:rsidR="006B0832" w:rsidRDefault="006B0832">
      <w:pPr>
        <w:pStyle w:val="CommentText"/>
      </w:pPr>
      <w:r>
        <w:rPr>
          <w:rStyle w:val="CommentReference"/>
        </w:rPr>
        <w:annotationRef/>
      </w:r>
      <w:r>
        <w:t>Can we elaborate?</w:t>
      </w:r>
    </w:p>
  </w:comment>
  <w:comment w:id="511" w:author="G P" w:date="2018-10-04T15:05:00Z" w:initials="GP">
    <w:p w14:paraId="3EA87E94" w14:textId="1515AE94" w:rsidR="006B0832" w:rsidRDefault="006B0832">
      <w:pPr>
        <w:pStyle w:val="CommentText"/>
      </w:pPr>
      <w:r>
        <w:rPr>
          <w:rStyle w:val="CommentReference"/>
        </w:rPr>
        <w:annotationRef/>
      </w:r>
      <w:r>
        <w:t>Integrate to narrative only what is relevant to ANITA technologies</w:t>
      </w:r>
    </w:p>
  </w:comment>
  <w:comment w:id="519" w:author="G P" w:date="2018-10-04T16:09:00Z" w:initials="GP">
    <w:p w14:paraId="28EACD3C" w14:textId="7A1BDDCD" w:rsidR="006B0832" w:rsidRDefault="006B0832">
      <w:pPr>
        <w:pStyle w:val="CommentText"/>
      </w:pPr>
      <w:r>
        <w:rPr>
          <w:rStyle w:val="CommentReference"/>
        </w:rPr>
        <w:annotationRef/>
      </w:r>
      <w:r>
        <w:t>Provide title</w:t>
      </w:r>
    </w:p>
  </w:comment>
  <w:comment w:id="520" w:author="G P" w:date="2018-10-04T15:59:00Z" w:initials="GP">
    <w:p w14:paraId="6A6B74D1" w14:textId="73F1D66E" w:rsidR="006B0832" w:rsidRDefault="006B0832">
      <w:pPr>
        <w:pStyle w:val="CommentText"/>
      </w:pPr>
      <w:r>
        <w:rPr>
          <w:rStyle w:val="CommentReference"/>
        </w:rPr>
        <w:annotationRef/>
      </w:r>
      <w:r>
        <w:t>Can we elaborate? What is the objective?</w:t>
      </w:r>
    </w:p>
  </w:comment>
  <w:comment w:id="521" w:author="G P" w:date="2018-10-04T16:01:00Z" w:initials="GP">
    <w:p w14:paraId="2F703F81" w14:textId="7160472D" w:rsidR="006B0832" w:rsidRDefault="006B0832">
      <w:pPr>
        <w:pStyle w:val="CommentText"/>
      </w:pPr>
      <w:r>
        <w:rPr>
          <w:rStyle w:val="CommentReference"/>
        </w:rPr>
        <w:annotationRef/>
      </w:r>
      <w:r>
        <w:t xml:space="preserve">Please elaborate. What </w:t>
      </w:r>
      <w:proofErr w:type="gramStart"/>
      <w:r>
        <w:t>are</w:t>
      </w:r>
      <w:proofErr w:type="gramEnd"/>
      <w:r>
        <w:t xml:space="preserve"> the evidence data and what are the databases to be analysed?</w:t>
      </w:r>
    </w:p>
  </w:comment>
  <w:comment w:id="523" w:author="G P" w:date="2018-10-04T16:01:00Z" w:initials="GP">
    <w:p w14:paraId="15977C5E" w14:textId="29ECE526" w:rsidR="006B0832" w:rsidRDefault="006B0832">
      <w:pPr>
        <w:pStyle w:val="CommentText"/>
      </w:pPr>
      <w:r>
        <w:rPr>
          <w:rStyle w:val="CommentReference"/>
        </w:rPr>
        <w:annotationRef/>
      </w:r>
      <w:r>
        <w:t>Integrate in narrative only what is relevant to ANITA technologies</w:t>
      </w:r>
    </w:p>
  </w:comment>
  <w:comment w:id="527" w:author="G P" w:date="2018-10-04T16:09:00Z" w:initials="GP">
    <w:p w14:paraId="1A18E9DA" w14:textId="3EAF95A6" w:rsidR="006B0832" w:rsidRDefault="006B0832">
      <w:pPr>
        <w:pStyle w:val="CommentText"/>
      </w:pPr>
      <w:r>
        <w:rPr>
          <w:rStyle w:val="CommentReference"/>
        </w:rPr>
        <w:annotationRef/>
      </w:r>
      <w:r>
        <w:t>Provide title</w:t>
      </w:r>
    </w:p>
  </w:comment>
  <w:comment w:id="528" w:author="G P" w:date="2018-10-04T16:04:00Z" w:initials="GP">
    <w:p w14:paraId="352EC535" w14:textId="2F025CC0" w:rsidR="006B0832" w:rsidRDefault="006B0832">
      <w:pPr>
        <w:pStyle w:val="CommentText"/>
      </w:pPr>
      <w:r>
        <w:rPr>
          <w:rStyle w:val="CommentReference"/>
        </w:rPr>
        <w:annotationRef/>
      </w:r>
      <w:r>
        <w:t>Please elaborate. What is the objective? How is this related to the UC?</w:t>
      </w:r>
    </w:p>
  </w:comment>
  <w:comment w:id="529" w:author="G P" w:date="2018-10-04T16:06:00Z" w:initials="GP">
    <w:p w14:paraId="54E14748" w14:textId="70BC7AFE" w:rsidR="006B0832" w:rsidRDefault="006B0832">
      <w:pPr>
        <w:pStyle w:val="CommentText"/>
      </w:pPr>
      <w:r>
        <w:rPr>
          <w:rStyle w:val="CommentReference"/>
        </w:rPr>
        <w:annotationRef/>
      </w:r>
      <w:r>
        <w:t xml:space="preserve">Please elaborate. What </w:t>
      </w:r>
      <w:proofErr w:type="gramStart"/>
      <w:r>
        <w:t>are</w:t>
      </w:r>
      <w:proofErr w:type="gramEnd"/>
      <w:r>
        <w:t xml:space="preserve"> the evidence data and what are the databases to be analysed?</w:t>
      </w:r>
    </w:p>
  </w:comment>
  <w:comment w:id="534" w:author="G P" w:date="2018-10-04T16:08:00Z" w:initials="GP">
    <w:p w14:paraId="08ACF052" w14:textId="6DBDE443" w:rsidR="006B0832" w:rsidRDefault="006B0832">
      <w:pPr>
        <w:pStyle w:val="CommentText"/>
      </w:pPr>
      <w:r>
        <w:rPr>
          <w:rStyle w:val="CommentReference"/>
        </w:rPr>
        <w:annotationRef/>
      </w:r>
      <w:r>
        <w:t>Integrate to narrative only the ANITA related technologies</w:t>
      </w:r>
    </w:p>
  </w:comment>
  <w:comment w:id="551" w:author="G P" w:date="2018-10-04T16:10:00Z" w:initials="GP">
    <w:p w14:paraId="710CD0CD" w14:textId="0B04208B" w:rsidR="006B0832" w:rsidRDefault="006B0832">
      <w:pPr>
        <w:pStyle w:val="CommentText"/>
      </w:pPr>
      <w:r>
        <w:rPr>
          <w:rStyle w:val="CommentReference"/>
        </w:rPr>
        <w:annotationRef/>
      </w:r>
      <w:r>
        <w:t>Provide title</w:t>
      </w:r>
    </w:p>
  </w:comment>
  <w:comment w:id="552" w:author="G P" w:date="2018-10-04T16:10:00Z" w:initials="GP">
    <w:p w14:paraId="386132B0" w14:textId="15C1731E" w:rsidR="006B0832" w:rsidRDefault="006B0832">
      <w:pPr>
        <w:pStyle w:val="CommentText"/>
      </w:pPr>
      <w:r>
        <w:rPr>
          <w:rStyle w:val="CommentReference"/>
        </w:rPr>
        <w:annotationRef/>
      </w:r>
      <w:r>
        <w:t>Elaborate. What is the objective?</w:t>
      </w:r>
    </w:p>
  </w:comment>
  <w:comment w:id="553" w:author="G P" w:date="2018-10-04T16:14:00Z" w:initials="GP">
    <w:p w14:paraId="5DE296FD" w14:textId="3A83A87C" w:rsidR="006B0832" w:rsidRDefault="006B0832">
      <w:pPr>
        <w:pStyle w:val="CommentText"/>
      </w:pPr>
      <w:r>
        <w:rPr>
          <w:rStyle w:val="CommentReference"/>
        </w:rPr>
        <w:annotationRef/>
      </w:r>
      <w:r>
        <w:t xml:space="preserve">Please elaborate. What </w:t>
      </w:r>
      <w:proofErr w:type="gramStart"/>
      <w:r>
        <w:t>are</w:t>
      </w:r>
      <w:proofErr w:type="gramEnd"/>
      <w:r>
        <w:t xml:space="preserve"> the evidence data and what are the databases to be analysed?</w:t>
      </w:r>
    </w:p>
  </w:comment>
  <w:comment w:id="556" w:author="G P" w:date="2018-10-04T16:16:00Z" w:initials="GP">
    <w:p w14:paraId="3E43500F" w14:textId="03F5303D" w:rsidR="006B0832" w:rsidRDefault="006B0832">
      <w:pPr>
        <w:pStyle w:val="CommentText"/>
      </w:pPr>
      <w:r>
        <w:rPr>
          <w:rStyle w:val="CommentReference"/>
        </w:rPr>
        <w:annotationRef/>
      </w:r>
      <w:r>
        <w:t>Integrate to narrative only what is relevant to the ANITA technologies</w:t>
      </w:r>
    </w:p>
  </w:comment>
  <w:comment w:id="570" w:author="G P" w:date="2018-10-04T16:17:00Z" w:initials="GP">
    <w:p w14:paraId="70484EFA" w14:textId="466BEBB5" w:rsidR="006B0832" w:rsidRDefault="006B0832">
      <w:pPr>
        <w:pStyle w:val="CommentText"/>
      </w:pPr>
      <w:r>
        <w:rPr>
          <w:rStyle w:val="CommentReference"/>
        </w:rPr>
        <w:annotationRef/>
      </w:r>
      <w:r>
        <w:t>Provide title</w:t>
      </w:r>
    </w:p>
  </w:comment>
  <w:comment w:id="571" w:author="G P" w:date="2018-10-04T16:17:00Z" w:initials="GP">
    <w:p w14:paraId="368650B5" w14:textId="2B700A0D" w:rsidR="006B0832" w:rsidRDefault="006B0832">
      <w:pPr>
        <w:pStyle w:val="CommentText"/>
      </w:pPr>
      <w:r>
        <w:rPr>
          <w:rStyle w:val="CommentReference"/>
        </w:rPr>
        <w:annotationRef/>
      </w:r>
      <w:r>
        <w:t>Need to elaborate</w:t>
      </w:r>
    </w:p>
  </w:comment>
  <w:comment w:id="572" w:author="G P" w:date="2018-10-04T16:18:00Z" w:initials="GP">
    <w:p w14:paraId="043E6C3E" w14:textId="4AC6BC50" w:rsidR="006B0832" w:rsidRDefault="006B0832">
      <w:pPr>
        <w:pStyle w:val="CommentText"/>
      </w:pPr>
      <w:r>
        <w:rPr>
          <w:rStyle w:val="CommentReference"/>
        </w:rPr>
        <w:annotationRef/>
      </w:r>
      <w:r>
        <w:t xml:space="preserve">Need to elaborate. What </w:t>
      </w:r>
      <w:proofErr w:type="gramStart"/>
      <w:r>
        <w:t>are</w:t>
      </w:r>
      <w:proofErr w:type="gramEnd"/>
      <w:r>
        <w:t xml:space="preserve"> the evidence data and what the databases to be analysed?</w:t>
      </w:r>
    </w:p>
  </w:comment>
  <w:comment w:id="575" w:author="G P" w:date="2018-10-04T16:20:00Z" w:initials="GP">
    <w:p w14:paraId="760AAEA3" w14:textId="5A1B6E13" w:rsidR="006B0832" w:rsidRDefault="006B0832">
      <w:pPr>
        <w:pStyle w:val="CommentText"/>
      </w:pPr>
      <w:r>
        <w:rPr>
          <w:rStyle w:val="CommentReference"/>
        </w:rPr>
        <w:annotationRef/>
      </w:r>
      <w:r>
        <w:t>Integrate to narrative only what is relevant to ANITA technologies</w:t>
      </w:r>
    </w:p>
  </w:comment>
  <w:comment w:id="589" w:author="G P" w:date="2018-10-04T16:21:00Z" w:initials="GP">
    <w:p w14:paraId="695AAB10" w14:textId="2B080E79" w:rsidR="006B0832" w:rsidRDefault="006B0832">
      <w:pPr>
        <w:pStyle w:val="CommentText"/>
      </w:pPr>
      <w:r>
        <w:rPr>
          <w:rStyle w:val="CommentReference"/>
        </w:rPr>
        <w:annotationRef/>
      </w:r>
      <w:r>
        <w:t>Provide title</w:t>
      </w:r>
    </w:p>
  </w:comment>
  <w:comment w:id="590" w:author="G P" w:date="2018-10-04T16:30:00Z" w:initials="GP">
    <w:p w14:paraId="042299D1" w14:textId="4B0F262E" w:rsidR="006B0832" w:rsidRDefault="006B0832">
      <w:pPr>
        <w:pStyle w:val="CommentText"/>
      </w:pPr>
      <w:r>
        <w:rPr>
          <w:rStyle w:val="CommentReference"/>
        </w:rPr>
        <w:annotationRef/>
      </w:r>
      <w:r>
        <w:t>What is the objective to investigate in ANITA?</w:t>
      </w:r>
    </w:p>
  </w:comment>
  <w:comment w:id="591" w:author="G P" w:date="2018-10-04T16:31:00Z" w:initials="GP">
    <w:p w14:paraId="28844188" w14:textId="085875BD" w:rsidR="006B0832" w:rsidRDefault="006B0832">
      <w:pPr>
        <w:pStyle w:val="CommentText"/>
      </w:pPr>
      <w:r>
        <w:rPr>
          <w:rStyle w:val="CommentReference"/>
        </w:rPr>
        <w:annotationRef/>
      </w:r>
      <w:proofErr w:type="spellStart"/>
      <w:r>
        <w:t>Pls</w:t>
      </w:r>
      <w:proofErr w:type="spellEnd"/>
      <w:r>
        <w:t xml:space="preserve"> elaborate. What </w:t>
      </w:r>
      <w:proofErr w:type="gramStart"/>
      <w:r>
        <w:t>are</w:t>
      </w:r>
      <w:proofErr w:type="gramEnd"/>
      <w:r>
        <w:t xml:space="preserve"> the evidence data and what databases are to be analysed?</w:t>
      </w:r>
    </w:p>
  </w:comment>
  <w:comment w:id="594" w:author="G P" w:date="2018-10-04T16:32:00Z" w:initials="GP">
    <w:p w14:paraId="44A98A22" w14:textId="424A401C" w:rsidR="006B0832" w:rsidRDefault="006B0832">
      <w:pPr>
        <w:pStyle w:val="CommentText"/>
      </w:pPr>
      <w:r>
        <w:rPr>
          <w:rStyle w:val="CommentReference"/>
        </w:rPr>
        <w:annotationRef/>
      </w:r>
      <w:r>
        <w:t>Integrate in narrative only what is relevant to ANITA technologies</w:t>
      </w:r>
    </w:p>
  </w:comment>
  <w:comment w:id="601" w:author="G P" w:date="2018-10-04T16:35:00Z" w:initials="GP">
    <w:p w14:paraId="4C0DEEB2" w14:textId="27AD5B5C" w:rsidR="006B0832" w:rsidRDefault="006B0832">
      <w:pPr>
        <w:pStyle w:val="CommentText"/>
      </w:pPr>
      <w:r>
        <w:rPr>
          <w:rStyle w:val="CommentReference"/>
        </w:rPr>
        <w:annotationRef/>
      </w:r>
      <w:r>
        <w:t>What is the objective?</w:t>
      </w:r>
    </w:p>
  </w:comment>
  <w:comment w:id="602" w:author="G P" w:date="2018-10-04T16:35:00Z" w:initials="GP">
    <w:p w14:paraId="4096908B" w14:textId="70D5B1CC" w:rsidR="006B0832" w:rsidRDefault="006B0832">
      <w:pPr>
        <w:pStyle w:val="CommentText"/>
      </w:pPr>
      <w:r>
        <w:rPr>
          <w:rStyle w:val="CommentReference"/>
        </w:rPr>
        <w:annotationRef/>
      </w:r>
      <w:proofErr w:type="spellStart"/>
      <w:r>
        <w:t>Pls</w:t>
      </w:r>
      <w:proofErr w:type="spellEnd"/>
      <w:r>
        <w:t xml:space="preserve"> elaborate</w:t>
      </w:r>
    </w:p>
  </w:comment>
  <w:comment w:id="603" w:author="G P" w:date="2018-10-04T16:36:00Z" w:initials="GP">
    <w:p w14:paraId="6F1C6830" w14:textId="393F29F1" w:rsidR="006B0832" w:rsidRDefault="006B0832">
      <w:pPr>
        <w:pStyle w:val="CommentText"/>
      </w:pPr>
      <w:r>
        <w:rPr>
          <w:rStyle w:val="CommentReference"/>
        </w:rPr>
        <w:annotationRef/>
      </w:r>
      <w:r>
        <w:t xml:space="preserve">Can </w:t>
      </w:r>
      <w:proofErr w:type="spellStart"/>
      <w:r>
        <w:t>these</w:t>
      </w:r>
      <w:proofErr w:type="spellEnd"/>
      <w:r>
        <w:t xml:space="preserve"> be elaborated?</w:t>
      </w:r>
    </w:p>
  </w:comment>
  <w:comment w:id="605" w:author="G P" w:date="2018-10-04T16:37:00Z" w:initials="GP">
    <w:p w14:paraId="4738D738" w14:textId="308DAB23" w:rsidR="006B0832" w:rsidRDefault="006B0832">
      <w:pPr>
        <w:pStyle w:val="CommentText"/>
      </w:pPr>
      <w:r>
        <w:rPr>
          <w:rStyle w:val="CommentReference"/>
        </w:rPr>
        <w:annotationRef/>
      </w:r>
      <w:r>
        <w:t>Integrate to narrative only the technologies relevant to ANITA</w:t>
      </w:r>
    </w:p>
  </w:comment>
  <w:comment w:id="617" w:author="G P" w:date="2018-10-04T16:40:00Z" w:initials="GP">
    <w:p w14:paraId="3916B92A" w14:textId="445EBC1E" w:rsidR="006B0832" w:rsidRDefault="006B0832">
      <w:pPr>
        <w:pStyle w:val="CommentText"/>
      </w:pPr>
      <w:r>
        <w:rPr>
          <w:rStyle w:val="CommentReference"/>
        </w:rPr>
        <w:annotationRef/>
      </w:r>
      <w:r>
        <w:t>This table need to be re-written so that it will imply what are the user needs (and not describing directly what the ANITA modules provide in technical terms), i.e. outlining the required functionalities.</w:t>
      </w:r>
    </w:p>
  </w:comment>
  <w:comment w:id="618" w:author="G P" w:date="2018-10-04T16:42:00Z" w:initials="GP">
    <w:p w14:paraId="0163971B" w14:textId="149AE63C" w:rsidR="006B0832" w:rsidRDefault="006B0832">
      <w:pPr>
        <w:pStyle w:val="CommentText"/>
      </w:pPr>
      <w:r>
        <w:rPr>
          <w:rStyle w:val="CommentReference"/>
        </w:rPr>
        <w:annotationRef/>
      </w:r>
      <w:r>
        <w:t>Could break a module/task in multiple required functionalities (if needed)</w:t>
      </w:r>
    </w:p>
  </w:comment>
  <w:comment w:id="641" w:author="G P" w:date="2018-10-04T16:45:00Z" w:initials="GP">
    <w:p w14:paraId="40ADF52A" w14:textId="4CE68508" w:rsidR="006B0832" w:rsidRDefault="006B0832">
      <w:pPr>
        <w:pStyle w:val="CommentText"/>
      </w:pPr>
      <w:r>
        <w:rPr>
          <w:rStyle w:val="CommentReference"/>
        </w:rPr>
        <w:annotationRef/>
      </w:r>
      <w:r>
        <w:t>Need to verify this table/mapping with all end-users</w:t>
      </w:r>
    </w:p>
  </w:comment>
  <w:comment w:id="642" w:author="G P" w:date="2018-10-04T16:52:00Z" w:initials="GP">
    <w:p w14:paraId="645A56E5" w14:textId="37806E25" w:rsidR="006B0832" w:rsidRDefault="006B0832">
      <w:pPr>
        <w:pStyle w:val="CommentText"/>
      </w:pPr>
      <w:r>
        <w:rPr>
          <w:rStyle w:val="CommentReference"/>
        </w:rPr>
        <w:annotationRef/>
      </w:r>
      <w:r>
        <w:t xml:space="preserve">It is not clear what this table represents, stands for and how information has been collected. </w:t>
      </w:r>
      <w:proofErr w:type="gramStart"/>
      <w:r>
        <w:t>Also</w:t>
      </w:r>
      <w:proofErr w:type="gramEnd"/>
      <w:r>
        <w:t xml:space="preserve"> this is not the place to include the table, but the next section.</w:t>
      </w:r>
    </w:p>
  </w:comment>
  <w:comment w:id="645" w:author="G P" w:date="2018-10-04T16:54:00Z" w:initials="GP">
    <w:p w14:paraId="53B2732D" w14:textId="3BCC67A6" w:rsidR="006B0832" w:rsidRDefault="006B0832">
      <w:pPr>
        <w:pStyle w:val="CommentText"/>
      </w:pPr>
      <w:r>
        <w:rPr>
          <w:rStyle w:val="CommentReference"/>
        </w:rPr>
        <w:annotationRef/>
      </w:r>
      <w:r>
        <w:t>Perhaps consider to remove this table (the formulated datasets are yet defined and we are not sure about the contents at this level of details), since it seems risky to include this information</w:t>
      </w:r>
    </w:p>
  </w:comment>
  <w:comment w:id="652" w:author="G P" w:date="2018-10-04T17:15:00Z" w:initials="GP">
    <w:p w14:paraId="2296B1E1" w14:textId="42498ACA" w:rsidR="006B0832" w:rsidRDefault="006B0832">
      <w:pPr>
        <w:pStyle w:val="CommentText"/>
      </w:pPr>
      <w:r>
        <w:rPr>
          <w:rStyle w:val="CommentReference"/>
        </w:rPr>
        <w:annotationRef/>
      </w:r>
      <w:r>
        <w:t>Please update</w:t>
      </w:r>
    </w:p>
  </w:comment>
  <w:comment w:id="658" w:author="G P" w:date="2018-10-04T17:38:00Z" w:initials="GP">
    <w:p w14:paraId="02F46247" w14:textId="350B066D" w:rsidR="006B0832" w:rsidRDefault="006B0832">
      <w:pPr>
        <w:pStyle w:val="CommentText"/>
      </w:pPr>
      <w:r>
        <w:rPr>
          <w:rStyle w:val="CommentReference"/>
        </w:rPr>
        <w:annotationRef/>
      </w:r>
      <w:r>
        <w:t>To be updated based on the data to be collected</w:t>
      </w:r>
    </w:p>
  </w:comment>
  <w:comment w:id="660" w:author="G P" w:date="2018-10-05T11:54:00Z" w:initials="GP">
    <w:p w14:paraId="12E5197B" w14:textId="11449FE2" w:rsidR="006B0832" w:rsidRDefault="006B0832">
      <w:pPr>
        <w:pStyle w:val="CommentText"/>
      </w:pPr>
      <w:r>
        <w:rPr>
          <w:rStyle w:val="CommentReference"/>
        </w:rPr>
        <w:annotationRef/>
      </w:r>
      <w:r>
        <w:t xml:space="preserve">Include descriptions from </w:t>
      </w:r>
      <w:proofErr w:type="spellStart"/>
      <w:proofErr w:type="gramStart"/>
      <w:r>
        <w:t>AoC</w:t>
      </w:r>
      <w:proofErr w:type="spellEnd"/>
      <w:r>
        <w:t>,,</w:t>
      </w:r>
      <w:proofErr w:type="gramEnd"/>
      <w:r>
        <w:t xml:space="preserve"> LPV, GDCOC, KWPG</w:t>
      </w:r>
    </w:p>
  </w:comment>
  <w:comment w:id="661" w:author="G P" w:date="2018-10-04T17:42:00Z" w:initials="GP">
    <w:p w14:paraId="4BF729AB" w14:textId="00051A85" w:rsidR="006B0832" w:rsidRDefault="006B0832">
      <w:pPr>
        <w:pStyle w:val="CommentText"/>
      </w:pPr>
      <w:r>
        <w:rPr>
          <w:rStyle w:val="CommentReference"/>
        </w:rPr>
        <w:annotationRef/>
      </w:r>
      <w:r>
        <w:t>This needs to be significantly expanded and also linked with table 5</w:t>
      </w:r>
    </w:p>
  </w:comment>
  <w:comment w:id="663" w:author="G P" w:date="2018-10-04T17:48:00Z" w:initials="GP">
    <w:p w14:paraId="0C44863D" w14:textId="649869B9" w:rsidR="006B0832" w:rsidRDefault="006B0832">
      <w:pPr>
        <w:pStyle w:val="CommentText"/>
      </w:pPr>
      <w:r>
        <w:rPr>
          <w:rStyle w:val="CommentReference"/>
        </w:rPr>
        <w:annotationRef/>
      </w:r>
      <w:r>
        <w:t>To be updated by IIP. Please note that we are going to form datasets (by downloading information from the web)</w:t>
      </w:r>
    </w:p>
  </w:comment>
  <w:comment w:id="665" w:author="G P" w:date="2018-10-04T17:48:00Z" w:initials="GP">
    <w:p w14:paraId="461CBFFD" w14:textId="06417ED2" w:rsidR="006B0832" w:rsidRDefault="006B0832">
      <w:pPr>
        <w:pStyle w:val="CommentText"/>
      </w:pPr>
      <w:r>
        <w:rPr>
          <w:rStyle w:val="CommentReference"/>
        </w:rPr>
        <w:annotationRef/>
      </w:r>
      <w:r>
        <w:t>This needs to be updated with information for all UC1 scenarios</w:t>
      </w:r>
    </w:p>
  </w:comment>
  <w:comment w:id="669" w:author="G P" w:date="2018-10-04T17:38:00Z" w:initials="GP">
    <w:p w14:paraId="12AA90FF" w14:textId="77777777" w:rsidR="006B0832" w:rsidRDefault="006B0832" w:rsidP="008462B5">
      <w:pPr>
        <w:pStyle w:val="CommentText"/>
      </w:pPr>
      <w:r>
        <w:rPr>
          <w:rStyle w:val="CommentReference"/>
        </w:rPr>
        <w:annotationRef/>
      </w:r>
      <w:r>
        <w:t>To be updated based on the data to be collected</w:t>
      </w:r>
    </w:p>
  </w:comment>
  <w:comment w:id="670" w:author="G P" w:date="2018-10-05T11:54:00Z" w:initials="GP">
    <w:p w14:paraId="69797408" w14:textId="3597660D" w:rsidR="006B0832" w:rsidRDefault="006B0832" w:rsidP="008462B5">
      <w:pPr>
        <w:pStyle w:val="CommentText"/>
      </w:pPr>
      <w:r>
        <w:rPr>
          <w:rStyle w:val="CommentReference"/>
        </w:rPr>
        <w:annotationRef/>
      </w:r>
      <w:r>
        <w:t xml:space="preserve">Include descriptions from </w:t>
      </w:r>
      <w:proofErr w:type="spellStart"/>
      <w:r>
        <w:t>AoC</w:t>
      </w:r>
      <w:proofErr w:type="spellEnd"/>
      <w:r>
        <w:t>, KWPG</w:t>
      </w:r>
    </w:p>
  </w:comment>
  <w:comment w:id="671" w:author="G P" w:date="2018-10-04T17:42:00Z" w:initials="GP">
    <w:p w14:paraId="5474AEAB" w14:textId="7A04B83A" w:rsidR="006B0832" w:rsidRDefault="006B0832" w:rsidP="000A78B9">
      <w:pPr>
        <w:pStyle w:val="CommentText"/>
      </w:pPr>
      <w:r>
        <w:rPr>
          <w:rStyle w:val="CommentReference"/>
        </w:rPr>
        <w:annotationRef/>
      </w:r>
      <w:r>
        <w:t>This needs to be significantly expanded and also linked with table 6</w:t>
      </w:r>
    </w:p>
  </w:comment>
  <w:comment w:id="673" w:author="G P" w:date="2018-10-05T12:02:00Z" w:initials="GP">
    <w:p w14:paraId="5330BAD7" w14:textId="36ACC5D5" w:rsidR="006B0832" w:rsidRDefault="006B0832">
      <w:pPr>
        <w:pStyle w:val="CommentText"/>
      </w:pPr>
      <w:r>
        <w:rPr>
          <w:rStyle w:val="CommentReference"/>
        </w:rPr>
        <w:annotationRef/>
      </w:r>
      <w:r>
        <w:t>IIP to check and update</w:t>
      </w:r>
    </w:p>
  </w:comment>
  <w:comment w:id="675" w:author="G P" w:date="2018-10-05T12:03:00Z" w:initials="GP">
    <w:p w14:paraId="1D2E4D01" w14:textId="64647D07" w:rsidR="006B0832" w:rsidRDefault="006B0832">
      <w:pPr>
        <w:pStyle w:val="CommentText"/>
      </w:pPr>
      <w:r>
        <w:rPr>
          <w:rStyle w:val="CommentReference"/>
        </w:rPr>
        <w:annotationRef/>
      </w:r>
      <w:r>
        <w:t xml:space="preserve">To update based on input from </w:t>
      </w:r>
      <w:proofErr w:type="spellStart"/>
      <w:r>
        <w:t>AoC</w:t>
      </w:r>
      <w:proofErr w:type="spellEnd"/>
      <w:r>
        <w:t xml:space="preserve"> and KWPG</w:t>
      </w:r>
    </w:p>
  </w:comment>
  <w:comment w:id="680" w:author="G P" w:date="2018-10-04T17:38:00Z" w:initials="GP">
    <w:p w14:paraId="4286B544" w14:textId="77777777" w:rsidR="006B0832" w:rsidRDefault="006B0832" w:rsidP="000A78B9">
      <w:pPr>
        <w:pStyle w:val="CommentText"/>
      </w:pPr>
      <w:r>
        <w:rPr>
          <w:rStyle w:val="CommentReference"/>
        </w:rPr>
        <w:annotationRef/>
      </w:r>
      <w:r>
        <w:t>To be updated based on the data to be collected</w:t>
      </w:r>
    </w:p>
  </w:comment>
  <w:comment w:id="681" w:author="G P" w:date="2018-10-05T11:54:00Z" w:initials="GP">
    <w:p w14:paraId="4BB234CB" w14:textId="152F59C3" w:rsidR="006B0832" w:rsidRDefault="006B0832" w:rsidP="000A78B9">
      <w:pPr>
        <w:pStyle w:val="CommentText"/>
      </w:pPr>
      <w:r>
        <w:rPr>
          <w:rStyle w:val="CommentReference"/>
        </w:rPr>
        <w:annotationRef/>
      </w:r>
      <w:r>
        <w:t xml:space="preserve">Include descriptions from LPV, NPN, DSTL and </w:t>
      </w:r>
      <w:proofErr w:type="spellStart"/>
      <w:r>
        <w:t>AoC</w:t>
      </w:r>
      <w:proofErr w:type="spellEnd"/>
    </w:p>
  </w:comment>
  <w:comment w:id="682" w:author="G P" w:date="2018-10-04T17:42:00Z" w:initials="GP">
    <w:p w14:paraId="1F19F3A4" w14:textId="77777777" w:rsidR="006B0832" w:rsidRDefault="006B0832" w:rsidP="000A78B9">
      <w:pPr>
        <w:pStyle w:val="CommentText"/>
      </w:pPr>
      <w:r>
        <w:rPr>
          <w:rStyle w:val="CommentReference"/>
        </w:rPr>
        <w:annotationRef/>
      </w:r>
      <w:r>
        <w:t>This needs to be significantly expanded and also linked with table 5</w:t>
      </w:r>
    </w:p>
  </w:comment>
  <w:comment w:id="684" w:author="G P" w:date="2018-10-05T12:09:00Z" w:initials="GP">
    <w:p w14:paraId="095F6835" w14:textId="5DE2814D" w:rsidR="006B0832" w:rsidRDefault="006B0832">
      <w:pPr>
        <w:pStyle w:val="CommentText"/>
      </w:pPr>
      <w:r>
        <w:rPr>
          <w:rStyle w:val="CommentReference"/>
        </w:rPr>
        <w:annotationRef/>
      </w:r>
      <w:r>
        <w:t>IIP check and update</w:t>
      </w:r>
    </w:p>
  </w:comment>
  <w:comment w:id="686" w:author="G P" w:date="2018-10-05T12:09:00Z" w:initials="GP">
    <w:p w14:paraId="033DA347" w14:textId="331686D6" w:rsidR="006B0832" w:rsidRDefault="006B0832">
      <w:pPr>
        <w:pStyle w:val="CommentText"/>
      </w:pPr>
      <w:r>
        <w:rPr>
          <w:rStyle w:val="CommentReference"/>
        </w:rPr>
        <w:annotationRef/>
      </w:r>
      <w:r>
        <w:t>To update</w:t>
      </w:r>
    </w:p>
  </w:comment>
  <w:comment w:id="690" w:author="G P" w:date="2018-10-05T12:11:00Z" w:initials="GP">
    <w:p w14:paraId="65F52B5C" w14:textId="54FBC93D" w:rsidR="006B0832" w:rsidRDefault="006B0832">
      <w:pPr>
        <w:pStyle w:val="CommentText"/>
      </w:pPr>
      <w:r>
        <w:rPr>
          <w:rStyle w:val="CommentReference"/>
        </w:rPr>
        <w:annotationRef/>
      </w:r>
      <w:r>
        <w:t>All partners to send publicly available datasets to be used for ANITA developments</w:t>
      </w:r>
    </w:p>
  </w:comment>
  <w:comment w:id="699" w:author="G P" w:date="2018-10-05T12:15:00Z" w:initials="GP">
    <w:p w14:paraId="1E3767C9" w14:textId="19950793" w:rsidR="006B0832" w:rsidRDefault="006B0832">
      <w:pPr>
        <w:pStyle w:val="CommentText"/>
      </w:pPr>
      <w:r>
        <w:rPr>
          <w:rStyle w:val="CommentReference"/>
        </w:rPr>
        <w:annotationRef/>
      </w:r>
      <w:r>
        <w:t>The contents of this section to be moved in section 4 and also maybe to be structured in the form of tables.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19367E" w15:done="0"/>
  <w15:commentEx w15:paraId="0D43DF46" w15:done="0"/>
  <w15:commentEx w15:paraId="2A6B56EB" w15:done="0"/>
  <w15:commentEx w15:paraId="15E98BF7" w15:done="0"/>
  <w15:commentEx w15:paraId="2A9C348B" w15:done="0"/>
  <w15:commentEx w15:paraId="02BC4D8F" w15:done="0"/>
  <w15:commentEx w15:paraId="757E7469" w15:done="0"/>
  <w15:commentEx w15:paraId="182A8426" w15:done="0"/>
  <w15:commentEx w15:paraId="7F7CEDA5" w15:done="0"/>
  <w15:commentEx w15:paraId="11BCDFDC" w15:done="0"/>
  <w15:commentEx w15:paraId="64525502" w15:done="0"/>
  <w15:commentEx w15:paraId="7547F57C" w15:done="0"/>
  <w15:commentEx w15:paraId="548E0BDC" w15:done="0"/>
  <w15:commentEx w15:paraId="17A832A1" w15:done="0"/>
  <w15:commentEx w15:paraId="19055CD7" w15:done="0"/>
  <w15:commentEx w15:paraId="639ACD3F" w15:done="0"/>
  <w15:commentEx w15:paraId="08273C59" w15:done="0"/>
  <w15:commentEx w15:paraId="2ADAACD4" w15:done="0"/>
  <w15:commentEx w15:paraId="2F19789A" w15:done="0"/>
  <w15:commentEx w15:paraId="5AA4E033" w15:done="0"/>
  <w15:commentEx w15:paraId="162EAE3E" w15:done="0"/>
  <w15:commentEx w15:paraId="4B7F1038" w15:done="0"/>
  <w15:commentEx w15:paraId="6E173425" w15:done="0"/>
  <w15:commentEx w15:paraId="12DCEF4C" w15:done="0"/>
  <w15:commentEx w15:paraId="6A59F5C0" w15:done="0"/>
  <w15:commentEx w15:paraId="3BF06EE1" w15:done="0"/>
  <w15:commentEx w15:paraId="2547FF5A" w15:done="0"/>
  <w15:commentEx w15:paraId="2DD05B13" w15:done="0"/>
  <w15:commentEx w15:paraId="4B07819C" w15:done="0"/>
  <w15:commentEx w15:paraId="5EF13EE6" w15:done="0"/>
  <w15:commentEx w15:paraId="5DBFB24C" w15:done="0"/>
  <w15:commentEx w15:paraId="6802C229" w15:done="0"/>
  <w15:commentEx w15:paraId="02D62B63" w15:done="0"/>
  <w15:commentEx w15:paraId="574F049F" w15:done="0"/>
  <w15:commentEx w15:paraId="257B9E68" w15:done="0"/>
  <w15:commentEx w15:paraId="5E25AC6B" w15:done="0"/>
  <w15:commentEx w15:paraId="4CBEDF39" w15:done="0"/>
  <w15:commentEx w15:paraId="6C2C6882" w15:done="0"/>
  <w15:commentEx w15:paraId="241940F0" w15:done="0"/>
  <w15:commentEx w15:paraId="08A14DDD" w15:done="0"/>
  <w15:commentEx w15:paraId="58C96C95" w15:done="0"/>
  <w15:commentEx w15:paraId="54208730" w15:done="0"/>
  <w15:commentEx w15:paraId="366E7A38" w15:done="0"/>
  <w15:commentEx w15:paraId="13FE2405" w15:done="0"/>
  <w15:commentEx w15:paraId="559626A3" w15:done="0"/>
  <w15:commentEx w15:paraId="5E8E02FC" w15:done="0"/>
  <w15:commentEx w15:paraId="5CB163AD" w15:done="0"/>
  <w15:commentEx w15:paraId="76634DB2" w15:done="0"/>
  <w15:commentEx w15:paraId="041F0EE1" w15:done="0"/>
  <w15:commentEx w15:paraId="3EA87E94" w15:done="0"/>
  <w15:commentEx w15:paraId="28EACD3C" w15:done="0"/>
  <w15:commentEx w15:paraId="6A6B74D1" w15:done="0"/>
  <w15:commentEx w15:paraId="2F703F81" w15:done="0"/>
  <w15:commentEx w15:paraId="15977C5E" w15:done="0"/>
  <w15:commentEx w15:paraId="1A18E9DA" w15:done="0"/>
  <w15:commentEx w15:paraId="352EC535" w15:done="0"/>
  <w15:commentEx w15:paraId="54E14748" w15:done="0"/>
  <w15:commentEx w15:paraId="08ACF052" w15:done="0"/>
  <w15:commentEx w15:paraId="710CD0CD" w15:done="0"/>
  <w15:commentEx w15:paraId="386132B0" w15:done="0"/>
  <w15:commentEx w15:paraId="5DE296FD" w15:done="0"/>
  <w15:commentEx w15:paraId="3E43500F" w15:done="0"/>
  <w15:commentEx w15:paraId="70484EFA" w15:done="0"/>
  <w15:commentEx w15:paraId="368650B5" w15:done="0"/>
  <w15:commentEx w15:paraId="043E6C3E" w15:done="0"/>
  <w15:commentEx w15:paraId="760AAEA3" w15:done="0"/>
  <w15:commentEx w15:paraId="695AAB10" w15:done="0"/>
  <w15:commentEx w15:paraId="042299D1" w15:done="0"/>
  <w15:commentEx w15:paraId="28844188" w15:done="0"/>
  <w15:commentEx w15:paraId="44A98A22" w15:done="0"/>
  <w15:commentEx w15:paraId="4C0DEEB2" w15:done="0"/>
  <w15:commentEx w15:paraId="4096908B" w15:done="0"/>
  <w15:commentEx w15:paraId="6F1C6830" w15:done="0"/>
  <w15:commentEx w15:paraId="4738D738" w15:done="0"/>
  <w15:commentEx w15:paraId="3916B92A" w15:done="0"/>
  <w15:commentEx w15:paraId="0163971B" w15:done="0"/>
  <w15:commentEx w15:paraId="40ADF52A" w15:done="0"/>
  <w15:commentEx w15:paraId="645A56E5" w15:done="0"/>
  <w15:commentEx w15:paraId="53B2732D" w15:done="0"/>
  <w15:commentEx w15:paraId="2296B1E1" w15:done="0"/>
  <w15:commentEx w15:paraId="02F46247" w15:done="0"/>
  <w15:commentEx w15:paraId="12E5197B" w15:done="0"/>
  <w15:commentEx w15:paraId="4BF729AB" w15:done="0"/>
  <w15:commentEx w15:paraId="0C44863D" w15:done="0"/>
  <w15:commentEx w15:paraId="461CBFFD" w15:done="0"/>
  <w15:commentEx w15:paraId="12AA90FF" w15:done="0"/>
  <w15:commentEx w15:paraId="69797408" w15:done="0"/>
  <w15:commentEx w15:paraId="5474AEAB" w15:done="0"/>
  <w15:commentEx w15:paraId="5330BAD7" w15:done="0"/>
  <w15:commentEx w15:paraId="1D2E4D01" w15:done="0"/>
  <w15:commentEx w15:paraId="4286B544" w15:done="0"/>
  <w15:commentEx w15:paraId="4BB234CB" w15:done="0"/>
  <w15:commentEx w15:paraId="1F19F3A4" w15:done="0"/>
  <w15:commentEx w15:paraId="095F6835" w15:done="0"/>
  <w15:commentEx w15:paraId="033DA347" w15:done="0"/>
  <w15:commentEx w15:paraId="65F52B5C" w15:done="0"/>
  <w15:commentEx w15:paraId="1E3767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19367E" w16cid:durableId="1F607F2E"/>
  <w16cid:commentId w16cid:paraId="0D43DF46" w16cid:durableId="1F607F4C"/>
  <w16cid:commentId w16cid:paraId="2A6B56EB" w16cid:durableId="1F6092DF"/>
  <w16cid:commentId w16cid:paraId="15E98BF7" w16cid:durableId="1F61C843"/>
  <w16cid:commentId w16cid:paraId="2A9C348B" w16cid:durableId="1F6093B2"/>
  <w16cid:commentId w16cid:paraId="02BC4D8F" w16cid:durableId="1F6094ED"/>
  <w16cid:commentId w16cid:paraId="757E7469" w16cid:durableId="1F6095F5"/>
  <w16cid:commentId w16cid:paraId="182A8426" w16cid:durableId="1F60961C"/>
  <w16cid:commentId w16cid:paraId="7F7CEDA5" w16cid:durableId="1F6096C2"/>
  <w16cid:commentId w16cid:paraId="11BCDFDC" w16cid:durableId="1F6096E5"/>
  <w16cid:commentId w16cid:paraId="64525502" w16cid:durableId="1F609705"/>
  <w16cid:commentId w16cid:paraId="7547F57C" w16cid:durableId="1F60971F"/>
  <w16cid:commentId w16cid:paraId="548E0BDC" w16cid:durableId="1F609782"/>
  <w16cid:commentId w16cid:paraId="17A832A1" w16cid:durableId="1F609778"/>
  <w16cid:commentId w16cid:paraId="19055CD7" w16cid:durableId="1F6097A7"/>
  <w16cid:commentId w16cid:paraId="639ACD3F" w16cid:durableId="1F6097D3"/>
  <w16cid:commentId w16cid:paraId="08273C59" w16cid:durableId="1F6097EF"/>
  <w16cid:commentId w16cid:paraId="2ADAACD4" w16cid:durableId="1F609800"/>
  <w16cid:commentId w16cid:paraId="2F19789A" w16cid:durableId="1F60981E"/>
  <w16cid:commentId w16cid:paraId="5AA4E033" w16cid:durableId="1F60983F"/>
  <w16cid:commentId w16cid:paraId="162EAE3E" w16cid:durableId="1F6099E3"/>
  <w16cid:commentId w16cid:paraId="4B7F1038" w16cid:durableId="1F6099F8"/>
  <w16cid:commentId w16cid:paraId="6E173425" w16cid:durableId="1F60A269"/>
  <w16cid:commentId w16cid:paraId="12DCEF4C" w16cid:durableId="1F60A2A0"/>
  <w16cid:commentId w16cid:paraId="6A59F5C0" w16cid:durableId="1F60A386"/>
  <w16cid:commentId w16cid:paraId="3BF06EE1" w16cid:durableId="1F60A3C4"/>
  <w16cid:commentId w16cid:paraId="2547FF5A" w16cid:durableId="1F60A4A8"/>
  <w16cid:commentId w16cid:paraId="2DD05B13" w16cid:durableId="1F60A50C"/>
  <w16cid:commentId w16cid:paraId="4B07819C" w16cid:durableId="1F60A59E"/>
  <w16cid:commentId w16cid:paraId="5EF13EE6" w16cid:durableId="1F60A6C8"/>
  <w16cid:commentId w16cid:paraId="5DBFB24C" w16cid:durableId="1F60A6ED"/>
  <w16cid:commentId w16cid:paraId="6802C229" w16cid:durableId="1F60A714"/>
  <w16cid:commentId w16cid:paraId="02D62B63" w16cid:durableId="1F60A72A"/>
  <w16cid:commentId w16cid:paraId="574F049F" w16cid:durableId="1F60A78D"/>
  <w16cid:commentId w16cid:paraId="257B9E68" w16cid:durableId="1F60A783"/>
  <w16cid:commentId w16cid:paraId="5E25AC6B" w16cid:durableId="1F60A7C5"/>
  <w16cid:commentId w16cid:paraId="4CBEDF39" w16cid:durableId="1F60A7E3"/>
  <w16cid:commentId w16cid:paraId="6C2C6882" w16cid:durableId="1F60A7FC"/>
  <w16cid:commentId w16cid:paraId="241940F0" w16cid:durableId="1F60A85D"/>
  <w16cid:commentId w16cid:paraId="08A14DDD" w16cid:durableId="1F60A897"/>
  <w16cid:commentId w16cid:paraId="58C96C95" w16cid:durableId="1F60A8B3"/>
  <w16cid:commentId w16cid:paraId="54208730" w16cid:durableId="1F60A8CE"/>
  <w16cid:commentId w16cid:paraId="366E7A38" w16cid:durableId="1F60A918"/>
  <w16cid:commentId w16cid:paraId="13FE2405" w16cid:durableId="1F60A932"/>
  <w16cid:commentId w16cid:paraId="559626A3" w16cid:durableId="1F60A954"/>
  <w16cid:commentId w16cid:paraId="5E8E02FC" w16cid:durableId="1F60A968"/>
  <w16cid:commentId w16cid:paraId="5CB163AD" w16cid:durableId="1F60AA40"/>
  <w16cid:commentId w16cid:paraId="76634DB2" w16cid:durableId="1F60AA5E"/>
  <w16cid:commentId w16cid:paraId="041F0EE1" w16cid:durableId="1F60AA8D"/>
  <w16cid:commentId w16cid:paraId="3EA87E94" w16cid:durableId="1F60AAA3"/>
  <w16cid:commentId w16cid:paraId="28EACD3C" w16cid:durableId="1F60B9C5"/>
  <w16cid:commentId w16cid:paraId="6A6B74D1" w16cid:durableId="1F60B76F"/>
  <w16cid:commentId w16cid:paraId="2F703F81" w16cid:durableId="1F60B7BD"/>
  <w16cid:commentId w16cid:paraId="15977C5E" w16cid:durableId="1F60B7E5"/>
  <w16cid:commentId w16cid:paraId="1A18E9DA" w16cid:durableId="1F60B9D2"/>
  <w16cid:commentId w16cid:paraId="352EC535" w16cid:durableId="1F60B89E"/>
  <w16cid:commentId w16cid:paraId="54E14748" w16cid:durableId="1F60B90F"/>
  <w16cid:commentId w16cid:paraId="08ACF052" w16cid:durableId="1F60B97D"/>
  <w16cid:commentId w16cid:paraId="710CD0CD" w16cid:durableId="1F60B9DC"/>
  <w16cid:commentId w16cid:paraId="386132B0" w16cid:durableId="1F60BA04"/>
  <w16cid:commentId w16cid:paraId="5DE296FD" w16cid:durableId="1F60BADD"/>
  <w16cid:commentId w16cid:paraId="3E43500F" w16cid:durableId="1F60BB4D"/>
  <w16cid:commentId w16cid:paraId="70484EFA" w16cid:durableId="1F60BB83"/>
  <w16cid:commentId w16cid:paraId="368650B5" w16cid:durableId="1F60BBA7"/>
  <w16cid:commentId w16cid:paraId="043E6C3E" w16cid:durableId="1F60BBBA"/>
  <w16cid:commentId w16cid:paraId="760AAEA3" w16cid:durableId="1F60BC55"/>
  <w16cid:commentId w16cid:paraId="695AAB10" w16cid:durableId="1F60BC6D"/>
  <w16cid:commentId w16cid:paraId="042299D1" w16cid:durableId="1F60BEB2"/>
  <w16cid:commentId w16cid:paraId="28844188" w16cid:durableId="1F60BEDB"/>
  <w16cid:commentId w16cid:paraId="44A98A22" w16cid:durableId="1F60BF20"/>
  <w16cid:commentId w16cid:paraId="4C0DEEB2" w16cid:durableId="1F60BFBC"/>
  <w16cid:commentId w16cid:paraId="4096908B" w16cid:durableId="1F60BFE9"/>
  <w16cid:commentId w16cid:paraId="6F1C6830" w16cid:durableId="1F60C024"/>
  <w16cid:commentId w16cid:paraId="4738D738" w16cid:durableId="1F60C03F"/>
  <w16cid:commentId w16cid:paraId="3916B92A" w16cid:durableId="1F60C0EF"/>
  <w16cid:commentId w16cid:paraId="0163971B" w16cid:durableId="1F60C159"/>
  <w16cid:commentId w16cid:paraId="40ADF52A" w16cid:durableId="1F60C23C"/>
  <w16cid:commentId w16cid:paraId="645A56E5" w16cid:durableId="1F60C3B7"/>
  <w16cid:commentId w16cid:paraId="53B2732D" w16cid:durableId="1F60C430"/>
  <w16cid:commentId w16cid:paraId="2296B1E1" w16cid:durableId="1F60C938"/>
  <w16cid:commentId w16cid:paraId="02F46247" w16cid:durableId="1F60CE91"/>
  <w16cid:commentId w16cid:paraId="12E5197B" w16cid:durableId="1F61CF95"/>
  <w16cid:commentId w16cid:paraId="4BF729AB" w16cid:durableId="1F60CFA0"/>
  <w16cid:commentId w16cid:paraId="0C44863D" w16cid:durableId="1F60D0D6"/>
  <w16cid:commentId w16cid:paraId="461CBFFD" w16cid:durableId="1F60D10A"/>
  <w16cid:commentId w16cid:paraId="12AA90FF" w16cid:durableId="1F61D07E"/>
  <w16cid:commentId w16cid:paraId="69797408" w16cid:durableId="1F61D139"/>
  <w16cid:commentId w16cid:paraId="5474AEAB" w16cid:durableId="1F61D28A"/>
  <w16cid:commentId w16cid:paraId="5330BAD7" w16cid:durableId="1F61D16E"/>
  <w16cid:commentId w16cid:paraId="1D2E4D01" w16cid:durableId="1F61D184"/>
  <w16cid:commentId w16cid:paraId="4286B544" w16cid:durableId="1F61D222"/>
  <w16cid:commentId w16cid:paraId="4BB234CB" w16cid:durableId="1F61D2BC"/>
  <w16cid:commentId w16cid:paraId="1F19F3A4" w16cid:durableId="1F61D2A8"/>
  <w16cid:commentId w16cid:paraId="095F6835" w16cid:durableId="1F61D2E7"/>
  <w16cid:commentId w16cid:paraId="033DA347" w16cid:durableId="1F61D308"/>
  <w16cid:commentId w16cid:paraId="65F52B5C" w16cid:durableId="1F61D38E"/>
  <w16cid:commentId w16cid:paraId="1E3767C9" w16cid:durableId="1F61D4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1795E5" w14:textId="77777777" w:rsidR="004F59C8" w:rsidRDefault="004F59C8">
      <w:pPr>
        <w:spacing w:after="0" w:line="240" w:lineRule="auto"/>
      </w:pPr>
      <w:r>
        <w:separator/>
      </w:r>
    </w:p>
  </w:endnote>
  <w:endnote w:type="continuationSeparator" w:id="0">
    <w:p w14:paraId="4D1DE2D9" w14:textId="77777777" w:rsidR="004F59C8" w:rsidRDefault="004F5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NewRomanPSMT">
    <w:altName w:val="Times New Roman"/>
    <w:panose1 w:val="02020603050405020304"/>
    <w:charset w:val="00"/>
    <w:family w:val="roman"/>
    <w:pitch w:val="variable"/>
    <w:sig w:usb0="E0002AFF" w:usb1="C0007841" w:usb2="00000009" w:usb3="00000000" w:csb0="000001FF" w:csb1="00000000"/>
  </w:font>
  <w:font w:name="TimesNewRomanPS-BoldMT">
    <w:altName w:val="Times New Roman"/>
    <w:panose1 w:val="02020803070505020304"/>
    <w:charset w:val="00"/>
    <w:family w:val="roman"/>
    <w:pitch w:val="variable"/>
    <w:sig w:usb0="E0002AFF" w:usb1="C0007841" w:usb2="00000009" w:usb3="00000000" w:csb0="000001FF" w:csb1="00000000"/>
  </w:font>
  <w:font w:name="Open Sans">
    <w:altName w:val="Arial"/>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68" w:type="dxa"/>
      <w:jc w:val="right"/>
      <w:tblBorders>
        <w:insideV w:val="single" w:sz="18" w:space="0" w:color="4F81BD" w:themeColor="accent1"/>
      </w:tblBorders>
      <w:tblLayout w:type="fixed"/>
      <w:tblCellMar>
        <w:top w:w="58" w:type="dxa"/>
        <w:left w:w="115" w:type="dxa"/>
        <w:bottom w:w="58" w:type="dxa"/>
        <w:right w:w="115" w:type="dxa"/>
      </w:tblCellMar>
      <w:tblLook w:val="04A0" w:firstRow="1" w:lastRow="0" w:firstColumn="1" w:lastColumn="0" w:noHBand="0" w:noVBand="1"/>
    </w:tblPr>
    <w:tblGrid>
      <w:gridCol w:w="9434"/>
      <w:gridCol w:w="434"/>
    </w:tblGrid>
    <w:tr w:rsidR="006B0832" w14:paraId="630BC455" w14:textId="77777777">
      <w:trPr>
        <w:jc w:val="right"/>
      </w:trPr>
      <w:tc>
        <w:tcPr>
          <w:tcW w:w="9434" w:type="dxa"/>
        </w:tcPr>
        <w:p w14:paraId="68FD6BD0" w14:textId="77777777" w:rsidR="006B0832" w:rsidRDefault="006B0832">
          <w:pPr>
            <w:pStyle w:val="Footer"/>
            <w:jc w:val="right"/>
            <w:rPr>
              <w:color w:val="4F81BD" w:themeColor="accent1"/>
            </w:rPr>
          </w:pPr>
          <w:r>
            <w:fldChar w:fldCharType="begin"/>
          </w:r>
          <w:r>
            <w:instrText xml:space="preserve"> PAGE   \* MERGEFORMAT </w:instrText>
          </w:r>
          <w:r>
            <w:fldChar w:fldCharType="separate"/>
          </w:r>
          <w:r w:rsidRPr="00C43871">
            <w:rPr>
              <w:noProof/>
              <w:color w:val="4F81BD" w:themeColor="accent1"/>
            </w:rPr>
            <w:t>38</w:t>
          </w:r>
          <w:r>
            <w:rPr>
              <w:color w:val="4F81BD" w:themeColor="accent1"/>
            </w:rPr>
            <w:fldChar w:fldCharType="end"/>
          </w:r>
        </w:p>
      </w:tc>
      <w:tc>
        <w:tcPr>
          <w:tcW w:w="434" w:type="dxa"/>
        </w:tcPr>
        <w:p w14:paraId="5D1E00A6" w14:textId="77777777" w:rsidR="006B0832" w:rsidRDefault="006B0832">
          <w:pPr>
            <w:pStyle w:val="Footer"/>
            <w:rPr>
              <w:color w:val="4F81BD" w:themeColor="accent1"/>
            </w:rPr>
          </w:pPr>
        </w:p>
      </w:tc>
    </w:tr>
  </w:tbl>
  <w:p w14:paraId="5577DD86" w14:textId="77777777" w:rsidR="006B0832" w:rsidRDefault="006B083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55ADD" w14:textId="77777777" w:rsidR="006B0832" w:rsidRDefault="006B0832">
    <w:pPr>
      <w:pStyle w:val="Footer"/>
      <w:jc w:val="center"/>
    </w:pPr>
    <w:r>
      <w:rPr>
        <w:rFonts w:eastAsia="Times New Roman"/>
        <w:noProof/>
      </w:rPr>
      <w:drawing>
        <wp:inline distT="0" distB="0" distL="0" distR="0" wp14:anchorId="78CE5F7D" wp14:editId="203240A3">
          <wp:extent cx="5581015" cy="2131695"/>
          <wp:effectExtent l="0" t="0" r="635" b="1905"/>
          <wp:docPr id="1" name="Immagine 1" descr="cid:BD07EE1A-DE27-434C-9C9B-B3B36CFBAA9F@unisalent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id:BD07EE1A-DE27-434C-9C9B-B3B36CFBAA9F@unisalento.it"/>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a:xfrm>
                    <a:off x="0" y="0"/>
                    <a:ext cx="5762194" cy="220102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54EDE3" w14:textId="77777777" w:rsidR="004F59C8" w:rsidRDefault="004F59C8">
      <w:pPr>
        <w:spacing w:after="0" w:line="240" w:lineRule="auto"/>
      </w:pPr>
      <w:r>
        <w:separator/>
      </w:r>
    </w:p>
  </w:footnote>
  <w:footnote w:type="continuationSeparator" w:id="0">
    <w:p w14:paraId="66BB168E" w14:textId="77777777" w:rsidR="004F59C8" w:rsidRDefault="004F59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8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12"/>
      <w:gridCol w:w="2942"/>
    </w:tblGrid>
    <w:tr w:rsidR="006B0832" w14:paraId="09E486EB" w14:textId="77777777">
      <w:tc>
        <w:tcPr>
          <w:tcW w:w="6912" w:type="dxa"/>
          <w:vAlign w:val="center"/>
        </w:tcPr>
        <w:p w14:paraId="26E7432A" w14:textId="577B0866" w:rsidR="006B0832" w:rsidRDefault="006B0832">
          <w:pPr>
            <w:rPr>
              <w:i/>
            </w:rPr>
          </w:pPr>
          <w:r>
            <w:rPr>
              <w:i/>
            </w:rPr>
            <w:t>D4.1 – Requirements, use cases and user scenarios</w:t>
          </w:r>
        </w:p>
      </w:tc>
      <w:tc>
        <w:tcPr>
          <w:tcW w:w="2942" w:type="dxa"/>
          <w:vAlign w:val="center"/>
        </w:tcPr>
        <w:p w14:paraId="110863AC" w14:textId="77777777" w:rsidR="006B0832" w:rsidRDefault="006B0832">
          <w:r>
            <w:rPr>
              <w:noProof/>
            </w:rPr>
            <w:drawing>
              <wp:anchor distT="0" distB="0" distL="114300" distR="114300" simplePos="0" relativeHeight="251661312" behindDoc="0" locked="0" layoutInCell="1" allowOverlap="1" wp14:anchorId="6679D179" wp14:editId="6A65EBB7">
                <wp:simplePos x="0" y="0"/>
                <wp:positionH relativeFrom="margin">
                  <wp:posOffset>554990</wp:posOffset>
                </wp:positionH>
                <wp:positionV relativeFrom="margin">
                  <wp:posOffset>29210</wp:posOffset>
                </wp:positionV>
                <wp:extent cx="1094105" cy="652780"/>
                <wp:effectExtent l="0" t="0" r="0" b="0"/>
                <wp:wrapSquare wrapText="bothSides"/>
                <wp:docPr id="58"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lemento grafico 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94105" cy="652780"/>
                        </a:xfrm>
                        <a:prstGeom prst="rect">
                          <a:avLst/>
                        </a:prstGeom>
                      </pic:spPr>
                    </pic:pic>
                  </a:graphicData>
                </a:graphic>
              </wp:anchor>
            </w:drawing>
          </w:r>
        </w:p>
      </w:tc>
    </w:tr>
  </w:tbl>
  <w:p w14:paraId="1F189926" w14:textId="77777777" w:rsidR="006B0832" w:rsidRDefault="006B083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E61E6" w14:textId="77777777" w:rsidR="006B0832" w:rsidRDefault="006B0832">
    <w:pPr>
      <w:jc w:val="center"/>
    </w:pPr>
    <w:r>
      <w:rPr>
        <w:noProof/>
      </w:rPr>
      <w:drawing>
        <wp:inline distT="0" distB="0" distL="0" distR="0" wp14:anchorId="6310C6BC" wp14:editId="15A512C9">
          <wp:extent cx="2267585" cy="164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274357" cy="1649329"/>
                  </a:xfrm>
                  <a:prstGeom prst="rect">
                    <a:avLst/>
                  </a:prstGeom>
                  <a:noFill/>
                  <a:ln>
                    <a:noFill/>
                  </a:ln>
                </pic:spPr>
              </pic:pic>
            </a:graphicData>
          </a:graphic>
        </wp:inline>
      </w:drawing>
    </w:r>
  </w:p>
  <w:p w14:paraId="095E9418" w14:textId="77777777" w:rsidR="006B0832" w:rsidRDefault="006B0832">
    <w:pPr>
      <w:tabs>
        <w:tab w:val="left" w:pos="1275"/>
      </w:tabs>
      <w:jc w:val="center"/>
      <w:rPr>
        <w:rFonts w:cs="Arial"/>
        <w:color w:val="365F91" w:themeColor="accent1" w:themeShade="BF"/>
        <w:shd w:val="clear" w:color="auto" w:fill="FFFFFF"/>
      </w:rPr>
    </w:pPr>
    <w:r>
      <w:rPr>
        <w:rFonts w:cs="Arial"/>
        <w:color w:val="365F91" w:themeColor="accent1" w:themeShade="BF"/>
        <w:shd w:val="clear" w:color="auto" w:fill="FFFFFF"/>
      </w:rPr>
      <w:t xml:space="preserve">This project has received funding from the European Union’s Horizon 2020 research and innovation programme under grant agreement n° </w:t>
    </w:r>
    <w:r>
      <w:rPr>
        <w:rFonts w:ascii="Open Sans" w:eastAsia="Times New Roman" w:hAnsi="Open Sans" w:cs="Open Sans"/>
        <w:bCs/>
        <w:color w:val="365F91" w:themeColor="accent1" w:themeShade="BF"/>
        <w:sz w:val="20"/>
        <w:szCs w:val="20"/>
        <w:shd w:val="clear" w:color="auto" w:fill="FFFFFF"/>
        <w:lang w:eastAsia="it-IT"/>
      </w:rPr>
      <w:t>787061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1599A"/>
    <w:multiLevelType w:val="hybridMultilevel"/>
    <w:tmpl w:val="4F700454"/>
    <w:lvl w:ilvl="0" w:tplc="4C6C4ABC">
      <w:start w:val="1"/>
      <w:numFmt w:val="bullet"/>
      <w:lvlText w:val="•"/>
      <w:lvlJc w:val="left"/>
      <w:pPr>
        <w:tabs>
          <w:tab w:val="num" w:pos="720"/>
        </w:tabs>
        <w:ind w:left="720" w:hanging="360"/>
      </w:pPr>
      <w:rPr>
        <w:rFonts w:ascii="Arial" w:hAnsi="Arial" w:hint="default"/>
      </w:rPr>
    </w:lvl>
    <w:lvl w:ilvl="1" w:tplc="5FD85298" w:tentative="1">
      <w:start w:val="1"/>
      <w:numFmt w:val="bullet"/>
      <w:lvlText w:val="•"/>
      <w:lvlJc w:val="left"/>
      <w:pPr>
        <w:tabs>
          <w:tab w:val="num" w:pos="1440"/>
        </w:tabs>
        <w:ind w:left="1440" w:hanging="360"/>
      </w:pPr>
      <w:rPr>
        <w:rFonts w:ascii="Arial" w:hAnsi="Arial" w:hint="default"/>
      </w:rPr>
    </w:lvl>
    <w:lvl w:ilvl="2" w:tplc="13282FC0" w:tentative="1">
      <w:start w:val="1"/>
      <w:numFmt w:val="bullet"/>
      <w:lvlText w:val="•"/>
      <w:lvlJc w:val="left"/>
      <w:pPr>
        <w:tabs>
          <w:tab w:val="num" w:pos="2160"/>
        </w:tabs>
        <w:ind w:left="2160" w:hanging="360"/>
      </w:pPr>
      <w:rPr>
        <w:rFonts w:ascii="Arial" w:hAnsi="Arial" w:hint="default"/>
      </w:rPr>
    </w:lvl>
    <w:lvl w:ilvl="3" w:tplc="4C20DAD4" w:tentative="1">
      <w:start w:val="1"/>
      <w:numFmt w:val="bullet"/>
      <w:lvlText w:val="•"/>
      <w:lvlJc w:val="left"/>
      <w:pPr>
        <w:tabs>
          <w:tab w:val="num" w:pos="2880"/>
        </w:tabs>
        <w:ind w:left="2880" w:hanging="360"/>
      </w:pPr>
      <w:rPr>
        <w:rFonts w:ascii="Arial" w:hAnsi="Arial" w:hint="default"/>
      </w:rPr>
    </w:lvl>
    <w:lvl w:ilvl="4" w:tplc="70C81E88" w:tentative="1">
      <w:start w:val="1"/>
      <w:numFmt w:val="bullet"/>
      <w:lvlText w:val="•"/>
      <w:lvlJc w:val="left"/>
      <w:pPr>
        <w:tabs>
          <w:tab w:val="num" w:pos="3600"/>
        </w:tabs>
        <w:ind w:left="3600" w:hanging="360"/>
      </w:pPr>
      <w:rPr>
        <w:rFonts w:ascii="Arial" w:hAnsi="Arial" w:hint="default"/>
      </w:rPr>
    </w:lvl>
    <w:lvl w:ilvl="5" w:tplc="B3C29038" w:tentative="1">
      <w:start w:val="1"/>
      <w:numFmt w:val="bullet"/>
      <w:lvlText w:val="•"/>
      <w:lvlJc w:val="left"/>
      <w:pPr>
        <w:tabs>
          <w:tab w:val="num" w:pos="4320"/>
        </w:tabs>
        <w:ind w:left="4320" w:hanging="360"/>
      </w:pPr>
      <w:rPr>
        <w:rFonts w:ascii="Arial" w:hAnsi="Arial" w:hint="default"/>
      </w:rPr>
    </w:lvl>
    <w:lvl w:ilvl="6" w:tplc="48347ECA" w:tentative="1">
      <w:start w:val="1"/>
      <w:numFmt w:val="bullet"/>
      <w:lvlText w:val="•"/>
      <w:lvlJc w:val="left"/>
      <w:pPr>
        <w:tabs>
          <w:tab w:val="num" w:pos="5040"/>
        </w:tabs>
        <w:ind w:left="5040" w:hanging="360"/>
      </w:pPr>
      <w:rPr>
        <w:rFonts w:ascii="Arial" w:hAnsi="Arial" w:hint="default"/>
      </w:rPr>
    </w:lvl>
    <w:lvl w:ilvl="7" w:tplc="98C8B4E2" w:tentative="1">
      <w:start w:val="1"/>
      <w:numFmt w:val="bullet"/>
      <w:lvlText w:val="•"/>
      <w:lvlJc w:val="left"/>
      <w:pPr>
        <w:tabs>
          <w:tab w:val="num" w:pos="5760"/>
        </w:tabs>
        <w:ind w:left="5760" w:hanging="360"/>
      </w:pPr>
      <w:rPr>
        <w:rFonts w:ascii="Arial" w:hAnsi="Arial" w:hint="default"/>
      </w:rPr>
    </w:lvl>
    <w:lvl w:ilvl="8" w:tplc="E81ABB3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852EAE"/>
    <w:multiLevelType w:val="hybridMultilevel"/>
    <w:tmpl w:val="0EEE3726"/>
    <w:lvl w:ilvl="0" w:tplc="2EDE4212">
      <w:start w:val="1"/>
      <w:numFmt w:val="bullet"/>
      <w:lvlText w:val="•"/>
      <w:lvlJc w:val="left"/>
      <w:pPr>
        <w:tabs>
          <w:tab w:val="num" w:pos="720"/>
        </w:tabs>
        <w:ind w:left="720" w:hanging="360"/>
      </w:pPr>
      <w:rPr>
        <w:rFonts w:ascii="Arial" w:hAnsi="Arial" w:hint="default"/>
      </w:rPr>
    </w:lvl>
    <w:lvl w:ilvl="1" w:tplc="1242E7F8" w:tentative="1">
      <w:start w:val="1"/>
      <w:numFmt w:val="bullet"/>
      <w:lvlText w:val="•"/>
      <w:lvlJc w:val="left"/>
      <w:pPr>
        <w:tabs>
          <w:tab w:val="num" w:pos="1440"/>
        </w:tabs>
        <w:ind w:left="1440" w:hanging="360"/>
      </w:pPr>
      <w:rPr>
        <w:rFonts w:ascii="Arial" w:hAnsi="Arial" w:hint="default"/>
      </w:rPr>
    </w:lvl>
    <w:lvl w:ilvl="2" w:tplc="A2F6561E" w:tentative="1">
      <w:start w:val="1"/>
      <w:numFmt w:val="bullet"/>
      <w:lvlText w:val="•"/>
      <w:lvlJc w:val="left"/>
      <w:pPr>
        <w:tabs>
          <w:tab w:val="num" w:pos="2160"/>
        </w:tabs>
        <w:ind w:left="2160" w:hanging="360"/>
      </w:pPr>
      <w:rPr>
        <w:rFonts w:ascii="Arial" w:hAnsi="Arial" w:hint="default"/>
      </w:rPr>
    </w:lvl>
    <w:lvl w:ilvl="3" w:tplc="4D4CAF6C" w:tentative="1">
      <w:start w:val="1"/>
      <w:numFmt w:val="bullet"/>
      <w:lvlText w:val="•"/>
      <w:lvlJc w:val="left"/>
      <w:pPr>
        <w:tabs>
          <w:tab w:val="num" w:pos="2880"/>
        </w:tabs>
        <w:ind w:left="2880" w:hanging="360"/>
      </w:pPr>
      <w:rPr>
        <w:rFonts w:ascii="Arial" w:hAnsi="Arial" w:hint="default"/>
      </w:rPr>
    </w:lvl>
    <w:lvl w:ilvl="4" w:tplc="47F87AE0" w:tentative="1">
      <w:start w:val="1"/>
      <w:numFmt w:val="bullet"/>
      <w:lvlText w:val="•"/>
      <w:lvlJc w:val="left"/>
      <w:pPr>
        <w:tabs>
          <w:tab w:val="num" w:pos="3600"/>
        </w:tabs>
        <w:ind w:left="3600" w:hanging="360"/>
      </w:pPr>
      <w:rPr>
        <w:rFonts w:ascii="Arial" w:hAnsi="Arial" w:hint="default"/>
      </w:rPr>
    </w:lvl>
    <w:lvl w:ilvl="5" w:tplc="496E8C0C" w:tentative="1">
      <w:start w:val="1"/>
      <w:numFmt w:val="bullet"/>
      <w:lvlText w:val="•"/>
      <w:lvlJc w:val="left"/>
      <w:pPr>
        <w:tabs>
          <w:tab w:val="num" w:pos="4320"/>
        </w:tabs>
        <w:ind w:left="4320" w:hanging="360"/>
      </w:pPr>
      <w:rPr>
        <w:rFonts w:ascii="Arial" w:hAnsi="Arial" w:hint="default"/>
      </w:rPr>
    </w:lvl>
    <w:lvl w:ilvl="6" w:tplc="37F8A5C6" w:tentative="1">
      <w:start w:val="1"/>
      <w:numFmt w:val="bullet"/>
      <w:lvlText w:val="•"/>
      <w:lvlJc w:val="left"/>
      <w:pPr>
        <w:tabs>
          <w:tab w:val="num" w:pos="5040"/>
        </w:tabs>
        <w:ind w:left="5040" w:hanging="360"/>
      </w:pPr>
      <w:rPr>
        <w:rFonts w:ascii="Arial" w:hAnsi="Arial" w:hint="default"/>
      </w:rPr>
    </w:lvl>
    <w:lvl w:ilvl="7" w:tplc="4C608422" w:tentative="1">
      <w:start w:val="1"/>
      <w:numFmt w:val="bullet"/>
      <w:lvlText w:val="•"/>
      <w:lvlJc w:val="left"/>
      <w:pPr>
        <w:tabs>
          <w:tab w:val="num" w:pos="5760"/>
        </w:tabs>
        <w:ind w:left="5760" w:hanging="360"/>
      </w:pPr>
      <w:rPr>
        <w:rFonts w:ascii="Arial" w:hAnsi="Arial" w:hint="default"/>
      </w:rPr>
    </w:lvl>
    <w:lvl w:ilvl="8" w:tplc="7FAA08A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EFB700B"/>
    <w:multiLevelType w:val="multilevel"/>
    <w:tmpl w:val="0EFB700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0A000C4"/>
    <w:multiLevelType w:val="hybridMultilevel"/>
    <w:tmpl w:val="3222B3A4"/>
    <w:lvl w:ilvl="0" w:tplc="44282F2C">
      <w:start w:val="1"/>
      <w:numFmt w:val="bullet"/>
      <w:lvlText w:val="•"/>
      <w:lvlJc w:val="left"/>
      <w:pPr>
        <w:tabs>
          <w:tab w:val="num" w:pos="720"/>
        </w:tabs>
        <w:ind w:left="720" w:hanging="360"/>
      </w:pPr>
      <w:rPr>
        <w:rFonts w:ascii="Arial" w:hAnsi="Arial" w:hint="default"/>
      </w:rPr>
    </w:lvl>
    <w:lvl w:ilvl="1" w:tplc="F8B4ACBC" w:tentative="1">
      <w:start w:val="1"/>
      <w:numFmt w:val="bullet"/>
      <w:lvlText w:val="•"/>
      <w:lvlJc w:val="left"/>
      <w:pPr>
        <w:tabs>
          <w:tab w:val="num" w:pos="1440"/>
        </w:tabs>
        <w:ind w:left="1440" w:hanging="360"/>
      </w:pPr>
      <w:rPr>
        <w:rFonts w:ascii="Arial" w:hAnsi="Arial" w:hint="default"/>
      </w:rPr>
    </w:lvl>
    <w:lvl w:ilvl="2" w:tplc="5380C95A" w:tentative="1">
      <w:start w:val="1"/>
      <w:numFmt w:val="bullet"/>
      <w:lvlText w:val="•"/>
      <w:lvlJc w:val="left"/>
      <w:pPr>
        <w:tabs>
          <w:tab w:val="num" w:pos="2160"/>
        </w:tabs>
        <w:ind w:left="2160" w:hanging="360"/>
      </w:pPr>
      <w:rPr>
        <w:rFonts w:ascii="Arial" w:hAnsi="Arial" w:hint="default"/>
      </w:rPr>
    </w:lvl>
    <w:lvl w:ilvl="3" w:tplc="06CE8B50" w:tentative="1">
      <w:start w:val="1"/>
      <w:numFmt w:val="bullet"/>
      <w:lvlText w:val="•"/>
      <w:lvlJc w:val="left"/>
      <w:pPr>
        <w:tabs>
          <w:tab w:val="num" w:pos="2880"/>
        </w:tabs>
        <w:ind w:left="2880" w:hanging="360"/>
      </w:pPr>
      <w:rPr>
        <w:rFonts w:ascii="Arial" w:hAnsi="Arial" w:hint="default"/>
      </w:rPr>
    </w:lvl>
    <w:lvl w:ilvl="4" w:tplc="24C86C18" w:tentative="1">
      <w:start w:val="1"/>
      <w:numFmt w:val="bullet"/>
      <w:lvlText w:val="•"/>
      <w:lvlJc w:val="left"/>
      <w:pPr>
        <w:tabs>
          <w:tab w:val="num" w:pos="3600"/>
        </w:tabs>
        <w:ind w:left="3600" w:hanging="360"/>
      </w:pPr>
      <w:rPr>
        <w:rFonts w:ascii="Arial" w:hAnsi="Arial" w:hint="default"/>
      </w:rPr>
    </w:lvl>
    <w:lvl w:ilvl="5" w:tplc="4C76BC08" w:tentative="1">
      <w:start w:val="1"/>
      <w:numFmt w:val="bullet"/>
      <w:lvlText w:val="•"/>
      <w:lvlJc w:val="left"/>
      <w:pPr>
        <w:tabs>
          <w:tab w:val="num" w:pos="4320"/>
        </w:tabs>
        <w:ind w:left="4320" w:hanging="360"/>
      </w:pPr>
      <w:rPr>
        <w:rFonts w:ascii="Arial" w:hAnsi="Arial" w:hint="default"/>
      </w:rPr>
    </w:lvl>
    <w:lvl w:ilvl="6" w:tplc="25E62BFC" w:tentative="1">
      <w:start w:val="1"/>
      <w:numFmt w:val="bullet"/>
      <w:lvlText w:val="•"/>
      <w:lvlJc w:val="left"/>
      <w:pPr>
        <w:tabs>
          <w:tab w:val="num" w:pos="5040"/>
        </w:tabs>
        <w:ind w:left="5040" w:hanging="360"/>
      </w:pPr>
      <w:rPr>
        <w:rFonts w:ascii="Arial" w:hAnsi="Arial" w:hint="default"/>
      </w:rPr>
    </w:lvl>
    <w:lvl w:ilvl="7" w:tplc="B9AE007A" w:tentative="1">
      <w:start w:val="1"/>
      <w:numFmt w:val="bullet"/>
      <w:lvlText w:val="•"/>
      <w:lvlJc w:val="left"/>
      <w:pPr>
        <w:tabs>
          <w:tab w:val="num" w:pos="5760"/>
        </w:tabs>
        <w:ind w:left="5760" w:hanging="360"/>
      </w:pPr>
      <w:rPr>
        <w:rFonts w:ascii="Arial" w:hAnsi="Arial" w:hint="default"/>
      </w:rPr>
    </w:lvl>
    <w:lvl w:ilvl="8" w:tplc="B252646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B61B87"/>
    <w:multiLevelType w:val="hybridMultilevel"/>
    <w:tmpl w:val="A17A6E20"/>
    <w:lvl w:ilvl="0" w:tplc="39D874B4">
      <w:start w:val="1"/>
      <w:numFmt w:val="bullet"/>
      <w:lvlText w:val="•"/>
      <w:lvlJc w:val="left"/>
      <w:pPr>
        <w:tabs>
          <w:tab w:val="num" w:pos="720"/>
        </w:tabs>
        <w:ind w:left="720" w:hanging="360"/>
      </w:pPr>
      <w:rPr>
        <w:rFonts w:ascii="Arial" w:hAnsi="Arial" w:hint="default"/>
      </w:rPr>
    </w:lvl>
    <w:lvl w:ilvl="1" w:tplc="86D2CE8A" w:tentative="1">
      <w:start w:val="1"/>
      <w:numFmt w:val="bullet"/>
      <w:lvlText w:val="•"/>
      <w:lvlJc w:val="left"/>
      <w:pPr>
        <w:tabs>
          <w:tab w:val="num" w:pos="1440"/>
        </w:tabs>
        <w:ind w:left="1440" w:hanging="360"/>
      </w:pPr>
      <w:rPr>
        <w:rFonts w:ascii="Arial" w:hAnsi="Arial" w:hint="default"/>
      </w:rPr>
    </w:lvl>
    <w:lvl w:ilvl="2" w:tplc="10FCD4AC" w:tentative="1">
      <w:start w:val="1"/>
      <w:numFmt w:val="bullet"/>
      <w:lvlText w:val="•"/>
      <w:lvlJc w:val="left"/>
      <w:pPr>
        <w:tabs>
          <w:tab w:val="num" w:pos="2160"/>
        </w:tabs>
        <w:ind w:left="2160" w:hanging="360"/>
      </w:pPr>
      <w:rPr>
        <w:rFonts w:ascii="Arial" w:hAnsi="Arial" w:hint="default"/>
      </w:rPr>
    </w:lvl>
    <w:lvl w:ilvl="3" w:tplc="768EC1B0" w:tentative="1">
      <w:start w:val="1"/>
      <w:numFmt w:val="bullet"/>
      <w:lvlText w:val="•"/>
      <w:lvlJc w:val="left"/>
      <w:pPr>
        <w:tabs>
          <w:tab w:val="num" w:pos="2880"/>
        </w:tabs>
        <w:ind w:left="2880" w:hanging="360"/>
      </w:pPr>
      <w:rPr>
        <w:rFonts w:ascii="Arial" w:hAnsi="Arial" w:hint="default"/>
      </w:rPr>
    </w:lvl>
    <w:lvl w:ilvl="4" w:tplc="0C569C68" w:tentative="1">
      <w:start w:val="1"/>
      <w:numFmt w:val="bullet"/>
      <w:lvlText w:val="•"/>
      <w:lvlJc w:val="left"/>
      <w:pPr>
        <w:tabs>
          <w:tab w:val="num" w:pos="3600"/>
        </w:tabs>
        <w:ind w:left="3600" w:hanging="360"/>
      </w:pPr>
      <w:rPr>
        <w:rFonts w:ascii="Arial" w:hAnsi="Arial" w:hint="default"/>
      </w:rPr>
    </w:lvl>
    <w:lvl w:ilvl="5" w:tplc="B014A1CC" w:tentative="1">
      <w:start w:val="1"/>
      <w:numFmt w:val="bullet"/>
      <w:lvlText w:val="•"/>
      <w:lvlJc w:val="left"/>
      <w:pPr>
        <w:tabs>
          <w:tab w:val="num" w:pos="4320"/>
        </w:tabs>
        <w:ind w:left="4320" w:hanging="360"/>
      </w:pPr>
      <w:rPr>
        <w:rFonts w:ascii="Arial" w:hAnsi="Arial" w:hint="default"/>
      </w:rPr>
    </w:lvl>
    <w:lvl w:ilvl="6" w:tplc="C04A5350" w:tentative="1">
      <w:start w:val="1"/>
      <w:numFmt w:val="bullet"/>
      <w:lvlText w:val="•"/>
      <w:lvlJc w:val="left"/>
      <w:pPr>
        <w:tabs>
          <w:tab w:val="num" w:pos="5040"/>
        </w:tabs>
        <w:ind w:left="5040" w:hanging="360"/>
      </w:pPr>
      <w:rPr>
        <w:rFonts w:ascii="Arial" w:hAnsi="Arial" w:hint="default"/>
      </w:rPr>
    </w:lvl>
    <w:lvl w:ilvl="7" w:tplc="7322802E" w:tentative="1">
      <w:start w:val="1"/>
      <w:numFmt w:val="bullet"/>
      <w:lvlText w:val="•"/>
      <w:lvlJc w:val="left"/>
      <w:pPr>
        <w:tabs>
          <w:tab w:val="num" w:pos="5760"/>
        </w:tabs>
        <w:ind w:left="5760" w:hanging="360"/>
      </w:pPr>
      <w:rPr>
        <w:rFonts w:ascii="Arial" w:hAnsi="Arial" w:hint="default"/>
      </w:rPr>
    </w:lvl>
    <w:lvl w:ilvl="8" w:tplc="FEFEDBF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D65CF5"/>
    <w:multiLevelType w:val="hybridMultilevel"/>
    <w:tmpl w:val="D1182F3E"/>
    <w:lvl w:ilvl="0" w:tplc="EB04C19E">
      <w:start w:val="1"/>
      <w:numFmt w:val="bullet"/>
      <w:lvlText w:val="•"/>
      <w:lvlJc w:val="left"/>
      <w:pPr>
        <w:tabs>
          <w:tab w:val="num" w:pos="720"/>
        </w:tabs>
        <w:ind w:left="720" w:hanging="360"/>
      </w:pPr>
      <w:rPr>
        <w:rFonts w:ascii="Arial" w:hAnsi="Arial" w:hint="default"/>
      </w:rPr>
    </w:lvl>
    <w:lvl w:ilvl="1" w:tplc="7904F5AC" w:tentative="1">
      <w:start w:val="1"/>
      <w:numFmt w:val="bullet"/>
      <w:lvlText w:val="•"/>
      <w:lvlJc w:val="left"/>
      <w:pPr>
        <w:tabs>
          <w:tab w:val="num" w:pos="1440"/>
        </w:tabs>
        <w:ind w:left="1440" w:hanging="360"/>
      </w:pPr>
      <w:rPr>
        <w:rFonts w:ascii="Arial" w:hAnsi="Arial" w:hint="default"/>
      </w:rPr>
    </w:lvl>
    <w:lvl w:ilvl="2" w:tplc="74D0A9F6" w:tentative="1">
      <w:start w:val="1"/>
      <w:numFmt w:val="bullet"/>
      <w:lvlText w:val="•"/>
      <w:lvlJc w:val="left"/>
      <w:pPr>
        <w:tabs>
          <w:tab w:val="num" w:pos="2160"/>
        </w:tabs>
        <w:ind w:left="2160" w:hanging="360"/>
      </w:pPr>
      <w:rPr>
        <w:rFonts w:ascii="Arial" w:hAnsi="Arial" w:hint="default"/>
      </w:rPr>
    </w:lvl>
    <w:lvl w:ilvl="3" w:tplc="E272B294" w:tentative="1">
      <w:start w:val="1"/>
      <w:numFmt w:val="bullet"/>
      <w:lvlText w:val="•"/>
      <w:lvlJc w:val="left"/>
      <w:pPr>
        <w:tabs>
          <w:tab w:val="num" w:pos="2880"/>
        </w:tabs>
        <w:ind w:left="2880" w:hanging="360"/>
      </w:pPr>
      <w:rPr>
        <w:rFonts w:ascii="Arial" w:hAnsi="Arial" w:hint="default"/>
      </w:rPr>
    </w:lvl>
    <w:lvl w:ilvl="4" w:tplc="64628278" w:tentative="1">
      <w:start w:val="1"/>
      <w:numFmt w:val="bullet"/>
      <w:lvlText w:val="•"/>
      <w:lvlJc w:val="left"/>
      <w:pPr>
        <w:tabs>
          <w:tab w:val="num" w:pos="3600"/>
        </w:tabs>
        <w:ind w:left="3600" w:hanging="360"/>
      </w:pPr>
      <w:rPr>
        <w:rFonts w:ascii="Arial" w:hAnsi="Arial" w:hint="default"/>
      </w:rPr>
    </w:lvl>
    <w:lvl w:ilvl="5" w:tplc="962EC7BC" w:tentative="1">
      <w:start w:val="1"/>
      <w:numFmt w:val="bullet"/>
      <w:lvlText w:val="•"/>
      <w:lvlJc w:val="left"/>
      <w:pPr>
        <w:tabs>
          <w:tab w:val="num" w:pos="4320"/>
        </w:tabs>
        <w:ind w:left="4320" w:hanging="360"/>
      </w:pPr>
      <w:rPr>
        <w:rFonts w:ascii="Arial" w:hAnsi="Arial" w:hint="default"/>
      </w:rPr>
    </w:lvl>
    <w:lvl w:ilvl="6" w:tplc="27BEE63A" w:tentative="1">
      <w:start w:val="1"/>
      <w:numFmt w:val="bullet"/>
      <w:lvlText w:val="•"/>
      <w:lvlJc w:val="left"/>
      <w:pPr>
        <w:tabs>
          <w:tab w:val="num" w:pos="5040"/>
        </w:tabs>
        <w:ind w:left="5040" w:hanging="360"/>
      </w:pPr>
      <w:rPr>
        <w:rFonts w:ascii="Arial" w:hAnsi="Arial" w:hint="default"/>
      </w:rPr>
    </w:lvl>
    <w:lvl w:ilvl="7" w:tplc="C22E165C" w:tentative="1">
      <w:start w:val="1"/>
      <w:numFmt w:val="bullet"/>
      <w:lvlText w:val="•"/>
      <w:lvlJc w:val="left"/>
      <w:pPr>
        <w:tabs>
          <w:tab w:val="num" w:pos="5760"/>
        </w:tabs>
        <w:ind w:left="5760" w:hanging="360"/>
      </w:pPr>
      <w:rPr>
        <w:rFonts w:ascii="Arial" w:hAnsi="Arial" w:hint="default"/>
      </w:rPr>
    </w:lvl>
    <w:lvl w:ilvl="8" w:tplc="4F08481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D770F34"/>
    <w:multiLevelType w:val="hybridMultilevel"/>
    <w:tmpl w:val="FC3298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783AC8"/>
    <w:multiLevelType w:val="hybridMultilevel"/>
    <w:tmpl w:val="87F40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12411F"/>
    <w:multiLevelType w:val="hybridMultilevel"/>
    <w:tmpl w:val="117C2CC8"/>
    <w:lvl w:ilvl="0" w:tplc="691E17B8">
      <w:start w:val="1"/>
      <w:numFmt w:val="bullet"/>
      <w:lvlText w:val="•"/>
      <w:lvlJc w:val="left"/>
      <w:pPr>
        <w:tabs>
          <w:tab w:val="num" w:pos="720"/>
        </w:tabs>
        <w:ind w:left="720" w:hanging="360"/>
      </w:pPr>
      <w:rPr>
        <w:rFonts w:ascii="Arial" w:hAnsi="Arial" w:hint="default"/>
      </w:rPr>
    </w:lvl>
    <w:lvl w:ilvl="1" w:tplc="76C8472A" w:tentative="1">
      <w:start w:val="1"/>
      <w:numFmt w:val="bullet"/>
      <w:lvlText w:val="•"/>
      <w:lvlJc w:val="left"/>
      <w:pPr>
        <w:tabs>
          <w:tab w:val="num" w:pos="1440"/>
        </w:tabs>
        <w:ind w:left="1440" w:hanging="360"/>
      </w:pPr>
      <w:rPr>
        <w:rFonts w:ascii="Arial" w:hAnsi="Arial" w:hint="default"/>
      </w:rPr>
    </w:lvl>
    <w:lvl w:ilvl="2" w:tplc="9E7C98AA" w:tentative="1">
      <w:start w:val="1"/>
      <w:numFmt w:val="bullet"/>
      <w:lvlText w:val="•"/>
      <w:lvlJc w:val="left"/>
      <w:pPr>
        <w:tabs>
          <w:tab w:val="num" w:pos="2160"/>
        </w:tabs>
        <w:ind w:left="2160" w:hanging="360"/>
      </w:pPr>
      <w:rPr>
        <w:rFonts w:ascii="Arial" w:hAnsi="Arial" w:hint="default"/>
      </w:rPr>
    </w:lvl>
    <w:lvl w:ilvl="3" w:tplc="2AB6E81A" w:tentative="1">
      <w:start w:val="1"/>
      <w:numFmt w:val="bullet"/>
      <w:lvlText w:val="•"/>
      <w:lvlJc w:val="left"/>
      <w:pPr>
        <w:tabs>
          <w:tab w:val="num" w:pos="2880"/>
        </w:tabs>
        <w:ind w:left="2880" w:hanging="360"/>
      </w:pPr>
      <w:rPr>
        <w:rFonts w:ascii="Arial" w:hAnsi="Arial" w:hint="default"/>
      </w:rPr>
    </w:lvl>
    <w:lvl w:ilvl="4" w:tplc="C97AC73A" w:tentative="1">
      <w:start w:val="1"/>
      <w:numFmt w:val="bullet"/>
      <w:lvlText w:val="•"/>
      <w:lvlJc w:val="left"/>
      <w:pPr>
        <w:tabs>
          <w:tab w:val="num" w:pos="3600"/>
        </w:tabs>
        <w:ind w:left="3600" w:hanging="360"/>
      </w:pPr>
      <w:rPr>
        <w:rFonts w:ascii="Arial" w:hAnsi="Arial" w:hint="default"/>
      </w:rPr>
    </w:lvl>
    <w:lvl w:ilvl="5" w:tplc="BA70E7CA" w:tentative="1">
      <w:start w:val="1"/>
      <w:numFmt w:val="bullet"/>
      <w:lvlText w:val="•"/>
      <w:lvlJc w:val="left"/>
      <w:pPr>
        <w:tabs>
          <w:tab w:val="num" w:pos="4320"/>
        </w:tabs>
        <w:ind w:left="4320" w:hanging="360"/>
      </w:pPr>
      <w:rPr>
        <w:rFonts w:ascii="Arial" w:hAnsi="Arial" w:hint="default"/>
      </w:rPr>
    </w:lvl>
    <w:lvl w:ilvl="6" w:tplc="B0ECF73E" w:tentative="1">
      <w:start w:val="1"/>
      <w:numFmt w:val="bullet"/>
      <w:lvlText w:val="•"/>
      <w:lvlJc w:val="left"/>
      <w:pPr>
        <w:tabs>
          <w:tab w:val="num" w:pos="5040"/>
        </w:tabs>
        <w:ind w:left="5040" w:hanging="360"/>
      </w:pPr>
      <w:rPr>
        <w:rFonts w:ascii="Arial" w:hAnsi="Arial" w:hint="default"/>
      </w:rPr>
    </w:lvl>
    <w:lvl w:ilvl="7" w:tplc="B6F4660E" w:tentative="1">
      <w:start w:val="1"/>
      <w:numFmt w:val="bullet"/>
      <w:lvlText w:val="•"/>
      <w:lvlJc w:val="left"/>
      <w:pPr>
        <w:tabs>
          <w:tab w:val="num" w:pos="5760"/>
        </w:tabs>
        <w:ind w:left="5760" w:hanging="360"/>
      </w:pPr>
      <w:rPr>
        <w:rFonts w:ascii="Arial" w:hAnsi="Arial" w:hint="default"/>
      </w:rPr>
    </w:lvl>
    <w:lvl w:ilvl="8" w:tplc="AB24283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08427B3"/>
    <w:multiLevelType w:val="multilevel"/>
    <w:tmpl w:val="208427B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A647067"/>
    <w:multiLevelType w:val="hybridMultilevel"/>
    <w:tmpl w:val="FB9054EE"/>
    <w:lvl w:ilvl="0" w:tplc="ADA2AEE8">
      <w:start w:val="1"/>
      <w:numFmt w:val="bullet"/>
      <w:lvlText w:val="•"/>
      <w:lvlJc w:val="left"/>
      <w:pPr>
        <w:tabs>
          <w:tab w:val="num" w:pos="720"/>
        </w:tabs>
        <w:ind w:left="720" w:hanging="360"/>
      </w:pPr>
      <w:rPr>
        <w:rFonts w:ascii="Arial" w:hAnsi="Arial" w:hint="default"/>
      </w:rPr>
    </w:lvl>
    <w:lvl w:ilvl="1" w:tplc="AD3C7FB4" w:tentative="1">
      <w:start w:val="1"/>
      <w:numFmt w:val="bullet"/>
      <w:lvlText w:val="•"/>
      <w:lvlJc w:val="left"/>
      <w:pPr>
        <w:tabs>
          <w:tab w:val="num" w:pos="1440"/>
        </w:tabs>
        <w:ind w:left="1440" w:hanging="360"/>
      </w:pPr>
      <w:rPr>
        <w:rFonts w:ascii="Arial" w:hAnsi="Arial" w:hint="default"/>
      </w:rPr>
    </w:lvl>
    <w:lvl w:ilvl="2" w:tplc="97761AE4" w:tentative="1">
      <w:start w:val="1"/>
      <w:numFmt w:val="bullet"/>
      <w:lvlText w:val="•"/>
      <w:lvlJc w:val="left"/>
      <w:pPr>
        <w:tabs>
          <w:tab w:val="num" w:pos="2160"/>
        </w:tabs>
        <w:ind w:left="2160" w:hanging="360"/>
      </w:pPr>
      <w:rPr>
        <w:rFonts w:ascii="Arial" w:hAnsi="Arial" w:hint="default"/>
      </w:rPr>
    </w:lvl>
    <w:lvl w:ilvl="3" w:tplc="E4A2C0A6" w:tentative="1">
      <w:start w:val="1"/>
      <w:numFmt w:val="bullet"/>
      <w:lvlText w:val="•"/>
      <w:lvlJc w:val="left"/>
      <w:pPr>
        <w:tabs>
          <w:tab w:val="num" w:pos="2880"/>
        </w:tabs>
        <w:ind w:left="2880" w:hanging="360"/>
      </w:pPr>
      <w:rPr>
        <w:rFonts w:ascii="Arial" w:hAnsi="Arial" w:hint="default"/>
      </w:rPr>
    </w:lvl>
    <w:lvl w:ilvl="4" w:tplc="4914E898" w:tentative="1">
      <w:start w:val="1"/>
      <w:numFmt w:val="bullet"/>
      <w:lvlText w:val="•"/>
      <w:lvlJc w:val="left"/>
      <w:pPr>
        <w:tabs>
          <w:tab w:val="num" w:pos="3600"/>
        </w:tabs>
        <w:ind w:left="3600" w:hanging="360"/>
      </w:pPr>
      <w:rPr>
        <w:rFonts w:ascii="Arial" w:hAnsi="Arial" w:hint="default"/>
      </w:rPr>
    </w:lvl>
    <w:lvl w:ilvl="5" w:tplc="8B68B9E0" w:tentative="1">
      <w:start w:val="1"/>
      <w:numFmt w:val="bullet"/>
      <w:lvlText w:val="•"/>
      <w:lvlJc w:val="left"/>
      <w:pPr>
        <w:tabs>
          <w:tab w:val="num" w:pos="4320"/>
        </w:tabs>
        <w:ind w:left="4320" w:hanging="360"/>
      </w:pPr>
      <w:rPr>
        <w:rFonts w:ascii="Arial" w:hAnsi="Arial" w:hint="default"/>
      </w:rPr>
    </w:lvl>
    <w:lvl w:ilvl="6" w:tplc="6C9C15E4" w:tentative="1">
      <w:start w:val="1"/>
      <w:numFmt w:val="bullet"/>
      <w:lvlText w:val="•"/>
      <w:lvlJc w:val="left"/>
      <w:pPr>
        <w:tabs>
          <w:tab w:val="num" w:pos="5040"/>
        </w:tabs>
        <w:ind w:left="5040" w:hanging="360"/>
      </w:pPr>
      <w:rPr>
        <w:rFonts w:ascii="Arial" w:hAnsi="Arial" w:hint="default"/>
      </w:rPr>
    </w:lvl>
    <w:lvl w:ilvl="7" w:tplc="299C9DDE" w:tentative="1">
      <w:start w:val="1"/>
      <w:numFmt w:val="bullet"/>
      <w:lvlText w:val="•"/>
      <w:lvlJc w:val="left"/>
      <w:pPr>
        <w:tabs>
          <w:tab w:val="num" w:pos="5760"/>
        </w:tabs>
        <w:ind w:left="5760" w:hanging="360"/>
      </w:pPr>
      <w:rPr>
        <w:rFonts w:ascii="Arial" w:hAnsi="Arial" w:hint="default"/>
      </w:rPr>
    </w:lvl>
    <w:lvl w:ilvl="8" w:tplc="C812F6D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EDF6905"/>
    <w:multiLevelType w:val="multilevel"/>
    <w:tmpl w:val="2EDF69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1042159"/>
    <w:multiLevelType w:val="hybridMultilevel"/>
    <w:tmpl w:val="F3FEDC1E"/>
    <w:lvl w:ilvl="0" w:tplc="073625EE">
      <w:start w:val="1"/>
      <w:numFmt w:val="bullet"/>
      <w:lvlText w:val="•"/>
      <w:lvlJc w:val="left"/>
      <w:pPr>
        <w:tabs>
          <w:tab w:val="num" w:pos="720"/>
        </w:tabs>
        <w:ind w:left="720" w:hanging="360"/>
      </w:pPr>
      <w:rPr>
        <w:rFonts w:ascii="Arial" w:hAnsi="Arial" w:hint="default"/>
      </w:rPr>
    </w:lvl>
    <w:lvl w:ilvl="1" w:tplc="7276B760" w:tentative="1">
      <w:start w:val="1"/>
      <w:numFmt w:val="bullet"/>
      <w:lvlText w:val="•"/>
      <w:lvlJc w:val="left"/>
      <w:pPr>
        <w:tabs>
          <w:tab w:val="num" w:pos="1440"/>
        </w:tabs>
        <w:ind w:left="1440" w:hanging="360"/>
      </w:pPr>
      <w:rPr>
        <w:rFonts w:ascii="Arial" w:hAnsi="Arial" w:hint="default"/>
      </w:rPr>
    </w:lvl>
    <w:lvl w:ilvl="2" w:tplc="71CAB2C2" w:tentative="1">
      <w:start w:val="1"/>
      <w:numFmt w:val="bullet"/>
      <w:lvlText w:val="•"/>
      <w:lvlJc w:val="left"/>
      <w:pPr>
        <w:tabs>
          <w:tab w:val="num" w:pos="2160"/>
        </w:tabs>
        <w:ind w:left="2160" w:hanging="360"/>
      </w:pPr>
      <w:rPr>
        <w:rFonts w:ascii="Arial" w:hAnsi="Arial" w:hint="default"/>
      </w:rPr>
    </w:lvl>
    <w:lvl w:ilvl="3" w:tplc="2ECE0FC6" w:tentative="1">
      <w:start w:val="1"/>
      <w:numFmt w:val="bullet"/>
      <w:lvlText w:val="•"/>
      <w:lvlJc w:val="left"/>
      <w:pPr>
        <w:tabs>
          <w:tab w:val="num" w:pos="2880"/>
        </w:tabs>
        <w:ind w:left="2880" w:hanging="360"/>
      </w:pPr>
      <w:rPr>
        <w:rFonts w:ascii="Arial" w:hAnsi="Arial" w:hint="default"/>
      </w:rPr>
    </w:lvl>
    <w:lvl w:ilvl="4" w:tplc="A11644B0" w:tentative="1">
      <w:start w:val="1"/>
      <w:numFmt w:val="bullet"/>
      <w:lvlText w:val="•"/>
      <w:lvlJc w:val="left"/>
      <w:pPr>
        <w:tabs>
          <w:tab w:val="num" w:pos="3600"/>
        </w:tabs>
        <w:ind w:left="3600" w:hanging="360"/>
      </w:pPr>
      <w:rPr>
        <w:rFonts w:ascii="Arial" w:hAnsi="Arial" w:hint="default"/>
      </w:rPr>
    </w:lvl>
    <w:lvl w:ilvl="5" w:tplc="8BD8840C" w:tentative="1">
      <w:start w:val="1"/>
      <w:numFmt w:val="bullet"/>
      <w:lvlText w:val="•"/>
      <w:lvlJc w:val="left"/>
      <w:pPr>
        <w:tabs>
          <w:tab w:val="num" w:pos="4320"/>
        </w:tabs>
        <w:ind w:left="4320" w:hanging="360"/>
      </w:pPr>
      <w:rPr>
        <w:rFonts w:ascii="Arial" w:hAnsi="Arial" w:hint="default"/>
      </w:rPr>
    </w:lvl>
    <w:lvl w:ilvl="6" w:tplc="4E9C246A" w:tentative="1">
      <w:start w:val="1"/>
      <w:numFmt w:val="bullet"/>
      <w:lvlText w:val="•"/>
      <w:lvlJc w:val="left"/>
      <w:pPr>
        <w:tabs>
          <w:tab w:val="num" w:pos="5040"/>
        </w:tabs>
        <w:ind w:left="5040" w:hanging="360"/>
      </w:pPr>
      <w:rPr>
        <w:rFonts w:ascii="Arial" w:hAnsi="Arial" w:hint="default"/>
      </w:rPr>
    </w:lvl>
    <w:lvl w:ilvl="7" w:tplc="6C5C6CA0" w:tentative="1">
      <w:start w:val="1"/>
      <w:numFmt w:val="bullet"/>
      <w:lvlText w:val="•"/>
      <w:lvlJc w:val="left"/>
      <w:pPr>
        <w:tabs>
          <w:tab w:val="num" w:pos="5760"/>
        </w:tabs>
        <w:ind w:left="5760" w:hanging="360"/>
      </w:pPr>
      <w:rPr>
        <w:rFonts w:ascii="Arial" w:hAnsi="Arial" w:hint="default"/>
      </w:rPr>
    </w:lvl>
    <w:lvl w:ilvl="8" w:tplc="B9D21BE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12473F4"/>
    <w:multiLevelType w:val="multilevel"/>
    <w:tmpl w:val="312473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43F1229"/>
    <w:multiLevelType w:val="hybridMultilevel"/>
    <w:tmpl w:val="AA565152"/>
    <w:lvl w:ilvl="0" w:tplc="46FA6442">
      <w:start w:val="1"/>
      <w:numFmt w:val="bullet"/>
      <w:lvlText w:val="•"/>
      <w:lvlJc w:val="left"/>
      <w:pPr>
        <w:tabs>
          <w:tab w:val="num" w:pos="720"/>
        </w:tabs>
        <w:ind w:left="720" w:hanging="360"/>
      </w:pPr>
      <w:rPr>
        <w:rFonts w:ascii="Arial" w:hAnsi="Arial" w:hint="default"/>
      </w:rPr>
    </w:lvl>
    <w:lvl w:ilvl="1" w:tplc="CED2C8EE" w:tentative="1">
      <w:start w:val="1"/>
      <w:numFmt w:val="bullet"/>
      <w:lvlText w:val="•"/>
      <w:lvlJc w:val="left"/>
      <w:pPr>
        <w:tabs>
          <w:tab w:val="num" w:pos="1440"/>
        </w:tabs>
        <w:ind w:left="1440" w:hanging="360"/>
      </w:pPr>
      <w:rPr>
        <w:rFonts w:ascii="Arial" w:hAnsi="Arial" w:hint="default"/>
      </w:rPr>
    </w:lvl>
    <w:lvl w:ilvl="2" w:tplc="0114D518" w:tentative="1">
      <w:start w:val="1"/>
      <w:numFmt w:val="bullet"/>
      <w:lvlText w:val="•"/>
      <w:lvlJc w:val="left"/>
      <w:pPr>
        <w:tabs>
          <w:tab w:val="num" w:pos="2160"/>
        </w:tabs>
        <w:ind w:left="2160" w:hanging="360"/>
      </w:pPr>
      <w:rPr>
        <w:rFonts w:ascii="Arial" w:hAnsi="Arial" w:hint="default"/>
      </w:rPr>
    </w:lvl>
    <w:lvl w:ilvl="3" w:tplc="88A805B4" w:tentative="1">
      <w:start w:val="1"/>
      <w:numFmt w:val="bullet"/>
      <w:lvlText w:val="•"/>
      <w:lvlJc w:val="left"/>
      <w:pPr>
        <w:tabs>
          <w:tab w:val="num" w:pos="2880"/>
        </w:tabs>
        <w:ind w:left="2880" w:hanging="360"/>
      </w:pPr>
      <w:rPr>
        <w:rFonts w:ascii="Arial" w:hAnsi="Arial" w:hint="default"/>
      </w:rPr>
    </w:lvl>
    <w:lvl w:ilvl="4" w:tplc="04208876" w:tentative="1">
      <w:start w:val="1"/>
      <w:numFmt w:val="bullet"/>
      <w:lvlText w:val="•"/>
      <w:lvlJc w:val="left"/>
      <w:pPr>
        <w:tabs>
          <w:tab w:val="num" w:pos="3600"/>
        </w:tabs>
        <w:ind w:left="3600" w:hanging="360"/>
      </w:pPr>
      <w:rPr>
        <w:rFonts w:ascii="Arial" w:hAnsi="Arial" w:hint="default"/>
      </w:rPr>
    </w:lvl>
    <w:lvl w:ilvl="5" w:tplc="84DC5554" w:tentative="1">
      <w:start w:val="1"/>
      <w:numFmt w:val="bullet"/>
      <w:lvlText w:val="•"/>
      <w:lvlJc w:val="left"/>
      <w:pPr>
        <w:tabs>
          <w:tab w:val="num" w:pos="4320"/>
        </w:tabs>
        <w:ind w:left="4320" w:hanging="360"/>
      </w:pPr>
      <w:rPr>
        <w:rFonts w:ascii="Arial" w:hAnsi="Arial" w:hint="default"/>
      </w:rPr>
    </w:lvl>
    <w:lvl w:ilvl="6" w:tplc="D8D27562" w:tentative="1">
      <w:start w:val="1"/>
      <w:numFmt w:val="bullet"/>
      <w:lvlText w:val="•"/>
      <w:lvlJc w:val="left"/>
      <w:pPr>
        <w:tabs>
          <w:tab w:val="num" w:pos="5040"/>
        </w:tabs>
        <w:ind w:left="5040" w:hanging="360"/>
      </w:pPr>
      <w:rPr>
        <w:rFonts w:ascii="Arial" w:hAnsi="Arial" w:hint="default"/>
      </w:rPr>
    </w:lvl>
    <w:lvl w:ilvl="7" w:tplc="9CEA6E30" w:tentative="1">
      <w:start w:val="1"/>
      <w:numFmt w:val="bullet"/>
      <w:lvlText w:val="•"/>
      <w:lvlJc w:val="left"/>
      <w:pPr>
        <w:tabs>
          <w:tab w:val="num" w:pos="5760"/>
        </w:tabs>
        <w:ind w:left="5760" w:hanging="360"/>
      </w:pPr>
      <w:rPr>
        <w:rFonts w:ascii="Arial" w:hAnsi="Arial" w:hint="default"/>
      </w:rPr>
    </w:lvl>
    <w:lvl w:ilvl="8" w:tplc="905EFD3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07D2AEC"/>
    <w:multiLevelType w:val="multilevel"/>
    <w:tmpl w:val="407D2AE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1510FE3"/>
    <w:multiLevelType w:val="multilevel"/>
    <w:tmpl w:val="41510FE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5BD266C"/>
    <w:multiLevelType w:val="multilevel"/>
    <w:tmpl w:val="45BD26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738035C"/>
    <w:multiLevelType w:val="multilevel"/>
    <w:tmpl w:val="4738035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9230AE1"/>
    <w:multiLevelType w:val="multilevel"/>
    <w:tmpl w:val="49230AE1"/>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720"/>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0" w15:restartNumberingAfterBreak="0">
    <w:nsid w:val="4D1E3C90"/>
    <w:multiLevelType w:val="hybridMultilevel"/>
    <w:tmpl w:val="39500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06F6D08"/>
    <w:multiLevelType w:val="multilevel"/>
    <w:tmpl w:val="506F6D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1514681"/>
    <w:multiLevelType w:val="multilevel"/>
    <w:tmpl w:val="5151468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9717D23"/>
    <w:multiLevelType w:val="multilevel"/>
    <w:tmpl w:val="59717D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AEE2A17"/>
    <w:multiLevelType w:val="multilevel"/>
    <w:tmpl w:val="5AEE2A17"/>
    <w:lvl w:ilvl="0">
      <w:start w:val="1"/>
      <w:numFmt w:val="bullet"/>
      <w:lvlText w:val=""/>
      <w:lvlJc w:val="left"/>
      <w:pPr>
        <w:ind w:left="720" w:hanging="360"/>
      </w:pPr>
      <w:rPr>
        <w:rFonts w:ascii="Symbol" w:hAnsi="Symbol" w:hint="default"/>
      </w:rPr>
    </w:lvl>
    <w:lvl w:ilvl="1">
      <w:numFmt w:val="bullet"/>
      <w:lvlText w:val=""/>
      <w:lvlJc w:val="left"/>
      <w:pPr>
        <w:ind w:left="1440" w:hanging="360"/>
      </w:pPr>
      <w:rPr>
        <w:rFonts w:ascii="Wingdings" w:eastAsiaTheme="minorEastAsia" w:hAnsi="Wingdings" w:cstheme="minorBidi"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B2D1757"/>
    <w:multiLevelType w:val="multilevel"/>
    <w:tmpl w:val="5B2D175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B8B1B10"/>
    <w:multiLevelType w:val="multilevel"/>
    <w:tmpl w:val="5B8B1B1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F4F2E0F"/>
    <w:multiLevelType w:val="hybridMultilevel"/>
    <w:tmpl w:val="84A2C10E"/>
    <w:lvl w:ilvl="0" w:tplc="E4705B2A">
      <w:start w:val="1"/>
      <w:numFmt w:val="bullet"/>
      <w:lvlText w:val="•"/>
      <w:lvlJc w:val="left"/>
      <w:pPr>
        <w:tabs>
          <w:tab w:val="num" w:pos="720"/>
        </w:tabs>
        <w:ind w:left="720" w:hanging="360"/>
      </w:pPr>
      <w:rPr>
        <w:rFonts w:ascii="Arial" w:hAnsi="Arial" w:hint="default"/>
      </w:rPr>
    </w:lvl>
    <w:lvl w:ilvl="1" w:tplc="E8943DEA" w:tentative="1">
      <w:start w:val="1"/>
      <w:numFmt w:val="bullet"/>
      <w:lvlText w:val="•"/>
      <w:lvlJc w:val="left"/>
      <w:pPr>
        <w:tabs>
          <w:tab w:val="num" w:pos="1440"/>
        </w:tabs>
        <w:ind w:left="1440" w:hanging="360"/>
      </w:pPr>
      <w:rPr>
        <w:rFonts w:ascii="Arial" w:hAnsi="Arial" w:hint="default"/>
      </w:rPr>
    </w:lvl>
    <w:lvl w:ilvl="2" w:tplc="8DE624D8" w:tentative="1">
      <w:start w:val="1"/>
      <w:numFmt w:val="bullet"/>
      <w:lvlText w:val="•"/>
      <w:lvlJc w:val="left"/>
      <w:pPr>
        <w:tabs>
          <w:tab w:val="num" w:pos="2160"/>
        </w:tabs>
        <w:ind w:left="2160" w:hanging="360"/>
      </w:pPr>
      <w:rPr>
        <w:rFonts w:ascii="Arial" w:hAnsi="Arial" w:hint="default"/>
      </w:rPr>
    </w:lvl>
    <w:lvl w:ilvl="3" w:tplc="F4CCE6FA" w:tentative="1">
      <w:start w:val="1"/>
      <w:numFmt w:val="bullet"/>
      <w:lvlText w:val="•"/>
      <w:lvlJc w:val="left"/>
      <w:pPr>
        <w:tabs>
          <w:tab w:val="num" w:pos="2880"/>
        </w:tabs>
        <w:ind w:left="2880" w:hanging="360"/>
      </w:pPr>
      <w:rPr>
        <w:rFonts w:ascii="Arial" w:hAnsi="Arial" w:hint="default"/>
      </w:rPr>
    </w:lvl>
    <w:lvl w:ilvl="4" w:tplc="8C9CB4B0" w:tentative="1">
      <w:start w:val="1"/>
      <w:numFmt w:val="bullet"/>
      <w:lvlText w:val="•"/>
      <w:lvlJc w:val="left"/>
      <w:pPr>
        <w:tabs>
          <w:tab w:val="num" w:pos="3600"/>
        </w:tabs>
        <w:ind w:left="3600" w:hanging="360"/>
      </w:pPr>
      <w:rPr>
        <w:rFonts w:ascii="Arial" w:hAnsi="Arial" w:hint="default"/>
      </w:rPr>
    </w:lvl>
    <w:lvl w:ilvl="5" w:tplc="3CFE2FDA" w:tentative="1">
      <w:start w:val="1"/>
      <w:numFmt w:val="bullet"/>
      <w:lvlText w:val="•"/>
      <w:lvlJc w:val="left"/>
      <w:pPr>
        <w:tabs>
          <w:tab w:val="num" w:pos="4320"/>
        </w:tabs>
        <w:ind w:left="4320" w:hanging="360"/>
      </w:pPr>
      <w:rPr>
        <w:rFonts w:ascii="Arial" w:hAnsi="Arial" w:hint="default"/>
      </w:rPr>
    </w:lvl>
    <w:lvl w:ilvl="6" w:tplc="0AEC4326" w:tentative="1">
      <w:start w:val="1"/>
      <w:numFmt w:val="bullet"/>
      <w:lvlText w:val="•"/>
      <w:lvlJc w:val="left"/>
      <w:pPr>
        <w:tabs>
          <w:tab w:val="num" w:pos="5040"/>
        </w:tabs>
        <w:ind w:left="5040" w:hanging="360"/>
      </w:pPr>
      <w:rPr>
        <w:rFonts w:ascii="Arial" w:hAnsi="Arial" w:hint="default"/>
      </w:rPr>
    </w:lvl>
    <w:lvl w:ilvl="7" w:tplc="750E33D0" w:tentative="1">
      <w:start w:val="1"/>
      <w:numFmt w:val="bullet"/>
      <w:lvlText w:val="•"/>
      <w:lvlJc w:val="left"/>
      <w:pPr>
        <w:tabs>
          <w:tab w:val="num" w:pos="5760"/>
        </w:tabs>
        <w:ind w:left="5760" w:hanging="360"/>
      </w:pPr>
      <w:rPr>
        <w:rFonts w:ascii="Arial" w:hAnsi="Arial" w:hint="default"/>
      </w:rPr>
    </w:lvl>
    <w:lvl w:ilvl="8" w:tplc="3ED4A9F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3AB52CD"/>
    <w:multiLevelType w:val="hybridMultilevel"/>
    <w:tmpl w:val="7EF2A750"/>
    <w:lvl w:ilvl="0" w:tplc="1AAED956">
      <w:start w:val="1"/>
      <w:numFmt w:val="bullet"/>
      <w:lvlText w:val="•"/>
      <w:lvlJc w:val="left"/>
      <w:pPr>
        <w:tabs>
          <w:tab w:val="num" w:pos="720"/>
        </w:tabs>
        <w:ind w:left="720" w:hanging="360"/>
      </w:pPr>
      <w:rPr>
        <w:rFonts w:ascii="Arial" w:hAnsi="Arial" w:hint="default"/>
      </w:rPr>
    </w:lvl>
    <w:lvl w:ilvl="1" w:tplc="4E72C41C" w:tentative="1">
      <w:start w:val="1"/>
      <w:numFmt w:val="bullet"/>
      <w:lvlText w:val="•"/>
      <w:lvlJc w:val="left"/>
      <w:pPr>
        <w:tabs>
          <w:tab w:val="num" w:pos="1440"/>
        </w:tabs>
        <w:ind w:left="1440" w:hanging="360"/>
      </w:pPr>
      <w:rPr>
        <w:rFonts w:ascii="Arial" w:hAnsi="Arial" w:hint="default"/>
      </w:rPr>
    </w:lvl>
    <w:lvl w:ilvl="2" w:tplc="E8440A90" w:tentative="1">
      <w:start w:val="1"/>
      <w:numFmt w:val="bullet"/>
      <w:lvlText w:val="•"/>
      <w:lvlJc w:val="left"/>
      <w:pPr>
        <w:tabs>
          <w:tab w:val="num" w:pos="2160"/>
        </w:tabs>
        <w:ind w:left="2160" w:hanging="360"/>
      </w:pPr>
      <w:rPr>
        <w:rFonts w:ascii="Arial" w:hAnsi="Arial" w:hint="default"/>
      </w:rPr>
    </w:lvl>
    <w:lvl w:ilvl="3" w:tplc="8C6C80D0" w:tentative="1">
      <w:start w:val="1"/>
      <w:numFmt w:val="bullet"/>
      <w:lvlText w:val="•"/>
      <w:lvlJc w:val="left"/>
      <w:pPr>
        <w:tabs>
          <w:tab w:val="num" w:pos="2880"/>
        </w:tabs>
        <w:ind w:left="2880" w:hanging="360"/>
      </w:pPr>
      <w:rPr>
        <w:rFonts w:ascii="Arial" w:hAnsi="Arial" w:hint="default"/>
      </w:rPr>
    </w:lvl>
    <w:lvl w:ilvl="4" w:tplc="4404C1F4" w:tentative="1">
      <w:start w:val="1"/>
      <w:numFmt w:val="bullet"/>
      <w:lvlText w:val="•"/>
      <w:lvlJc w:val="left"/>
      <w:pPr>
        <w:tabs>
          <w:tab w:val="num" w:pos="3600"/>
        </w:tabs>
        <w:ind w:left="3600" w:hanging="360"/>
      </w:pPr>
      <w:rPr>
        <w:rFonts w:ascii="Arial" w:hAnsi="Arial" w:hint="default"/>
      </w:rPr>
    </w:lvl>
    <w:lvl w:ilvl="5" w:tplc="291A1F76" w:tentative="1">
      <w:start w:val="1"/>
      <w:numFmt w:val="bullet"/>
      <w:lvlText w:val="•"/>
      <w:lvlJc w:val="left"/>
      <w:pPr>
        <w:tabs>
          <w:tab w:val="num" w:pos="4320"/>
        </w:tabs>
        <w:ind w:left="4320" w:hanging="360"/>
      </w:pPr>
      <w:rPr>
        <w:rFonts w:ascii="Arial" w:hAnsi="Arial" w:hint="default"/>
      </w:rPr>
    </w:lvl>
    <w:lvl w:ilvl="6" w:tplc="50B46A4C" w:tentative="1">
      <w:start w:val="1"/>
      <w:numFmt w:val="bullet"/>
      <w:lvlText w:val="•"/>
      <w:lvlJc w:val="left"/>
      <w:pPr>
        <w:tabs>
          <w:tab w:val="num" w:pos="5040"/>
        </w:tabs>
        <w:ind w:left="5040" w:hanging="360"/>
      </w:pPr>
      <w:rPr>
        <w:rFonts w:ascii="Arial" w:hAnsi="Arial" w:hint="default"/>
      </w:rPr>
    </w:lvl>
    <w:lvl w:ilvl="7" w:tplc="6D0E0926" w:tentative="1">
      <w:start w:val="1"/>
      <w:numFmt w:val="bullet"/>
      <w:lvlText w:val="•"/>
      <w:lvlJc w:val="left"/>
      <w:pPr>
        <w:tabs>
          <w:tab w:val="num" w:pos="5760"/>
        </w:tabs>
        <w:ind w:left="5760" w:hanging="360"/>
      </w:pPr>
      <w:rPr>
        <w:rFonts w:ascii="Arial" w:hAnsi="Arial" w:hint="default"/>
      </w:rPr>
    </w:lvl>
    <w:lvl w:ilvl="8" w:tplc="448AF6B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BB5401A"/>
    <w:multiLevelType w:val="hybridMultilevel"/>
    <w:tmpl w:val="21E82898"/>
    <w:lvl w:ilvl="0" w:tplc="EE946398">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F147E5"/>
    <w:multiLevelType w:val="multilevel"/>
    <w:tmpl w:val="6FF147E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709B3C7F"/>
    <w:multiLevelType w:val="hybridMultilevel"/>
    <w:tmpl w:val="13CA9B06"/>
    <w:lvl w:ilvl="0" w:tplc="C82CF25E">
      <w:start w:val="1"/>
      <w:numFmt w:val="bullet"/>
      <w:lvlText w:val="•"/>
      <w:lvlJc w:val="left"/>
      <w:pPr>
        <w:tabs>
          <w:tab w:val="num" w:pos="720"/>
        </w:tabs>
        <w:ind w:left="720" w:hanging="360"/>
      </w:pPr>
      <w:rPr>
        <w:rFonts w:ascii="Arial" w:hAnsi="Arial" w:hint="default"/>
      </w:rPr>
    </w:lvl>
    <w:lvl w:ilvl="1" w:tplc="81A4D92E" w:tentative="1">
      <w:start w:val="1"/>
      <w:numFmt w:val="bullet"/>
      <w:lvlText w:val="•"/>
      <w:lvlJc w:val="left"/>
      <w:pPr>
        <w:tabs>
          <w:tab w:val="num" w:pos="1440"/>
        </w:tabs>
        <w:ind w:left="1440" w:hanging="360"/>
      </w:pPr>
      <w:rPr>
        <w:rFonts w:ascii="Arial" w:hAnsi="Arial" w:hint="default"/>
      </w:rPr>
    </w:lvl>
    <w:lvl w:ilvl="2" w:tplc="6C380E7C" w:tentative="1">
      <w:start w:val="1"/>
      <w:numFmt w:val="bullet"/>
      <w:lvlText w:val="•"/>
      <w:lvlJc w:val="left"/>
      <w:pPr>
        <w:tabs>
          <w:tab w:val="num" w:pos="2160"/>
        </w:tabs>
        <w:ind w:left="2160" w:hanging="360"/>
      </w:pPr>
      <w:rPr>
        <w:rFonts w:ascii="Arial" w:hAnsi="Arial" w:hint="default"/>
      </w:rPr>
    </w:lvl>
    <w:lvl w:ilvl="3" w:tplc="2C1CB996" w:tentative="1">
      <w:start w:val="1"/>
      <w:numFmt w:val="bullet"/>
      <w:lvlText w:val="•"/>
      <w:lvlJc w:val="left"/>
      <w:pPr>
        <w:tabs>
          <w:tab w:val="num" w:pos="2880"/>
        </w:tabs>
        <w:ind w:left="2880" w:hanging="360"/>
      </w:pPr>
      <w:rPr>
        <w:rFonts w:ascii="Arial" w:hAnsi="Arial" w:hint="default"/>
      </w:rPr>
    </w:lvl>
    <w:lvl w:ilvl="4" w:tplc="3D540A5C" w:tentative="1">
      <w:start w:val="1"/>
      <w:numFmt w:val="bullet"/>
      <w:lvlText w:val="•"/>
      <w:lvlJc w:val="left"/>
      <w:pPr>
        <w:tabs>
          <w:tab w:val="num" w:pos="3600"/>
        </w:tabs>
        <w:ind w:left="3600" w:hanging="360"/>
      </w:pPr>
      <w:rPr>
        <w:rFonts w:ascii="Arial" w:hAnsi="Arial" w:hint="default"/>
      </w:rPr>
    </w:lvl>
    <w:lvl w:ilvl="5" w:tplc="BBE6D656" w:tentative="1">
      <w:start w:val="1"/>
      <w:numFmt w:val="bullet"/>
      <w:lvlText w:val="•"/>
      <w:lvlJc w:val="left"/>
      <w:pPr>
        <w:tabs>
          <w:tab w:val="num" w:pos="4320"/>
        </w:tabs>
        <w:ind w:left="4320" w:hanging="360"/>
      </w:pPr>
      <w:rPr>
        <w:rFonts w:ascii="Arial" w:hAnsi="Arial" w:hint="default"/>
      </w:rPr>
    </w:lvl>
    <w:lvl w:ilvl="6" w:tplc="35B6E102" w:tentative="1">
      <w:start w:val="1"/>
      <w:numFmt w:val="bullet"/>
      <w:lvlText w:val="•"/>
      <w:lvlJc w:val="left"/>
      <w:pPr>
        <w:tabs>
          <w:tab w:val="num" w:pos="5040"/>
        </w:tabs>
        <w:ind w:left="5040" w:hanging="360"/>
      </w:pPr>
      <w:rPr>
        <w:rFonts w:ascii="Arial" w:hAnsi="Arial" w:hint="default"/>
      </w:rPr>
    </w:lvl>
    <w:lvl w:ilvl="7" w:tplc="96E0883A" w:tentative="1">
      <w:start w:val="1"/>
      <w:numFmt w:val="bullet"/>
      <w:lvlText w:val="•"/>
      <w:lvlJc w:val="left"/>
      <w:pPr>
        <w:tabs>
          <w:tab w:val="num" w:pos="5760"/>
        </w:tabs>
        <w:ind w:left="5760" w:hanging="360"/>
      </w:pPr>
      <w:rPr>
        <w:rFonts w:ascii="Arial" w:hAnsi="Arial" w:hint="default"/>
      </w:rPr>
    </w:lvl>
    <w:lvl w:ilvl="8" w:tplc="848C98A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3637CA6"/>
    <w:multiLevelType w:val="multilevel"/>
    <w:tmpl w:val="73637CA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77780828"/>
    <w:multiLevelType w:val="hybridMultilevel"/>
    <w:tmpl w:val="4C5824B8"/>
    <w:lvl w:ilvl="0" w:tplc="24B2106E">
      <w:start w:val="1"/>
      <w:numFmt w:val="bullet"/>
      <w:lvlText w:val="•"/>
      <w:lvlJc w:val="left"/>
      <w:pPr>
        <w:tabs>
          <w:tab w:val="num" w:pos="720"/>
        </w:tabs>
        <w:ind w:left="720" w:hanging="360"/>
      </w:pPr>
      <w:rPr>
        <w:rFonts w:ascii="Arial" w:hAnsi="Arial" w:hint="default"/>
      </w:rPr>
    </w:lvl>
    <w:lvl w:ilvl="1" w:tplc="BB2C2178">
      <w:start w:val="710"/>
      <w:numFmt w:val="bullet"/>
      <w:lvlText w:val="•"/>
      <w:lvlJc w:val="left"/>
      <w:pPr>
        <w:tabs>
          <w:tab w:val="num" w:pos="1440"/>
        </w:tabs>
        <w:ind w:left="1440" w:hanging="360"/>
      </w:pPr>
      <w:rPr>
        <w:rFonts w:ascii="Arial" w:hAnsi="Arial" w:hint="default"/>
      </w:rPr>
    </w:lvl>
    <w:lvl w:ilvl="2" w:tplc="47EEC6E6" w:tentative="1">
      <w:start w:val="1"/>
      <w:numFmt w:val="bullet"/>
      <w:lvlText w:val="•"/>
      <w:lvlJc w:val="left"/>
      <w:pPr>
        <w:tabs>
          <w:tab w:val="num" w:pos="2160"/>
        </w:tabs>
        <w:ind w:left="2160" w:hanging="360"/>
      </w:pPr>
      <w:rPr>
        <w:rFonts w:ascii="Arial" w:hAnsi="Arial" w:hint="default"/>
      </w:rPr>
    </w:lvl>
    <w:lvl w:ilvl="3" w:tplc="D7B84DBC" w:tentative="1">
      <w:start w:val="1"/>
      <w:numFmt w:val="bullet"/>
      <w:lvlText w:val="•"/>
      <w:lvlJc w:val="left"/>
      <w:pPr>
        <w:tabs>
          <w:tab w:val="num" w:pos="2880"/>
        </w:tabs>
        <w:ind w:left="2880" w:hanging="360"/>
      </w:pPr>
      <w:rPr>
        <w:rFonts w:ascii="Arial" w:hAnsi="Arial" w:hint="default"/>
      </w:rPr>
    </w:lvl>
    <w:lvl w:ilvl="4" w:tplc="BDACE4CA" w:tentative="1">
      <w:start w:val="1"/>
      <w:numFmt w:val="bullet"/>
      <w:lvlText w:val="•"/>
      <w:lvlJc w:val="left"/>
      <w:pPr>
        <w:tabs>
          <w:tab w:val="num" w:pos="3600"/>
        </w:tabs>
        <w:ind w:left="3600" w:hanging="360"/>
      </w:pPr>
      <w:rPr>
        <w:rFonts w:ascii="Arial" w:hAnsi="Arial" w:hint="default"/>
      </w:rPr>
    </w:lvl>
    <w:lvl w:ilvl="5" w:tplc="BA92F7E6" w:tentative="1">
      <w:start w:val="1"/>
      <w:numFmt w:val="bullet"/>
      <w:lvlText w:val="•"/>
      <w:lvlJc w:val="left"/>
      <w:pPr>
        <w:tabs>
          <w:tab w:val="num" w:pos="4320"/>
        </w:tabs>
        <w:ind w:left="4320" w:hanging="360"/>
      </w:pPr>
      <w:rPr>
        <w:rFonts w:ascii="Arial" w:hAnsi="Arial" w:hint="default"/>
      </w:rPr>
    </w:lvl>
    <w:lvl w:ilvl="6" w:tplc="F856ADC2" w:tentative="1">
      <w:start w:val="1"/>
      <w:numFmt w:val="bullet"/>
      <w:lvlText w:val="•"/>
      <w:lvlJc w:val="left"/>
      <w:pPr>
        <w:tabs>
          <w:tab w:val="num" w:pos="5040"/>
        </w:tabs>
        <w:ind w:left="5040" w:hanging="360"/>
      </w:pPr>
      <w:rPr>
        <w:rFonts w:ascii="Arial" w:hAnsi="Arial" w:hint="default"/>
      </w:rPr>
    </w:lvl>
    <w:lvl w:ilvl="7" w:tplc="A0D0E376" w:tentative="1">
      <w:start w:val="1"/>
      <w:numFmt w:val="bullet"/>
      <w:lvlText w:val="•"/>
      <w:lvlJc w:val="left"/>
      <w:pPr>
        <w:tabs>
          <w:tab w:val="num" w:pos="5760"/>
        </w:tabs>
        <w:ind w:left="5760" w:hanging="360"/>
      </w:pPr>
      <w:rPr>
        <w:rFonts w:ascii="Arial" w:hAnsi="Arial" w:hint="default"/>
      </w:rPr>
    </w:lvl>
    <w:lvl w:ilvl="8" w:tplc="D6F294F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8551A97"/>
    <w:multiLevelType w:val="multilevel"/>
    <w:tmpl w:val="78551A9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7BD626D1"/>
    <w:multiLevelType w:val="multilevel"/>
    <w:tmpl w:val="7BD626D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0"/>
  </w:num>
  <w:num w:numId="2">
    <w:abstractNumId w:val="23"/>
  </w:num>
  <w:num w:numId="3">
    <w:abstractNumId w:val="18"/>
  </w:num>
  <w:num w:numId="4">
    <w:abstractNumId w:val="15"/>
  </w:num>
  <w:num w:numId="5">
    <w:abstractNumId w:val="32"/>
  </w:num>
  <w:num w:numId="6">
    <w:abstractNumId w:val="19"/>
  </w:num>
  <w:num w:numId="7">
    <w:abstractNumId w:val="2"/>
  </w:num>
  <w:num w:numId="8">
    <w:abstractNumId w:val="21"/>
  </w:num>
  <w:num w:numId="9">
    <w:abstractNumId w:val="34"/>
  </w:num>
  <w:num w:numId="10">
    <w:abstractNumId w:val="11"/>
  </w:num>
  <w:num w:numId="11">
    <w:abstractNumId w:val="9"/>
  </w:num>
  <w:num w:numId="12">
    <w:abstractNumId w:val="35"/>
  </w:num>
  <w:num w:numId="13">
    <w:abstractNumId w:val="17"/>
  </w:num>
  <w:num w:numId="14">
    <w:abstractNumId w:val="25"/>
  </w:num>
  <w:num w:numId="15">
    <w:abstractNumId w:val="16"/>
  </w:num>
  <w:num w:numId="16">
    <w:abstractNumId w:val="24"/>
  </w:num>
  <w:num w:numId="17">
    <w:abstractNumId w:val="13"/>
  </w:num>
  <w:num w:numId="18">
    <w:abstractNumId w:val="26"/>
  </w:num>
  <w:num w:numId="19">
    <w:abstractNumId w:val="22"/>
  </w:num>
  <w:num w:numId="20">
    <w:abstractNumId w:val="7"/>
  </w:num>
  <w:num w:numId="21">
    <w:abstractNumId w:val="6"/>
  </w:num>
  <w:num w:numId="22">
    <w:abstractNumId w:val="20"/>
  </w:num>
  <w:num w:numId="23">
    <w:abstractNumId w:val="31"/>
  </w:num>
  <w:num w:numId="24">
    <w:abstractNumId w:val="33"/>
  </w:num>
  <w:num w:numId="25">
    <w:abstractNumId w:val="14"/>
  </w:num>
  <w:num w:numId="26">
    <w:abstractNumId w:val="28"/>
  </w:num>
  <w:num w:numId="27">
    <w:abstractNumId w:val="8"/>
  </w:num>
  <w:num w:numId="28">
    <w:abstractNumId w:val="27"/>
  </w:num>
  <w:num w:numId="29">
    <w:abstractNumId w:val="0"/>
  </w:num>
  <w:num w:numId="30">
    <w:abstractNumId w:val="3"/>
  </w:num>
  <w:num w:numId="31">
    <w:abstractNumId w:val="10"/>
  </w:num>
  <w:num w:numId="32">
    <w:abstractNumId w:val="12"/>
  </w:num>
  <w:num w:numId="33">
    <w:abstractNumId w:val="1"/>
  </w:num>
  <w:num w:numId="34">
    <w:abstractNumId w:val="4"/>
  </w:num>
  <w:num w:numId="35">
    <w:abstractNumId w:val="5"/>
  </w:num>
  <w:num w:numId="36">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 P">
    <w15:presenceInfo w15:providerId="Windows Live" w15:userId="d4179bb26297c684"/>
  </w15:person>
  <w15:person w15:author="Microsoft Office User">
    <w15:presenceInfo w15:providerId="None" w15:userId="Microsoft Office User"/>
  </w15:person>
  <w15:person w15:author="gountakos">
    <w15:presenceInfo w15:providerId="None" w15:userId="gountak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trackRevisions/>
  <w:defaultTabStop w:val="720"/>
  <w:hyphenationZone w:val="283"/>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15F"/>
    <w:rsid w:val="957BFF3D"/>
    <w:rsid w:val="977BE768"/>
    <w:rsid w:val="97EF9863"/>
    <w:rsid w:val="9BFD58C0"/>
    <w:rsid w:val="BDFBEBFF"/>
    <w:rsid w:val="DEEE9D26"/>
    <w:rsid w:val="DFEF6406"/>
    <w:rsid w:val="ED6FBC98"/>
    <w:rsid w:val="ED7F3D32"/>
    <w:rsid w:val="EEDD53F5"/>
    <w:rsid w:val="EFB75C37"/>
    <w:rsid w:val="F3F6A79E"/>
    <w:rsid w:val="FDAF5567"/>
    <w:rsid w:val="FDF7295D"/>
    <w:rsid w:val="FDFB314B"/>
    <w:rsid w:val="FDFBC263"/>
    <w:rsid w:val="FDFBF756"/>
    <w:rsid w:val="FF53EAE1"/>
    <w:rsid w:val="FF5EEA86"/>
    <w:rsid w:val="FFFF4A5F"/>
    <w:rsid w:val="00000348"/>
    <w:rsid w:val="00011799"/>
    <w:rsid w:val="000126F3"/>
    <w:rsid w:val="00013D81"/>
    <w:rsid w:val="00015670"/>
    <w:rsid w:val="00015A11"/>
    <w:rsid w:val="00024E62"/>
    <w:rsid w:val="0003400C"/>
    <w:rsid w:val="0004760D"/>
    <w:rsid w:val="00055FAC"/>
    <w:rsid w:val="00062EE6"/>
    <w:rsid w:val="00065AA7"/>
    <w:rsid w:val="000675BE"/>
    <w:rsid w:val="00071A6F"/>
    <w:rsid w:val="0007358D"/>
    <w:rsid w:val="00083C32"/>
    <w:rsid w:val="00084D5B"/>
    <w:rsid w:val="000A66DC"/>
    <w:rsid w:val="000A78B9"/>
    <w:rsid w:val="000B3E1B"/>
    <w:rsid w:val="000C1FFF"/>
    <w:rsid w:val="000C42A8"/>
    <w:rsid w:val="000E26EF"/>
    <w:rsid w:val="000E3D02"/>
    <w:rsid w:val="000E49FB"/>
    <w:rsid w:val="000E7BA1"/>
    <w:rsid w:val="000E7C8F"/>
    <w:rsid w:val="001031D5"/>
    <w:rsid w:val="00114077"/>
    <w:rsid w:val="001248D7"/>
    <w:rsid w:val="00130BE4"/>
    <w:rsid w:val="00130DF3"/>
    <w:rsid w:val="00133D1C"/>
    <w:rsid w:val="00145886"/>
    <w:rsid w:val="00154717"/>
    <w:rsid w:val="00155520"/>
    <w:rsid w:val="00163089"/>
    <w:rsid w:val="0016361B"/>
    <w:rsid w:val="0016790F"/>
    <w:rsid w:val="0017004C"/>
    <w:rsid w:val="00172C70"/>
    <w:rsid w:val="00176492"/>
    <w:rsid w:val="001A136B"/>
    <w:rsid w:val="001A16BC"/>
    <w:rsid w:val="001A1820"/>
    <w:rsid w:val="001A40D3"/>
    <w:rsid w:val="001A5C89"/>
    <w:rsid w:val="001A7755"/>
    <w:rsid w:val="001B032E"/>
    <w:rsid w:val="001D0F68"/>
    <w:rsid w:val="001D1D56"/>
    <w:rsid w:val="001D7569"/>
    <w:rsid w:val="001E33AA"/>
    <w:rsid w:val="001E359E"/>
    <w:rsid w:val="001E3BEF"/>
    <w:rsid w:val="001E4D41"/>
    <w:rsid w:val="001F132D"/>
    <w:rsid w:val="001F17BE"/>
    <w:rsid w:val="001F6050"/>
    <w:rsid w:val="00210FA1"/>
    <w:rsid w:val="00241554"/>
    <w:rsid w:val="00243BC1"/>
    <w:rsid w:val="00247903"/>
    <w:rsid w:val="002571C0"/>
    <w:rsid w:val="00264310"/>
    <w:rsid w:val="00264EBF"/>
    <w:rsid w:val="002823EA"/>
    <w:rsid w:val="002A0817"/>
    <w:rsid w:val="002A6CDA"/>
    <w:rsid w:val="002B1C4D"/>
    <w:rsid w:val="002D0BE1"/>
    <w:rsid w:val="002D42E0"/>
    <w:rsid w:val="002D7306"/>
    <w:rsid w:val="002D7C56"/>
    <w:rsid w:val="002E1F46"/>
    <w:rsid w:val="0030085F"/>
    <w:rsid w:val="00310678"/>
    <w:rsid w:val="00314E49"/>
    <w:rsid w:val="003154C3"/>
    <w:rsid w:val="00320969"/>
    <w:rsid w:val="003347BF"/>
    <w:rsid w:val="0033484B"/>
    <w:rsid w:val="00340360"/>
    <w:rsid w:val="00345A93"/>
    <w:rsid w:val="00360529"/>
    <w:rsid w:val="00371FA2"/>
    <w:rsid w:val="003807C0"/>
    <w:rsid w:val="0039297E"/>
    <w:rsid w:val="00395317"/>
    <w:rsid w:val="003A7D3A"/>
    <w:rsid w:val="003B75E7"/>
    <w:rsid w:val="003B78D0"/>
    <w:rsid w:val="003D46F8"/>
    <w:rsid w:val="003D6C81"/>
    <w:rsid w:val="003E2E43"/>
    <w:rsid w:val="003F0F46"/>
    <w:rsid w:val="00401134"/>
    <w:rsid w:val="00402D1C"/>
    <w:rsid w:val="00421092"/>
    <w:rsid w:val="0042150A"/>
    <w:rsid w:val="00424EA9"/>
    <w:rsid w:val="00426B16"/>
    <w:rsid w:val="004422E8"/>
    <w:rsid w:val="00444379"/>
    <w:rsid w:val="0044535B"/>
    <w:rsid w:val="00464E7F"/>
    <w:rsid w:val="00465BC4"/>
    <w:rsid w:val="0046760C"/>
    <w:rsid w:val="00472CED"/>
    <w:rsid w:val="00473153"/>
    <w:rsid w:val="004751E3"/>
    <w:rsid w:val="00476E26"/>
    <w:rsid w:val="00481FCA"/>
    <w:rsid w:val="004867D8"/>
    <w:rsid w:val="00490A87"/>
    <w:rsid w:val="004926E7"/>
    <w:rsid w:val="004A0284"/>
    <w:rsid w:val="004B67F1"/>
    <w:rsid w:val="004D0045"/>
    <w:rsid w:val="004D1E08"/>
    <w:rsid w:val="004D290D"/>
    <w:rsid w:val="004D5042"/>
    <w:rsid w:val="004E1E56"/>
    <w:rsid w:val="004F351F"/>
    <w:rsid w:val="004F3900"/>
    <w:rsid w:val="004F3C76"/>
    <w:rsid w:val="004F59C8"/>
    <w:rsid w:val="005045F0"/>
    <w:rsid w:val="00516FE0"/>
    <w:rsid w:val="00524254"/>
    <w:rsid w:val="00524A96"/>
    <w:rsid w:val="00525408"/>
    <w:rsid w:val="00526D83"/>
    <w:rsid w:val="00531DCF"/>
    <w:rsid w:val="00531EDE"/>
    <w:rsid w:val="00533EF9"/>
    <w:rsid w:val="00535496"/>
    <w:rsid w:val="00541D6E"/>
    <w:rsid w:val="00544CDC"/>
    <w:rsid w:val="00573252"/>
    <w:rsid w:val="00573EED"/>
    <w:rsid w:val="0058361F"/>
    <w:rsid w:val="00584981"/>
    <w:rsid w:val="00585478"/>
    <w:rsid w:val="0059240C"/>
    <w:rsid w:val="00597DB9"/>
    <w:rsid w:val="005A4F8F"/>
    <w:rsid w:val="005C637D"/>
    <w:rsid w:val="005D15C2"/>
    <w:rsid w:val="005D4090"/>
    <w:rsid w:val="005D5B7C"/>
    <w:rsid w:val="005E0D47"/>
    <w:rsid w:val="005E26C1"/>
    <w:rsid w:val="005F4A1F"/>
    <w:rsid w:val="00602D4C"/>
    <w:rsid w:val="006146B4"/>
    <w:rsid w:val="00615314"/>
    <w:rsid w:val="00615F0C"/>
    <w:rsid w:val="00630AC3"/>
    <w:rsid w:val="00632A12"/>
    <w:rsid w:val="0063318E"/>
    <w:rsid w:val="00634AE2"/>
    <w:rsid w:val="00636F3B"/>
    <w:rsid w:val="0064318F"/>
    <w:rsid w:val="00655787"/>
    <w:rsid w:val="00665F02"/>
    <w:rsid w:val="00670624"/>
    <w:rsid w:val="0068214E"/>
    <w:rsid w:val="00685DFB"/>
    <w:rsid w:val="006B0832"/>
    <w:rsid w:val="006B1353"/>
    <w:rsid w:val="006B3CE3"/>
    <w:rsid w:val="006E7998"/>
    <w:rsid w:val="006E79A1"/>
    <w:rsid w:val="00742D0E"/>
    <w:rsid w:val="00746AB3"/>
    <w:rsid w:val="007534E8"/>
    <w:rsid w:val="007570A4"/>
    <w:rsid w:val="007644FA"/>
    <w:rsid w:val="00765354"/>
    <w:rsid w:val="0078144F"/>
    <w:rsid w:val="00781FB0"/>
    <w:rsid w:val="007841BA"/>
    <w:rsid w:val="00784B7B"/>
    <w:rsid w:val="007858B5"/>
    <w:rsid w:val="007A211C"/>
    <w:rsid w:val="007B7AC9"/>
    <w:rsid w:val="007C4862"/>
    <w:rsid w:val="007E23A6"/>
    <w:rsid w:val="007E3841"/>
    <w:rsid w:val="007F2105"/>
    <w:rsid w:val="007F415C"/>
    <w:rsid w:val="0080728D"/>
    <w:rsid w:val="0081621D"/>
    <w:rsid w:val="008462B5"/>
    <w:rsid w:val="00847554"/>
    <w:rsid w:val="0084790D"/>
    <w:rsid w:val="00847B6A"/>
    <w:rsid w:val="008540ED"/>
    <w:rsid w:val="008824C3"/>
    <w:rsid w:val="008840EA"/>
    <w:rsid w:val="0088639F"/>
    <w:rsid w:val="00895E5D"/>
    <w:rsid w:val="008A2245"/>
    <w:rsid w:val="008A4251"/>
    <w:rsid w:val="008B18C3"/>
    <w:rsid w:val="008B438F"/>
    <w:rsid w:val="008C0844"/>
    <w:rsid w:val="008C37B8"/>
    <w:rsid w:val="008D2CD8"/>
    <w:rsid w:val="008E28B4"/>
    <w:rsid w:val="008E7732"/>
    <w:rsid w:val="008F7FCF"/>
    <w:rsid w:val="00901C79"/>
    <w:rsid w:val="0090544A"/>
    <w:rsid w:val="009168CE"/>
    <w:rsid w:val="009259D4"/>
    <w:rsid w:val="00927102"/>
    <w:rsid w:val="009303A9"/>
    <w:rsid w:val="009369CC"/>
    <w:rsid w:val="0094038D"/>
    <w:rsid w:val="00943E25"/>
    <w:rsid w:val="00945234"/>
    <w:rsid w:val="00945BEF"/>
    <w:rsid w:val="0095025A"/>
    <w:rsid w:val="00957174"/>
    <w:rsid w:val="00957AD7"/>
    <w:rsid w:val="009720CA"/>
    <w:rsid w:val="00973AA1"/>
    <w:rsid w:val="00994E84"/>
    <w:rsid w:val="009B106A"/>
    <w:rsid w:val="009B6DEA"/>
    <w:rsid w:val="009C15BD"/>
    <w:rsid w:val="009C3AFF"/>
    <w:rsid w:val="009C591E"/>
    <w:rsid w:val="009D03B5"/>
    <w:rsid w:val="009D30F8"/>
    <w:rsid w:val="009E315F"/>
    <w:rsid w:val="009F3192"/>
    <w:rsid w:val="00A1165A"/>
    <w:rsid w:val="00A25D40"/>
    <w:rsid w:val="00A26405"/>
    <w:rsid w:val="00A26445"/>
    <w:rsid w:val="00A26C0D"/>
    <w:rsid w:val="00A3027B"/>
    <w:rsid w:val="00A557BB"/>
    <w:rsid w:val="00A745AD"/>
    <w:rsid w:val="00A754AA"/>
    <w:rsid w:val="00A855E4"/>
    <w:rsid w:val="00A87585"/>
    <w:rsid w:val="00A958B0"/>
    <w:rsid w:val="00A96C16"/>
    <w:rsid w:val="00AA5C1B"/>
    <w:rsid w:val="00AB6375"/>
    <w:rsid w:val="00AC18C5"/>
    <w:rsid w:val="00AC7EFF"/>
    <w:rsid w:val="00AD06BC"/>
    <w:rsid w:val="00AE07CF"/>
    <w:rsid w:val="00AE5CCB"/>
    <w:rsid w:val="00AE6E92"/>
    <w:rsid w:val="00AE732D"/>
    <w:rsid w:val="00AE7AE3"/>
    <w:rsid w:val="00B12BB4"/>
    <w:rsid w:val="00B15C56"/>
    <w:rsid w:val="00B1625F"/>
    <w:rsid w:val="00B17809"/>
    <w:rsid w:val="00B23EB1"/>
    <w:rsid w:val="00B326ED"/>
    <w:rsid w:val="00B3665E"/>
    <w:rsid w:val="00B514FA"/>
    <w:rsid w:val="00B6117B"/>
    <w:rsid w:val="00B64A4E"/>
    <w:rsid w:val="00B64C02"/>
    <w:rsid w:val="00B66095"/>
    <w:rsid w:val="00B67092"/>
    <w:rsid w:val="00B71B0B"/>
    <w:rsid w:val="00B84B9D"/>
    <w:rsid w:val="00B946AB"/>
    <w:rsid w:val="00BA1B76"/>
    <w:rsid w:val="00BB777D"/>
    <w:rsid w:val="00BC0272"/>
    <w:rsid w:val="00BC2748"/>
    <w:rsid w:val="00BD1B46"/>
    <w:rsid w:val="00BD418D"/>
    <w:rsid w:val="00BE00EA"/>
    <w:rsid w:val="00BE162A"/>
    <w:rsid w:val="00C10AF9"/>
    <w:rsid w:val="00C2517D"/>
    <w:rsid w:val="00C35C9B"/>
    <w:rsid w:val="00C43871"/>
    <w:rsid w:val="00C460D5"/>
    <w:rsid w:val="00C5038A"/>
    <w:rsid w:val="00C51D23"/>
    <w:rsid w:val="00C54364"/>
    <w:rsid w:val="00C6362E"/>
    <w:rsid w:val="00C67395"/>
    <w:rsid w:val="00C70FEE"/>
    <w:rsid w:val="00C740DC"/>
    <w:rsid w:val="00C77BDF"/>
    <w:rsid w:val="00C818B4"/>
    <w:rsid w:val="00C83738"/>
    <w:rsid w:val="00C909E9"/>
    <w:rsid w:val="00CA3727"/>
    <w:rsid w:val="00CB0569"/>
    <w:rsid w:val="00CB3FA0"/>
    <w:rsid w:val="00CD53D7"/>
    <w:rsid w:val="00CD67E0"/>
    <w:rsid w:val="00CE3096"/>
    <w:rsid w:val="00CE3D42"/>
    <w:rsid w:val="00CE5B6F"/>
    <w:rsid w:val="00CF4708"/>
    <w:rsid w:val="00CF6D9E"/>
    <w:rsid w:val="00CF6F12"/>
    <w:rsid w:val="00D07662"/>
    <w:rsid w:val="00D113BC"/>
    <w:rsid w:val="00D13A3B"/>
    <w:rsid w:val="00D14256"/>
    <w:rsid w:val="00D15748"/>
    <w:rsid w:val="00D17CB1"/>
    <w:rsid w:val="00D2597E"/>
    <w:rsid w:val="00D268FF"/>
    <w:rsid w:val="00D37074"/>
    <w:rsid w:val="00D40B02"/>
    <w:rsid w:val="00D44D87"/>
    <w:rsid w:val="00D47A29"/>
    <w:rsid w:val="00D5007F"/>
    <w:rsid w:val="00D5626F"/>
    <w:rsid w:val="00D5716A"/>
    <w:rsid w:val="00D60588"/>
    <w:rsid w:val="00D62E55"/>
    <w:rsid w:val="00D66F25"/>
    <w:rsid w:val="00D70583"/>
    <w:rsid w:val="00D97DF9"/>
    <w:rsid w:val="00DA5836"/>
    <w:rsid w:val="00DB2B59"/>
    <w:rsid w:val="00DC4E1F"/>
    <w:rsid w:val="00DC5649"/>
    <w:rsid w:val="00DD2FB9"/>
    <w:rsid w:val="00DD6B10"/>
    <w:rsid w:val="00DE4011"/>
    <w:rsid w:val="00DE5903"/>
    <w:rsid w:val="00DF420B"/>
    <w:rsid w:val="00E0768A"/>
    <w:rsid w:val="00E1687D"/>
    <w:rsid w:val="00E23652"/>
    <w:rsid w:val="00E260B6"/>
    <w:rsid w:val="00E37ABD"/>
    <w:rsid w:val="00E62A01"/>
    <w:rsid w:val="00E63CC2"/>
    <w:rsid w:val="00E8580D"/>
    <w:rsid w:val="00E86CB0"/>
    <w:rsid w:val="00E94D33"/>
    <w:rsid w:val="00EA4E93"/>
    <w:rsid w:val="00EA50EE"/>
    <w:rsid w:val="00EB13B5"/>
    <w:rsid w:val="00EC0898"/>
    <w:rsid w:val="00EC1746"/>
    <w:rsid w:val="00ED4ADC"/>
    <w:rsid w:val="00ED57E0"/>
    <w:rsid w:val="00EE6596"/>
    <w:rsid w:val="00F01EC2"/>
    <w:rsid w:val="00F10B86"/>
    <w:rsid w:val="00F267B3"/>
    <w:rsid w:val="00F34037"/>
    <w:rsid w:val="00F44D1C"/>
    <w:rsid w:val="00F55AED"/>
    <w:rsid w:val="00F6443C"/>
    <w:rsid w:val="00F9046C"/>
    <w:rsid w:val="00F92ED0"/>
    <w:rsid w:val="00FA4194"/>
    <w:rsid w:val="00FA64AA"/>
    <w:rsid w:val="00FB5AF9"/>
    <w:rsid w:val="00FB68A4"/>
    <w:rsid w:val="00FE0E7E"/>
    <w:rsid w:val="00FE5924"/>
    <w:rsid w:val="00FF4075"/>
    <w:rsid w:val="1BFBD412"/>
    <w:rsid w:val="1FDF99A7"/>
    <w:rsid w:val="2FFF2147"/>
    <w:rsid w:val="32DF86CA"/>
    <w:rsid w:val="37FE90A5"/>
    <w:rsid w:val="3E7D7C41"/>
    <w:rsid w:val="3F362779"/>
    <w:rsid w:val="3F7D3E1B"/>
    <w:rsid w:val="4B5F5CBD"/>
    <w:rsid w:val="52FFC527"/>
    <w:rsid w:val="553D111E"/>
    <w:rsid w:val="57A7E9AD"/>
    <w:rsid w:val="5BBF0D38"/>
    <w:rsid w:val="66FFEEA8"/>
    <w:rsid w:val="6E772A91"/>
    <w:rsid w:val="77FE7DDC"/>
    <w:rsid w:val="7FBD33E1"/>
    <w:rsid w:val="7FE72A7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59DFCAA1"/>
  <w15:docId w15:val="{263D1359-C1FC-0E4B-AD00-4FC2F9183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qFormat="1"/>
    <w:lsdException w:name="footer" w:qFormat="1"/>
    <w:lsdException w:name="index heading" w:semiHidden="1" w:unhideWhenUsed="1"/>
    <w:lsdException w:name="caption"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jc w:val="both"/>
    </w:pPr>
    <w:rPr>
      <w:rFonts w:asciiTheme="minorHAnsi" w:eastAsiaTheme="minorEastAsia" w:hAnsiTheme="minorHAnsi" w:cstheme="minorBidi"/>
      <w:sz w:val="22"/>
      <w:szCs w:val="22"/>
    </w:rPr>
  </w:style>
  <w:style w:type="paragraph" w:styleId="Heading1">
    <w:name w:val="heading 1"/>
    <w:basedOn w:val="Title"/>
    <w:next w:val="Normal"/>
    <w:link w:val="Heading1Char"/>
    <w:uiPriority w:val="9"/>
    <w:qFormat/>
    <w:pPr>
      <w:numPr>
        <w:numId w:val="1"/>
      </w:numPr>
      <w:outlineLvl w:val="0"/>
    </w:pPr>
  </w:style>
  <w:style w:type="paragraph" w:styleId="Heading2">
    <w:name w:val="heading 2"/>
    <w:basedOn w:val="Normal"/>
    <w:next w:val="Normal"/>
    <w:link w:val="Heading2Char"/>
    <w:uiPriority w:val="9"/>
    <w:unhideWhenUsed/>
    <w:qFormat/>
    <w:pPr>
      <w:keepNext/>
      <w:keepLines/>
      <w:numPr>
        <w:ilvl w:val="1"/>
        <w:numId w:val="1"/>
      </w:numPr>
      <w:spacing w:before="360" w:after="24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pPr>
      <w:keepNext/>
      <w:numPr>
        <w:ilvl w:val="2"/>
        <w:numId w:val="1"/>
      </w:numPr>
      <w:spacing w:before="240" w:line="360" w:lineRule="auto"/>
      <w:ind w:left="720"/>
      <w:outlineLvl w:val="2"/>
    </w:pPr>
    <w:rPr>
      <w:rFonts w:eastAsiaTheme="majorEastAsia" w:cstheme="majorBidi"/>
      <w:b/>
      <w:bCs/>
      <w:sz w:val="24"/>
      <w:lang w:eastAsia="it-IT"/>
    </w:rPr>
  </w:style>
  <w:style w:type="paragraph" w:styleId="Heading4">
    <w:name w:val="heading 4"/>
    <w:basedOn w:val="Normal"/>
    <w:next w:val="Normal"/>
    <w:link w:val="Heading4Char"/>
    <w:uiPriority w:val="9"/>
    <w:unhideWhenUsed/>
    <w:qFormat/>
    <w:pPr>
      <w:keepNext/>
      <w:keepLines/>
      <w:numPr>
        <w:ilvl w:val="3"/>
        <w:numId w:val="1"/>
      </w:numPr>
      <w:spacing w:before="200"/>
      <w:outlineLvl w:val="3"/>
    </w:pPr>
    <w:rPr>
      <w:rFonts w:eastAsiaTheme="majorEastAsia" w:cstheme="majorBidi"/>
      <w:b/>
      <w:bCs/>
      <w:i/>
      <w:iCs/>
    </w:rPr>
  </w:style>
  <w:style w:type="paragraph" w:styleId="Heading5">
    <w:name w:val="heading 5"/>
    <w:basedOn w:val="Normal"/>
    <w:next w:val="Normal"/>
    <w:link w:val="Heading5Char"/>
    <w:uiPriority w:val="9"/>
    <w:unhideWhenUsed/>
    <w:qFormat/>
    <w:pPr>
      <w:keepNext/>
      <w:keepLines/>
      <w:numPr>
        <w:ilvl w:val="4"/>
        <w:numId w:val="1"/>
      </w:numPr>
      <w:spacing w:before="200"/>
      <w:outlineLvl w:val="4"/>
    </w:pPr>
    <w:rPr>
      <w:rFonts w:eastAsiaTheme="majorEastAsia" w:cstheme="majorBidi"/>
    </w:rPr>
  </w:style>
  <w:style w:type="paragraph" w:styleId="Heading6">
    <w:name w:val="heading 6"/>
    <w:basedOn w:val="Normal"/>
    <w:next w:val="Normal"/>
    <w:link w:val="Heading6Char"/>
    <w:uiPriority w:val="9"/>
    <w:unhideWhenUsed/>
    <w:qFormat/>
    <w:pPr>
      <w:keepNext/>
      <w:keepLines/>
      <w:numPr>
        <w:ilvl w:val="5"/>
        <w:numId w:val="1"/>
      </w:numPr>
      <w:spacing w:before="200"/>
      <w:outlineLvl w:val="5"/>
    </w:pPr>
    <w:rPr>
      <w:rFonts w:eastAsiaTheme="majorEastAsia" w:cstheme="majorBidi"/>
      <w:i/>
      <w:iCs/>
    </w:rPr>
  </w:style>
  <w:style w:type="paragraph" w:styleId="Heading7">
    <w:name w:val="heading 7"/>
    <w:basedOn w:val="Normal"/>
    <w:next w:val="Normal"/>
    <w:link w:val="Heading7Char"/>
    <w:uiPriority w:val="9"/>
    <w:unhideWhenUsed/>
    <w:qFormat/>
    <w:pPr>
      <w:keepNext/>
      <w:keepLines/>
      <w:numPr>
        <w:ilvl w:val="6"/>
        <w:numId w:val="1"/>
      </w:numPr>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qFormat/>
    <w:pPr>
      <w:keepNext/>
      <w:keepLines/>
      <w:numPr>
        <w:ilvl w:val="7"/>
        <w:numId w:val="1"/>
      </w:numPr>
      <w:spacing w:before="200" w:after="0"/>
      <w:outlineLvl w:val="7"/>
    </w:pPr>
    <w:rPr>
      <w:rFonts w:eastAsiaTheme="majorEastAsia" w:cstheme="majorBidi"/>
      <w:szCs w:val="20"/>
    </w:rPr>
  </w:style>
  <w:style w:type="paragraph" w:styleId="Heading9">
    <w:name w:val="heading 9"/>
    <w:basedOn w:val="Normal"/>
    <w:next w:val="Normal"/>
    <w:link w:val="Heading9Char"/>
    <w:uiPriority w:val="9"/>
    <w:unhideWhenUsed/>
    <w:qFormat/>
    <w:pPr>
      <w:keepNext/>
      <w:keepLines/>
      <w:numPr>
        <w:ilvl w:val="8"/>
        <w:numId w:val="1"/>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ageBreakBefore/>
      <w:pBdr>
        <w:bottom w:val="single" w:sz="8" w:space="4" w:color="4F81BD" w:themeColor="accent1"/>
      </w:pBdr>
      <w:spacing w:after="300"/>
      <w:contextualSpacing/>
    </w:pPr>
    <w:rPr>
      <w:rFonts w:eastAsiaTheme="majorEastAsia" w:cstheme="majorBidi"/>
      <w:b/>
      <w:color w:val="17365D" w:themeColor="text2" w:themeShade="BF"/>
      <w:spacing w:val="5"/>
      <w:kern w:val="28"/>
      <w:sz w:val="36"/>
      <w:szCs w:val="52"/>
    </w:rPr>
  </w:style>
  <w:style w:type="paragraph" w:styleId="BalloonText">
    <w:name w:val="Balloon Text"/>
    <w:basedOn w:val="Normal"/>
    <w:link w:val="BalloonTextChar"/>
    <w:uiPriority w:val="99"/>
    <w:semiHidden/>
    <w:unhideWhenUsed/>
    <w:qFormat/>
    <w:pPr>
      <w:spacing w:after="0"/>
    </w:pPr>
    <w:rPr>
      <w:rFonts w:ascii="Lucida Grande" w:hAnsi="Lucida Grande" w:cs="Lucida Grande"/>
      <w:sz w:val="18"/>
      <w:szCs w:val="18"/>
    </w:rPr>
  </w:style>
  <w:style w:type="paragraph" w:styleId="Caption">
    <w:name w:val="caption"/>
    <w:basedOn w:val="Normal"/>
    <w:next w:val="Normal"/>
    <w:link w:val="CaptionChar"/>
    <w:uiPriority w:val="99"/>
    <w:unhideWhenUsed/>
    <w:qFormat/>
    <w:pPr>
      <w:spacing w:before="80"/>
      <w:jc w:val="center"/>
    </w:pPr>
    <w:rPr>
      <w:b/>
      <w:bCs/>
      <w:color w:val="000000" w:themeColor="text1"/>
      <w:sz w:val="20"/>
      <w:szCs w:val="18"/>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qFormat/>
    <w:pPr>
      <w:spacing w:after="0"/>
    </w:pPr>
  </w:style>
  <w:style w:type="paragraph" w:styleId="Header">
    <w:name w:val="header"/>
    <w:basedOn w:val="Normal"/>
    <w:link w:val="HeaderChar"/>
    <w:uiPriority w:val="99"/>
    <w:qFormat/>
    <w:pPr>
      <w:shd w:val="clear" w:color="auto" w:fill="D9D9D9"/>
      <w:spacing w:before="240" w:after="240"/>
      <w:ind w:left="431" w:hanging="431"/>
    </w:pPr>
    <w:rPr>
      <w:b/>
      <w:sz w:val="28"/>
      <w:szCs w:val="24"/>
    </w:r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qFormat/>
    <w:pPr>
      <w:spacing w:after="40"/>
    </w:pPr>
  </w:style>
  <w:style w:type="paragraph" w:styleId="TOC2">
    <w:name w:val="toc 2"/>
    <w:basedOn w:val="Normal"/>
    <w:next w:val="Normal"/>
    <w:uiPriority w:val="39"/>
    <w:qFormat/>
    <w:pPr>
      <w:spacing w:after="0"/>
      <w:ind w:left="221"/>
    </w:pPr>
  </w:style>
  <w:style w:type="paragraph" w:styleId="TOC3">
    <w:name w:val="toc 3"/>
    <w:basedOn w:val="Normal"/>
    <w:next w:val="Normal"/>
    <w:uiPriority w:val="39"/>
    <w:qFormat/>
    <w:pPr>
      <w:spacing w:after="0"/>
      <w:ind w:left="442"/>
    </w:pPr>
  </w:style>
  <w:style w:type="character" w:styleId="CommentReference">
    <w:name w:val="annotation reference"/>
    <w:basedOn w:val="DefaultParagraphFont"/>
    <w:uiPriority w:val="99"/>
    <w:semiHidden/>
    <w:unhideWhenUsed/>
    <w:qFormat/>
    <w:rPr>
      <w:sz w:val="16"/>
      <w:szCs w:val="16"/>
    </w:rPr>
  </w:style>
  <w:style w:type="character" w:styleId="Hyperlink">
    <w:name w:val="Hyperlink"/>
    <w:basedOn w:val="DefaultParagraphFont"/>
    <w:uiPriority w:val="99"/>
    <w:unhideWhenUsed/>
    <w:qFormat/>
    <w:rPr>
      <w:color w:val="0000FF" w:themeColor="hyperlink"/>
      <w:u w:val="single"/>
    </w:rPr>
  </w:style>
  <w:style w:type="character" w:styleId="PageNumber">
    <w:name w:val="page number"/>
    <w:basedOn w:val="DefaultParagraphFont"/>
    <w:uiPriority w:val="99"/>
    <w:semiHidden/>
    <w:unhideWhenUsed/>
    <w:qFormat/>
  </w:style>
  <w:style w:type="table" w:styleId="TableGrid">
    <w:name w:val="Table Grid"/>
    <w:basedOn w:val="TableNormal"/>
    <w:uiPriority w:val="59"/>
    <w:qFormat/>
    <w:rPr>
      <w:sz w:val="22"/>
      <w:szCs w:val="22"/>
      <w:lang w:eastAsia="it-IT"/>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Shading-Accent1">
    <w:name w:val="Light Shading Accent 1"/>
    <w:basedOn w:val="TableNormal"/>
    <w:uiPriority w:val="60"/>
    <w:qFormat/>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1Char">
    <w:name w:val="Heading 1 Char"/>
    <w:basedOn w:val="DefaultParagraphFont"/>
    <w:link w:val="Heading1"/>
    <w:uiPriority w:val="9"/>
    <w:qFormat/>
    <w:rPr>
      <w:rFonts w:asciiTheme="majorHAnsi" w:eastAsiaTheme="majorEastAsia" w:hAnsiTheme="majorHAnsi" w:cstheme="majorBidi"/>
      <w:b/>
      <w:color w:val="17365D" w:themeColor="text2" w:themeShade="BF"/>
      <w:spacing w:val="5"/>
      <w:kern w:val="28"/>
      <w:sz w:val="36"/>
      <w:szCs w:val="52"/>
      <w:lang w:val="en-GB" w:eastAsia="en-GB"/>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z w:val="28"/>
      <w:szCs w:val="26"/>
      <w:lang w:val="en-GB" w:eastAsia="en-GB"/>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szCs w:val="22"/>
      <w:lang w:val="en-GB" w:eastAsia="it-IT"/>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sz w:val="22"/>
      <w:szCs w:val="22"/>
      <w:lang w:val="en-GB" w:eastAsia="en-GB"/>
    </w:rPr>
  </w:style>
  <w:style w:type="character" w:customStyle="1" w:styleId="Heading5Char">
    <w:name w:val="Heading 5 Char"/>
    <w:basedOn w:val="DefaultParagraphFont"/>
    <w:link w:val="Heading5"/>
    <w:uiPriority w:val="9"/>
    <w:qFormat/>
    <w:rPr>
      <w:rFonts w:asciiTheme="majorHAnsi" w:eastAsiaTheme="majorEastAsia" w:hAnsiTheme="majorHAnsi" w:cstheme="majorBidi"/>
      <w:sz w:val="22"/>
      <w:szCs w:val="22"/>
      <w:lang w:val="en-GB" w:eastAsia="en-GB"/>
    </w:rPr>
  </w:style>
  <w:style w:type="character" w:customStyle="1" w:styleId="Heading6Char">
    <w:name w:val="Heading 6 Char"/>
    <w:basedOn w:val="DefaultParagraphFont"/>
    <w:link w:val="Heading6"/>
    <w:uiPriority w:val="9"/>
    <w:qFormat/>
    <w:rPr>
      <w:rFonts w:asciiTheme="majorHAnsi" w:eastAsiaTheme="majorEastAsia" w:hAnsiTheme="majorHAnsi" w:cstheme="majorBidi"/>
      <w:i/>
      <w:iCs/>
      <w:sz w:val="22"/>
      <w:szCs w:val="22"/>
      <w:lang w:val="en-GB" w:eastAsia="en-GB"/>
    </w:r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404040" w:themeColor="text1" w:themeTint="BF"/>
      <w:sz w:val="22"/>
      <w:szCs w:val="22"/>
      <w:lang w:val="en-GB" w:eastAsia="en-GB"/>
    </w:rPr>
  </w:style>
  <w:style w:type="character" w:customStyle="1" w:styleId="Heading8Char">
    <w:name w:val="Heading 8 Char"/>
    <w:basedOn w:val="DefaultParagraphFont"/>
    <w:link w:val="Heading8"/>
    <w:uiPriority w:val="9"/>
    <w:qFormat/>
    <w:rPr>
      <w:rFonts w:asciiTheme="majorHAnsi" w:eastAsiaTheme="majorEastAsia" w:hAnsiTheme="majorHAnsi" w:cstheme="majorBidi"/>
      <w:sz w:val="22"/>
      <w:szCs w:val="20"/>
      <w:lang w:val="en-GB" w:eastAsia="en-GB"/>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404040" w:themeColor="text1" w:themeTint="BF"/>
      <w:sz w:val="20"/>
      <w:szCs w:val="20"/>
      <w:lang w:val="en-GB" w:eastAsia="en-GB"/>
    </w:rPr>
  </w:style>
  <w:style w:type="character" w:customStyle="1" w:styleId="TitleChar">
    <w:name w:val="Title Char"/>
    <w:basedOn w:val="DefaultParagraphFont"/>
    <w:link w:val="Title"/>
    <w:uiPriority w:val="10"/>
    <w:qFormat/>
    <w:rPr>
      <w:rFonts w:asciiTheme="majorHAnsi" w:eastAsiaTheme="majorEastAsia" w:hAnsiTheme="majorHAnsi" w:cstheme="majorBidi"/>
      <w:b/>
      <w:color w:val="17365D" w:themeColor="text2" w:themeShade="BF"/>
      <w:spacing w:val="5"/>
      <w:kern w:val="28"/>
      <w:sz w:val="36"/>
      <w:szCs w:val="52"/>
      <w:lang w:val="en-GB" w:eastAsia="en-GB"/>
    </w:rPr>
  </w:style>
  <w:style w:type="character" w:customStyle="1" w:styleId="HeaderChar">
    <w:name w:val="Header Char"/>
    <w:basedOn w:val="DefaultParagraphFont"/>
    <w:link w:val="Header"/>
    <w:uiPriority w:val="99"/>
    <w:qFormat/>
    <w:rPr>
      <w:b/>
      <w:sz w:val="28"/>
      <w:shd w:val="clear" w:color="auto" w:fill="D9D9D9"/>
      <w:lang w:val="en-GB" w:eastAsia="en-GB"/>
    </w:rPr>
  </w:style>
  <w:style w:type="character" w:customStyle="1" w:styleId="FooterChar">
    <w:name w:val="Footer Char"/>
    <w:basedOn w:val="DefaultParagraphFont"/>
    <w:link w:val="Footer"/>
    <w:uiPriority w:val="99"/>
    <w:qFormat/>
    <w:rPr>
      <w:sz w:val="22"/>
      <w:szCs w:val="22"/>
      <w:lang w:val="en-GB" w:eastAsia="en-GB"/>
    </w:rPr>
  </w:style>
  <w:style w:type="paragraph" w:customStyle="1" w:styleId="TOCHeading1">
    <w:name w:val="TOC Heading1"/>
    <w:basedOn w:val="Heading1"/>
    <w:next w:val="Normal"/>
    <w:uiPriority w:val="39"/>
    <w:unhideWhenUsed/>
    <w:qFormat/>
    <w:pPr>
      <w:numPr>
        <w:numId w:val="0"/>
      </w:numPr>
      <w:outlineLvl w:val="9"/>
    </w:pPr>
  </w:style>
  <w:style w:type="paragraph" w:customStyle="1" w:styleId="Normalcover">
    <w:name w:val="Normal_cover"/>
    <w:basedOn w:val="Normal"/>
    <w:link w:val="NormalcoverChar"/>
    <w:qFormat/>
    <w:pPr>
      <w:spacing w:after="0"/>
      <w:ind w:right="3683"/>
    </w:pPr>
    <w:rPr>
      <w:color w:val="244061" w:themeColor="accent1" w:themeShade="80"/>
    </w:rPr>
  </w:style>
  <w:style w:type="character" w:customStyle="1" w:styleId="NormalcoverChar">
    <w:name w:val="Normal_cover Char"/>
    <w:basedOn w:val="DefaultParagraphFont"/>
    <w:link w:val="Normalcover"/>
    <w:qFormat/>
    <w:rPr>
      <w:color w:val="244061" w:themeColor="accent1" w:themeShade="80"/>
      <w:sz w:val="22"/>
      <w:szCs w:val="22"/>
      <w:lang w:val="en-GB" w:eastAsia="en-GB"/>
    </w:rPr>
  </w:style>
  <w:style w:type="character" w:customStyle="1" w:styleId="CaptionChar">
    <w:name w:val="Caption Char"/>
    <w:link w:val="Caption"/>
    <w:uiPriority w:val="99"/>
    <w:qFormat/>
    <w:locked/>
    <w:rPr>
      <w:b/>
      <w:bCs/>
      <w:color w:val="000000" w:themeColor="text1"/>
      <w:sz w:val="20"/>
      <w:szCs w:val="18"/>
      <w:lang w:val="en-GB" w:eastAsia="en-GB"/>
    </w:rPr>
  </w:style>
  <w:style w:type="character" w:customStyle="1" w:styleId="BalloonTextChar">
    <w:name w:val="Balloon Text Char"/>
    <w:basedOn w:val="DefaultParagraphFont"/>
    <w:link w:val="BalloonText"/>
    <w:uiPriority w:val="99"/>
    <w:semiHidden/>
    <w:qFormat/>
    <w:rPr>
      <w:rFonts w:ascii="Lucida Grande" w:hAnsi="Lucida Grande" w:cs="Lucida Grande"/>
      <w:sz w:val="18"/>
      <w:szCs w:val="18"/>
      <w:lang w:val="en-GB" w:eastAsia="en-GB"/>
    </w:rPr>
  </w:style>
  <w:style w:type="character" w:styleId="PlaceholderText">
    <w:name w:val="Placeholder Text"/>
    <w:basedOn w:val="DefaultParagraphFont"/>
    <w:uiPriority w:val="99"/>
    <w:semiHidden/>
    <w:qFormat/>
    <w:rPr>
      <w:color w:val="808080"/>
    </w:rPr>
  </w:style>
  <w:style w:type="paragraph" w:styleId="NoSpacing">
    <w:name w:val="No Spacing"/>
    <w:link w:val="NoSpacingChar"/>
    <w:qFormat/>
    <w:rPr>
      <w:rFonts w:ascii="PMingLiU" w:eastAsiaTheme="minorEastAsia" w:hAnsi="PMingLiU" w:cstheme="minorBidi"/>
      <w:sz w:val="22"/>
      <w:szCs w:val="22"/>
      <w:lang w:val="en-US" w:eastAsia="en-US"/>
    </w:rPr>
  </w:style>
  <w:style w:type="character" w:customStyle="1" w:styleId="NoSpacingChar">
    <w:name w:val="No Spacing Char"/>
    <w:basedOn w:val="DefaultParagraphFont"/>
    <w:link w:val="NoSpacing"/>
    <w:qFormat/>
    <w:rPr>
      <w:rFonts w:ascii="PMingLiU" w:hAnsi="PMingLiU"/>
      <w:sz w:val="22"/>
      <w:szCs w:val="22"/>
      <w:lang w:val="en-US" w:eastAsia="en-US"/>
    </w:rPr>
  </w:style>
  <w:style w:type="paragraph" w:styleId="ListParagraph">
    <w:name w:val="List Paragraph"/>
    <w:basedOn w:val="Normal"/>
    <w:link w:val="ListParagraphChar"/>
    <w:uiPriority w:val="34"/>
    <w:qFormat/>
    <w:pPr>
      <w:ind w:left="720"/>
      <w:contextualSpacing/>
    </w:pPr>
  </w:style>
  <w:style w:type="table" w:customStyle="1" w:styleId="3-11">
    <w:name w:val="Πίνακας λίστας 3 - Έμφαση 11"/>
    <w:basedOn w:val="TableNormal"/>
    <w:uiPriority w:val="48"/>
    <w:qFormat/>
    <w:tblPr>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Default">
    <w:name w:val="Default"/>
    <w:qFormat/>
    <w:pPr>
      <w:autoSpaceDE w:val="0"/>
      <w:autoSpaceDN w:val="0"/>
      <w:adjustRightInd w:val="0"/>
    </w:pPr>
    <w:rPr>
      <w:rFonts w:ascii="Calibri" w:eastAsiaTheme="minorEastAsia" w:hAnsi="Calibri" w:cs="Calibri"/>
      <w:color w:val="000000"/>
      <w:sz w:val="24"/>
      <w:szCs w:val="24"/>
      <w:lang w:eastAsia="ja-JP"/>
    </w:rPr>
  </w:style>
  <w:style w:type="character" w:customStyle="1" w:styleId="ListParagraphChar">
    <w:name w:val="List Paragraph Char"/>
    <w:basedOn w:val="DefaultParagraphFont"/>
    <w:link w:val="ListParagraph"/>
    <w:uiPriority w:val="34"/>
    <w:qFormat/>
    <w:locked/>
    <w:rPr>
      <w:sz w:val="22"/>
      <w:szCs w:val="22"/>
      <w:lang w:val="en-GB" w:eastAsia="en-GB"/>
    </w:rPr>
  </w:style>
  <w:style w:type="character" w:customStyle="1" w:styleId="CommentTextChar">
    <w:name w:val="Comment Text Char"/>
    <w:basedOn w:val="DefaultParagraphFont"/>
    <w:link w:val="CommentText"/>
    <w:uiPriority w:val="99"/>
    <w:semiHidden/>
    <w:qFormat/>
    <w:rPr>
      <w:sz w:val="20"/>
      <w:szCs w:val="20"/>
      <w:lang w:val="en-GB" w:eastAsia="en-GB"/>
    </w:rPr>
  </w:style>
  <w:style w:type="character" w:customStyle="1" w:styleId="CommentSubjectChar">
    <w:name w:val="Comment Subject Char"/>
    <w:basedOn w:val="CommentTextChar"/>
    <w:link w:val="CommentSubject"/>
    <w:uiPriority w:val="99"/>
    <w:semiHidden/>
    <w:qFormat/>
    <w:rPr>
      <w:b/>
      <w:bCs/>
      <w:sz w:val="20"/>
      <w:szCs w:val="20"/>
      <w:lang w:val="en-GB" w:eastAsia="en-GB"/>
    </w:rPr>
  </w:style>
  <w:style w:type="paragraph" w:customStyle="1" w:styleId="Revision1">
    <w:name w:val="Revision1"/>
    <w:hidden/>
    <w:uiPriority w:val="99"/>
    <w:semiHidden/>
    <w:qFormat/>
    <w:rPr>
      <w:rFonts w:asciiTheme="minorHAnsi" w:eastAsiaTheme="minorEastAsia" w:hAnsiTheme="minorHAnsi" w:cstheme="minorBidi"/>
      <w:sz w:val="22"/>
      <w:szCs w:val="22"/>
    </w:rPr>
  </w:style>
  <w:style w:type="paragraph" w:styleId="Revision">
    <w:name w:val="Revision"/>
    <w:hidden/>
    <w:uiPriority w:val="99"/>
    <w:unhideWhenUsed/>
    <w:rsid w:val="00E260B6"/>
    <w:pPr>
      <w:spacing w:after="0" w:line="240" w:lineRule="auto"/>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70342">
      <w:bodyDiv w:val="1"/>
      <w:marLeft w:val="0"/>
      <w:marRight w:val="0"/>
      <w:marTop w:val="0"/>
      <w:marBottom w:val="0"/>
      <w:divBdr>
        <w:top w:val="none" w:sz="0" w:space="0" w:color="auto"/>
        <w:left w:val="none" w:sz="0" w:space="0" w:color="auto"/>
        <w:bottom w:val="none" w:sz="0" w:space="0" w:color="auto"/>
        <w:right w:val="none" w:sz="0" w:space="0" w:color="auto"/>
      </w:divBdr>
      <w:divsChild>
        <w:div w:id="971178021">
          <w:marLeft w:val="446"/>
          <w:marRight w:val="0"/>
          <w:marTop w:val="298"/>
          <w:marBottom w:val="0"/>
          <w:divBdr>
            <w:top w:val="none" w:sz="0" w:space="0" w:color="auto"/>
            <w:left w:val="none" w:sz="0" w:space="0" w:color="auto"/>
            <w:bottom w:val="none" w:sz="0" w:space="0" w:color="auto"/>
            <w:right w:val="none" w:sz="0" w:space="0" w:color="auto"/>
          </w:divBdr>
        </w:div>
        <w:div w:id="1922718416">
          <w:marLeft w:val="446"/>
          <w:marRight w:val="0"/>
          <w:marTop w:val="298"/>
          <w:marBottom w:val="0"/>
          <w:divBdr>
            <w:top w:val="none" w:sz="0" w:space="0" w:color="auto"/>
            <w:left w:val="none" w:sz="0" w:space="0" w:color="auto"/>
            <w:bottom w:val="none" w:sz="0" w:space="0" w:color="auto"/>
            <w:right w:val="none" w:sz="0" w:space="0" w:color="auto"/>
          </w:divBdr>
        </w:div>
        <w:div w:id="950085349">
          <w:marLeft w:val="446"/>
          <w:marRight w:val="0"/>
          <w:marTop w:val="298"/>
          <w:marBottom w:val="0"/>
          <w:divBdr>
            <w:top w:val="none" w:sz="0" w:space="0" w:color="auto"/>
            <w:left w:val="none" w:sz="0" w:space="0" w:color="auto"/>
            <w:bottom w:val="none" w:sz="0" w:space="0" w:color="auto"/>
            <w:right w:val="none" w:sz="0" w:space="0" w:color="auto"/>
          </w:divBdr>
        </w:div>
        <w:div w:id="812723342">
          <w:marLeft w:val="446"/>
          <w:marRight w:val="0"/>
          <w:marTop w:val="298"/>
          <w:marBottom w:val="0"/>
          <w:divBdr>
            <w:top w:val="none" w:sz="0" w:space="0" w:color="auto"/>
            <w:left w:val="none" w:sz="0" w:space="0" w:color="auto"/>
            <w:bottom w:val="none" w:sz="0" w:space="0" w:color="auto"/>
            <w:right w:val="none" w:sz="0" w:space="0" w:color="auto"/>
          </w:divBdr>
        </w:div>
        <w:div w:id="1838423078">
          <w:marLeft w:val="446"/>
          <w:marRight w:val="0"/>
          <w:marTop w:val="298"/>
          <w:marBottom w:val="0"/>
          <w:divBdr>
            <w:top w:val="none" w:sz="0" w:space="0" w:color="auto"/>
            <w:left w:val="none" w:sz="0" w:space="0" w:color="auto"/>
            <w:bottom w:val="none" w:sz="0" w:space="0" w:color="auto"/>
            <w:right w:val="none" w:sz="0" w:space="0" w:color="auto"/>
          </w:divBdr>
        </w:div>
        <w:div w:id="1841044102">
          <w:marLeft w:val="446"/>
          <w:marRight w:val="0"/>
          <w:marTop w:val="298"/>
          <w:marBottom w:val="0"/>
          <w:divBdr>
            <w:top w:val="none" w:sz="0" w:space="0" w:color="auto"/>
            <w:left w:val="none" w:sz="0" w:space="0" w:color="auto"/>
            <w:bottom w:val="none" w:sz="0" w:space="0" w:color="auto"/>
            <w:right w:val="none" w:sz="0" w:space="0" w:color="auto"/>
          </w:divBdr>
        </w:div>
        <w:div w:id="88360097">
          <w:marLeft w:val="446"/>
          <w:marRight w:val="0"/>
          <w:marTop w:val="298"/>
          <w:marBottom w:val="0"/>
          <w:divBdr>
            <w:top w:val="none" w:sz="0" w:space="0" w:color="auto"/>
            <w:left w:val="none" w:sz="0" w:space="0" w:color="auto"/>
            <w:bottom w:val="none" w:sz="0" w:space="0" w:color="auto"/>
            <w:right w:val="none" w:sz="0" w:space="0" w:color="auto"/>
          </w:divBdr>
        </w:div>
        <w:div w:id="712266477">
          <w:marLeft w:val="446"/>
          <w:marRight w:val="0"/>
          <w:marTop w:val="298"/>
          <w:marBottom w:val="0"/>
          <w:divBdr>
            <w:top w:val="none" w:sz="0" w:space="0" w:color="auto"/>
            <w:left w:val="none" w:sz="0" w:space="0" w:color="auto"/>
            <w:bottom w:val="none" w:sz="0" w:space="0" w:color="auto"/>
            <w:right w:val="none" w:sz="0" w:space="0" w:color="auto"/>
          </w:divBdr>
        </w:div>
      </w:divsChild>
    </w:div>
    <w:div w:id="116921425">
      <w:bodyDiv w:val="1"/>
      <w:marLeft w:val="0"/>
      <w:marRight w:val="0"/>
      <w:marTop w:val="0"/>
      <w:marBottom w:val="0"/>
      <w:divBdr>
        <w:top w:val="none" w:sz="0" w:space="0" w:color="auto"/>
        <w:left w:val="none" w:sz="0" w:space="0" w:color="auto"/>
        <w:bottom w:val="none" w:sz="0" w:space="0" w:color="auto"/>
        <w:right w:val="none" w:sz="0" w:space="0" w:color="auto"/>
      </w:divBdr>
    </w:div>
    <w:div w:id="163207994">
      <w:bodyDiv w:val="1"/>
      <w:marLeft w:val="0"/>
      <w:marRight w:val="0"/>
      <w:marTop w:val="0"/>
      <w:marBottom w:val="0"/>
      <w:divBdr>
        <w:top w:val="none" w:sz="0" w:space="0" w:color="auto"/>
        <w:left w:val="none" w:sz="0" w:space="0" w:color="auto"/>
        <w:bottom w:val="none" w:sz="0" w:space="0" w:color="auto"/>
        <w:right w:val="none" w:sz="0" w:space="0" w:color="auto"/>
      </w:divBdr>
      <w:divsChild>
        <w:div w:id="302318072">
          <w:marLeft w:val="446"/>
          <w:marRight w:val="0"/>
          <w:marTop w:val="298"/>
          <w:marBottom w:val="0"/>
          <w:divBdr>
            <w:top w:val="none" w:sz="0" w:space="0" w:color="auto"/>
            <w:left w:val="none" w:sz="0" w:space="0" w:color="auto"/>
            <w:bottom w:val="none" w:sz="0" w:space="0" w:color="auto"/>
            <w:right w:val="none" w:sz="0" w:space="0" w:color="auto"/>
          </w:divBdr>
        </w:div>
        <w:div w:id="964117107">
          <w:marLeft w:val="446"/>
          <w:marRight w:val="0"/>
          <w:marTop w:val="298"/>
          <w:marBottom w:val="0"/>
          <w:divBdr>
            <w:top w:val="none" w:sz="0" w:space="0" w:color="auto"/>
            <w:left w:val="none" w:sz="0" w:space="0" w:color="auto"/>
            <w:bottom w:val="none" w:sz="0" w:space="0" w:color="auto"/>
            <w:right w:val="none" w:sz="0" w:space="0" w:color="auto"/>
          </w:divBdr>
        </w:div>
        <w:div w:id="1769040475">
          <w:marLeft w:val="446"/>
          <w:marRight w:val="0"/>
          <w:marTop w:val="298"/>
          <w:marBottom w:val="0"/>
          <w:divBdr>
            <w:top w:val="none" w:sz="0" w:space="0" w:color="auto"/>
            <w:left w:val="none" w:sz="0" w:space="0" w:color="auto"/>
            <w:bottom w:val="none" w:sz="0" w:space="0" w:color="auto"/>
            <w:right w:val="none" w:sz="0" w:space="0" w:color="auto"/>
          </w:divBdr>
        </w:div>
        <w:div w:id="689068870">
          <w:marLeft w:val="446"/>
          <w:marRight w:val="0"/>
          <w:marTop w:val="298"/>
          <w:marBottom w:val="0"/>
          <w:divBdr>
            <w:top w:val="none" w:sz="0" w:space="0" w:color="auto"/>
            <w:left w:val="none" w:sz="0" w:space="0" w:color="auto"/>
            <w:bottom w:val="none" w:sz="0" w:space="0" w:color="auto"/>
            <w:right w:val="none" w:sz="0" w:space="0" w:color="auto"/>
          </w:divBdr>
        </w:div>
        <w:div w:id="1722628213">
          <w:marLeft w:val="446"/>
          <w:marRight w:val="0"/>
          <w:marTop w:val="298"/>
          <w:marBottom w:val="0"/>
          <w:divBdr>
            <w:top w:val="none" w:sz="0" w:space="0" w:color="auto"/>
            <w:left w:val="none" w:sz="0" w:space="0" w:color="auto"/>
            <w:bottom w:val="none" w:sz="0" w:space="0" w:color="auto"/>
            <w:right w:val="none" w:sz="0" w:space="0" w:color="auto"/>
          </w:divBdr>
        </w:div>
      </w:divsChild>
    </w:div>
    <w:div w:id="609702203">
      <w:bodyDiv w:val="1"/>
      <w:marLeft w:val="0"/>
      <w:marRight w:val="0"/>
      <w:marTop w:val="0"/>
      <w:marBottom w:val="0"/>
      <w:divBdr>
        <w:top w:val="none" w:sz="0" w:space="0" w:color="auto"/>
        <w:left w:val="none" w:sz="0" w:space="0" w:color="auto"/>
        <w:bottom w:val="none" w:sz="0" w:space="0" w:color="auto"/>
        <w:right w:val="none" w:sz="0" w:space="0" w:color="auto"/>
      </w:divBdr>
      <w:divsChild>
        <w:div w:id="19477541">
          <w:marLeft w:val="533"/>
          <w:marRight w:val="0"/>
          <w:marTop w:val="298"/>
          <w:marBottom w:val="0"/>
          <w:divBdr>
            <w:top w:val="none" w:sz="0" w:space="0" w:color="auto"/>
            <w:left w:val="none" w:sz="0" w:space="0" w:color="auto"/>
            <w:bottom w:val="none" w:sz="0" w:space="0" w:color="auto"/>
            <w:right w:val="none" w:sz="0" w:space="0" w:color="auto"/>
          </w:divBdr>
        </w:div>
        <w:div w:id="2017730383">
          <w:marLeft w:val="533"/>
          <w:marRight w:val="0"/>
          <w:marTop w:val="298"/>
          <w:marBottom w:val="0"/>
          <w:divBdr>
            <w:top w:val="none" w:sz="0" w:space="0" w:color="auto"/>
            <w:left w:val="none" w:sz="0" w:space="0" w:color="auto"/>
            <w:bottom w:val="none" w:sz="0" w:space="0" w:color="auto"/>
            <w:right w:val="none" w:sz="0" w:space="0" w:color="auto"/>
          </w:divBdr>
        </w:div>
        <w:div w:id="1957784104">
          <w:marLeft w:val="533"/>
          <w:marRight w:val="0"/>
          <w:marTop w:val="298"/>
          <w:marBottom w:val="0"/>
          <w:divBdr>
            <w:top w:val="none" w:sz="0" w:space="0" w:color="auto"/>
            <w:left w:val="none" w:sz="0" w:space="0" w:color="auto"/>
            <w:bottom w:val="none" w:sz="0" w:space="0" w:color="auto"/>
            <w:right w:val="none" w:sz="0" w:space="0" w:color="auto"/>
          </w:divBdr>
        </w:div>
      </w:divsChild>
    </w:div>
    <w:div w:id="647518982">
      <w:bodyDiv w:val="1"/>
      <w:marLeft w:val="0"/>
      <w:marRight w:val="0"/>
      <w:marTop w:val="0"/>
      <w:marBottom w:val="0"/>
      <w:divBdr>
        <w:top w:val="none" w:sz="0" w:space="0" w:color="auto"/>
        <w:left w:val="none" w:sz="0" w:space="0" w:color="auto"/>
        <w:bottom w:val="none" w:sz="0" w:space="0" w:color="auto"/>
        <w:right w:val="none" w:sz="0" w:space="0" w:color="auto"/>
      </w:divBdr>
      <w:divsChild>
        <w:div w:id="1937978928">
          <w:marLeft w:val="446"/>
          <w:marRight w:val="0"/>
          <w:marTop w:val="298"/>
          <w:marBottom w:val="0"/>
          <w:divBdr>
            <w:top w:val="none" w:sz="0" w:space="0" w:color="auto"/>
            <w:left w:val="none" w:sz="0" w:space="0" w:color="auto"/>
            <w:bottom w:val="none" w:sz="0" w:space="0" w:color="auto"/>
            <w:right w:val="none" w:sz="0" w:space="0" w:color="auto"/>
          </w:divBdr>
        </w:div>
        <w:div w:id="1032537431">
          <w:marLeft w:val="446"/>
          <w:marRight w:val="0"/>
          <w:marTop w:val="298"/>
          <w:marBottom w:val="0"/>
          <w:divBdr>
            <w:top w:val="none" w:sz="0" w:space="0" w:color="auto"/>
            <w:left w:val="none" w:sz="0" w:space="0" w:color="auto"/>
            <w:bottom w:val="none" w:sz="0" w:space="0" w:color="auto"/>
            <w:right w:val="none" w:sz="0" w:space="0" w:color="auto"/>
          </w:divBdr>
        </w:div>
        <w:div w:id="963972525">
          <w:marLeft w:val="446"/>
          <w:marRight w:val="0"/>
          <w:marTop w:val="298"/>
          <w:marBottom w:val="0"/>
          <w:divBdr>
            <w:top w:val="none" w:sz="0" w:space="0" w:color="auto"/>
            <w:left w:val="none" w:sz="0" w:space="0" w:color="auto"/>
            <w:bottom w:val="none" w:sz="0" w:space="0" w:color="auto"/>
            <w:right w:val="none" w:sz="0" w:space="0" w:color="auto"/>
          </w:divBdr>
        </w:div>
        <w:div w:id="401560078">
          <w:marLeft w:val="446"/>
          <w:marRight w:val="0"/>
          <w:marTop w:val="298"/>
          <w:marBottom w:val="0"/>
          <w:divBdr>
            <w:top w:val="none" w:sz="0" w:space="0" w:color="auto"/>
            <w:left w:val="none" w:sz="0" w:space="0" w:color="auto"/>
            <w:bottom w:val="none" w:sz="0" w:space="0" w:color="auto"/>
            <w:right w:val="none" w:sz="0" w:space="0" w:color="auto"/>
          </w:divBdr>
        </w:div>
        <w:div w:id="1549686721">
          <w:marLeft w:val="446"/>
          <w:marRight w:val="0"/>
          <w:marTop w:val="298"/>
          <w:marBottom w:val="0"/>
          <w:divBdr>
            <w:top w:val="none" w:sz="0" w:space="0" w:color="auto"/>
            <w:left w:val="none" w:sz="0" w:space="0" w:color="auto"/>
            <w:bottom w:val="none" w:sz="0" w:space="0" w:color="auto"/>
            <w:right w:val="none" w:sz="0" w:space="0" w:color="auto"/>
          </w:divBdr>
        </w:div>
        <w:div w:id="1875120267">
          <w:marLeft w:val="446"/>
          <w:marRight w:val="0"/>
          <w:marTop w:val="298"/>
          <w:marBottom w:val="0"/>
          <w:divBdr>
            <w:top w:val="none" w:sz="0" w:space="0" w:color="auto"/>
            <w:left w:val="none" w:sz="0" w:space="0" w:color="auto"/>
            <w:bottom w:val="none" w:sz="0" w:space="0" w:color="auto"/>
            <w:right w:val="none" w:sz="0" w:space="0" w:color="auto"/>
          </w:divBdr>
        </w:div>
      </w:divsChild>
    </w:div>
    <w:div w:id="672296399">
      <w:bodyDiv w:val="1"/>
      <w:marLeft w:val="0"/>
      <w:marRight w:val="0"/>
      <w:marTop w:val="0"/>
      <w:marBottom w:val="0"/>
      <w:divBdr>
        <w:top w:val="none" w:sz="0" w:space="0" w:color="auto"/>
        <w:left w:val="none" w:sz="0" w:space="0" w:color="auto"/>
        <w:bottom w:val="none" w:sz="0" w:space="0" w:color="auto"/>
        <w:right w:val="none" w:sz="0" w:space="0" w:color="auto"/>
      </w:divBdr>
      <w:divsChild>
        <w:div w:id="970407371">
          <w:marLeft w:val="533"/>
          <w:marRight w:val="0"/>
          <w:marTop w:val="298"/>
          <w:marBottom w:val="0"/>
          <w:divBdr>
            <w:top w:val="none" w:sz="0" w:space="0" w:color="auto"/>
            <w:left w:val="none" w:sz="0" w:space="0" w:color="auto"/>
            <w:bottom w:val="none" w:sz="0" w:space="0" w:color="auto"/>
            <w:right w:val="none" w:sz="0" w:space="0" w:color="auto"/>
          </w:divBdr>
        </w:div>
        <w:div w:id="644704894">
          <w:marLeft w:val="533"/>
          <w:marRight w:val="0"/>
          <w:marTop w:val="298"/>
          <w:marBottom w:val="0"/>
          <w:divBdr>
            <w:top w:val="none" w:sz="0" w:space="0" w:color="auto"/>
            <w:left w:val="none" w:sz="0" w:space="0" w:color="auto"/>
            <w:bottom w:val="none" w:sz="0" w:space="0" w:color="auto"/>
            <w:right w:val="none" w:sz="0" w:space="0" w:color="auto"/>
          </w:divBdr>
        </w:div>
        <w:div w:id="1692489356">
          <w:marLeft w:val="533"/>
          <w:marRight w:val="0"/>
          <w:marTop w:val="298"/>
          <w:marBottom w:val="0"/>
          <w:divBdr>
            <w:top w:val="none" w:sz="0" w:space="0" w:color="auto"/>
            <w:left w:val="none" w:sz="0" w:space="0" w:color="auto"/>
            <w:bottom w:val="none" w:sz="0" w:space="0" w:color="auto"/>
            <w:right w:val="none" w:sz="0" w:space="0" w:color="auto"/>
          </w:divBdr>
        </w:div>
        <w:div w:id="350912458">
          <w:marLeft w:val="533"/>
          <w:marRight w:val="0"/>
          <w:marTop w:val="298"/>
          <w:marBottom w:val="0"/>
          <w:divBdr>
            <w:top w:val="none" w:sz="0" w:space="0" w:color="auto"/>
            <w:left w:val="none" w:sz="0" w:space="0" w:color="auto"/>
            <w:bottom w:val="none" w:sz="0" w:space="0" w:color="auto"/>
            <w:right w:val="none" w:sz="0" w:space="0" w:color="auto"/>
          </w:divBdr>
        </w:div>
      </w:divsChild>
    </w:div>
    <w:div w:id="678511682">
      <w:bodyDiv w:val="1"/>
      <w:marLeft w:val="0"/>
      <w:marRight w:val="0"/>
      <w:marTop w:val="0"/>
      <w:marBottom w:val="0"/>
      <w:divBdr>
        <w:top w:val="none" w:sz="0" w:space="0" w:color="auto"/>
        <w:left w:val="none" w:sz="0" w:space="0" w:color="auto"/>
        <w:bottom w:val="none" w:sz="0" w:space="0" w:color="auto"/>
        <w:right w:val="none" w:sz="0" w:space="0" w:color="auto"/>
      </w:divBdr>
    </w:div>
    <w:div w:id="822307521">
      <w:bodyDiv w:val="1"/>
      <w:marLeft w:val="0"/>
      <w:marRight w:val="0"/>
      <w:marTop w:val="0"/>
      <w:marBottom w:val="0"/>
      <w:divBdr>
        <w:top w:val="none" w:sz="0" w:space="0" w:color="auto"/>
        <w:left w:val="none" w:sz="0" w:space="0" w:color="auto"/>
        <w:bottom w:val="none" w:sz="0" w:space="0" w:color="auto"/>
        <w:right w:val="none" w:sz="0" w:space="0" w:color="auto"/>
      </w:divBdr>
      <w:divsChild>
        <w:div w:id="819924323">
          <w:marLeft w:val="446"/>
          <w:marRight w:val="0"/>
          <w:marTop w:val="298"/>
          <w:marBottom w:val="0"/>
          <w:divBdr>
            <w:top w:val="none" w:sz="0" w:space="0" w:color="auto"/>
            <w:left w:val="none" w:sz="0" w:space="0" w:color="auto"/>
            <w:bottom w:val="none" w:sz="0" w:space="0" w:color="auto"/>
            <w:right w:val="none" w:sz="0" w:space="0" w:color="auto"/>
          </w:divBdr>
        </w:div>
        <w:div w:id="2039886867">
          <w:marLeft w:val="446"/>
          <w:marRight w:val="0"/>
          <w:marTop w:val="298"/>
          <w:marBottom w:val="0"/>
          <w:divBdr>
            <w:top w:val="none" w:sz="0" w:space="0" w:color="auto"/>
            <w:left w:val="none" w:sz="0" w:space="0" w:color="auto"/>
            <w:bottom w:val="none" w:sz="0" w:space="0" w:color="auto"/>
            <w:right w:val="none" w:sz="0" w:space="0" w:color="auto"/>
          </w:divBdr>
        </w:div>
        <w:div w:id="1805199881">
          <w:marLeft w:val="446"/>
          <w:marRight w:val="0"/>
          <w:marTop w:val="298"/>
          <w:marBottom w:val="0"/>
          <w:divBdr>
            <w:top w:val="none" w:sz="0" w:space="0" w:color="auto"/>
            <w:left w:val="none" w:sz="0" w:space="0" w:color="auto"/>
            <w:bottom w:val="none" w:sz="0" w:space="0" w:color="auto"/>
            <w:right w:val="none" w:sz="0" w:space="0" w:color="auto"/>
          </w:divBdr>
        </w:div>
      </w:divsChild>
    </w:div>
    <w:div w:id="1014116176">
      <w:bodyDiv w:val="1"/>
      <w:marLeft w:val="0"/>
      <w:marRight w:val="0"/>
      <w:marTop w:val="0"/>
      <w:marBottom w:val="0"/>
      <w:divBdr>
        <w:top w:val="none" w:sz="0" w:space="0" w:color="auto"/>
        <w:left w:val="none" w:sz="0" w:space="0" w:color="auto"/>
        <w:bottom w:val="none" w:sz="0" w:space="0" w:color="auto"/>
        <w:right w:val="none" w:sz="0" w:space="0" w:color="auto"/>
      </w:divBdr>
      <w:divsChild>
        <w:div w:id="358239754">
          <w:marLeft w:val="446"/>
          <w:marRight w:val="0"/>
          <w:marTop w:val="298"/>
          <w:marBottom w:val="0"/>
          <w:divBdr>
            <w:top w:val="none" w:sz="0" w:space="0" w:color="auto"/>
            <w:left w:val="none" w:sz="0" w:space="0" w:color="auto"/>
            <w:bottom w:val="none" w:sz="0" w:space="0" w:color="auto"/>
            <w:right w:val="none" w:sz="0" w:space="0" w:color="auto"/>
          </w:divBdr>
        </w:div>
        <w:div w:id="1868643287">
          <w:marLeft w:val="446"/>
          <w:marRight w:val="0"/>
          <w:marTop w:val="298"/>
          <w:marBottom w:val="0"/>
          <w:divBdr>
            <w:top w:val="none" w:sz="0" w:space="0" w:color="auto"/>
            <w:left w:val="none" w:sz="0" w:space="0" w:color="auto"/>
            <w:bottom w:val="none" w:sz="0" w:space="0" w:color="auto"/>
            <w:right w:val="none" w:sz="0" w:space="0" w:color="auto"/>
          </w:divBdr>
        </w:div>
        <w:div w:id="534008556">
          <w:marLeft w:val="446"/>
          <w:marRight w:val="0"/>
          <w:marTop w:val="298"/>
          <w:marBottom w:val="0"/>
          <w:divBdr>
            <w:top w:val="none" w:sz="0" w:space="0" w:color="auto"/>
            <w:left w:val="none" w:sz="0" w:space="0" w:color="auto"/>
            <w:bottom w:val="none" w:sz="0" w:space="0" w:color="auto"/>
            <w:right w:val="none" w:sz="0" w:space="0" w:color="auto"/>
          </w:divBdr>
        </w:div>
        <w:div w:id="887959577">
          <w:marLeft w:val="446"/>
          <w:marRight w:val="0"/>
          <w:marTop w:val="298"/>
          <w:marBottom w:val="0"/>
          <w:divBdr>
            <w:top w:val="none" w:sz="0" w:space="0" w:color="auto"/>
            <w:left w:val="none" w:sz="0" w:space="0" w:color="auto"/>
            <w:bottom w:val="none" w:sz="0" w:space="0" w:color="auto"/>
            <w:right w:val="none" w:sz="0" w:space="0" w:color="auto"/>
          </w:divBdr>
        </w:div>
      </w:divsChild>
    </w:div>
    <w:div w:id="1151825969">
      <w:bodyDiv w:val="1"/>
      <w:marLeft w:val="0"/>
      <w:marRight w:val="0"/>
      <w:marTop w:val="0"/>
      <w:marBottom w:val="0"/>
      <w:divBdr>
        <w:top w:val="none" w:sz="0" w:space="0" w:color="auto"/>
        <w:left w:val="none" w:sz="0" w:space="0" w:color="auto"/>
        <w:bottom w:val="none" w:sz="0" w:space="0" w:color="auto"/>
        <w:right w:val="none" w:sz="0" w:space="0" w:color="auto"/>
      </w:divBdr>
      <w:divsChild>
        <w:div w:id="1108430441">
          <w:marLeft w:val="533"/>
          <w:marRight w:val="0"/>
          <w:marTop w:val="298"/>
          <w:marBottom w:val="0"/>
          <w:divBdr>
            <w:top w:val="none" w:sz="0" w:space="0" w:color="auto"/>
            <w:left w:val="none" w:sz="0" w:space="0" w:color="auto"/>
            <w:bottom w:val="none" w:sz="0" w:space="0" w:color="auto"/>
            <w:right w:val="none" w:sz="0" w:space="0" w:color="auto"/>
          </w:divBdr>
        </w:div>
        <w:div w:id="490218697">
          <w:marLeft w:val="1339"/>
          <w:marRight w:val="0"/>
          <w:marTop w:val="97"/>
          <w:marBottom w:val="0"/>
          <w:divBdr>
            <w:top w:val="none" w:sz="0" w:space="0" w:color="auto"/>
            <w:left w:val="none" w:sz="0" w:space="0" w:color="auto"/>
            <w:bottom w:val="none" w:sz="0" w:space="0" w:color="auto"/>
            <w:right w:val="none" w:sz="0" w:space="0" w:color="auto"/>
          </w:divBdr>
        </w:div>
        <w:div w:id="473373538">
          <w:marLeft w:val="533"/>
          <w:marRight w:val="0"/>
          <w:marTop w:val="298"/>
          <w:marBottom w:val="0"/>
          <w:divBdr>
            <w:top w:val="none" w:sz="0" w:space="0" w:color="auto"/>
            <w:left w:val="none" w:sz="0" w:space="0" w:color="auto"/>
            <w:bottom w:val="none" w:sz="0" w:space="0" w:color="auto"/>
            <w:right w:val="none" w:sz="0" w:space="0" w:color="auto"/>
          </w:divBdr>
        </w:div>
        <w:div w:id="1943024255">
          <w:marLeft w:val="533"/>
          <w:marRight w:val="0"/>
          <w:marTop w:val="298"/>
          <w:marBottom w:val="0"/>
          <w:divBdr>
            <w:top w:val="none" w:sz="0" w:space="0" w:color="auto"/>
            <w:left w:val="none" w:sz="0" w:space="0" w:color="auto"/>
            <w:bottom w:val="none" w:sz="0" w:space="0" w:color="auto"/>
            <w:right w:val="none" w:sz="0" w:space="0" w:color="auto"/>
          </w:divBdr>
        </w:div>
      </w:divsChild>
    </w:div>
    <w:div w:id="1219897341">
      <w:bodyDiv w:val="1"/>
      <w:marLeft w:val="0"/>
      <w:marRight w:val="0"/>
      <w:marTop w:val="0"/>
      <w:marBottom w:val="0"/>
      <w:divBdr>
        <w:top w:val="none" w:sz="0" w:space="0" w:color="auto"/>
        <w:left w:val="none" w:sz="0" w:space="0" w:color="auto"/>
        <w:bottom w:val="none" w:sz="0" w:space="0" w:color="auto"/>
        <w:right w:val="none" w:sz="0" w:space="0" w:color="auto"/>
      </w:divBdr>
      <w:divsChild>
        <w:div w:id="802693609">
          <w:marLeft w:val="533"/>
          <w:marRight w:val="0"/>
          <w:marTop w:val="298"/>
          <w:marBottom w:val="0"/>
          <w:divBdr>
            <w:top w:val="none" w:sz="0" w:space="0" w:color="auto"/>
            <w:left w:val="none" w:sz="0" w:space="0" w:color="auto"/>
            <w:bottom w:val="none" w:sz="0" w:space="0" w:color="auto"/>
            <w:right w:val="none" w:sz="0" w:space="0" w:color="auto"/>
          </w:divBdr>
        </w:div>
        <w:div w:id="368918630">
          <w:marLeft w:val="533"/>
          <w:marRight w:val="0"/>
          <w:marTop w:val="298"/>
          <w:marBottom w:val="0"/>
          <w:divBdr>
            <w:top w:val="none" w:sz="0" w:space="0" w:color="auto"/>
            <w:left w:val="none" w:sz="0" w:space="0" w:color="auto"/>
            <w:bottom w:val="none" w:sz="0" w:space="0" w:color="auto"/>
            <w:right w:val="none" w:sz="0" w:space="0" w:color="auto"/>
          </w:divBdr>
        </w:div>
        <w:div w:id="958024412">
          <w:marLeft w:val="533"/>
          <w:marRight w:val="0"/>
          <w:marTop w:val="298"/>
          <w:marBottom w:val="0"/>
          <w:divBdr>
            <w:top w:val="none" w:sz="0" w:space="0" w:color="auto"/>
            <w:left w:val="none" w:sz="0" w:space="0" w:color="auto"/>
            <w:bottom w:val="none" w:sz="0" w:space="0" w:color="auto"/>
            <w:right w:val="none" w:sz="0" w:space="0" w:color="auto"/>
          </w:divBdr>
        </w:div>
        <w:div w:id="157774896">
          <w:marLeft w:val="533"/>
          <w:marRight w:val="0"/>
          <w:marTop w:val="298"/>
          <w:marBottom w:val="0"/>
          <w:divBdr>
            <w:top w:val="none" w:sz="0" w:space="0" w:color="auto"/>
            <w:left w:val="none" w:sz="0" w:space="0" w:color="auto"/>
            <w:bottom w:val="none" w:sz="0" w:space="0" w:color="auto"/>
            <w:right w:val="none" w:sz="0" w:space="0" w:color="auto"/>
          </w:divBdr>
        </w:div>
        <w:div w:id="1755661641">
          <w:marLeft w:val="533"/>
          <w:marRight w:val="0"/>
          <w:marTop w:val="298"/>
          <w:marBottom w:val="0"/>
          <w:divBdr>
            <w:top w:val="none" w:sz="0" w:space="0" w:color="auto"/>
            <w:left w:val="none" w:sz="0" w:space="0" w:color="auto"/>
            <w:bottom w:val="none" w:sz="0" w:space="0" w:color="auto"/>
            <w:right w:val="none" w:sz="0" w:space="0" w:color="auto"/>
          </w:divBdr>
        </w:div>
        <w:div w:id="767121383">
          <w:marLeft w:val="533"/>
          <w:marRight w:val="0"/>
          <w:marTop w:val="298"/>
          <w:marBottom w:val="0"/>
          <w:divBdr>
            <w:top w:val="none" w:sz="0" w:space="0" w:color="auto"/>
            <w:left w:val="none" w:sz="0" w:space="0" w:color="auto"/>
            <w:bottom w:val="none" w:sz="0" w:space="0" w:color="auto"/>
            <w:right w:val="none" w:sz="0" w:space="0" w:color="auto"/>
          </w:divBdr>
        </w:div>
      </w:divsChild>
    </w:div>
    <w:div w:id="1290628400">
      <w:bodyDiv w:val="1"/>
      <w:marLeft w:val="0"/>
      <w:marRight w:val="0"/>
      <w:marTop w:val="0"/>
      <w:marBottom w:val="0"/>
      <w:divBdr>
        <w:top w:val="none" w:sz="0" w:space="0" w:color="auto"/>
        <w:left w:val="none" w:sz="0" w:space="0" w:color="auto"/>
        <w:bottom w:val="none" w:sz="0" w:space="0" w:color="auto"/>
        <w:right w:val="none" w:sz="0" w:space="0" w:color="auto"/>
      </w:divBdr>
      <w:divsChild>
        <w:div w:id="1909149566">
          <w:marLeft w:val="533"/>
          <w:marRight w:val="0"/>
          <w:marTop w:val="298"/>
          <w:marBottom w:val="0"/>
          <w:divBdr>
            <w:top w:val="none" w:sz="0" w:space="0" w:color="auto"/>
            <w:left w:val="none" w:sz="0" w:space="0" w:color="auto"/>
            <w:bottom w:val="none" w:sz="0" w:space="0" w:color="auto"/>
            <w:right w:val="none" w:sz="0" w:space="0" w:color="auto"/>
          </w:divBdr>
        </w:div>
        <w:div w:id="761875816">
          <w:marLeft w:val="1339"/>
          <w:marRight w:val="0"/>
          <w:marTop w:val="97"/>
          <w:marBottom w:val="0"/>
          <w:divBdr>
            <w:top w:val="none" w:sz="0" w:space="0" w:color="auto"/>
            <w:left w:val="none" w:sz="0" w:space="0" w:color="auto"/>
            <w:bottom w:val="none" w:sz="0" w:space="0" w:color="auto"/>
            <w:right w:val="none" w:sz="0" w:space="0" w:color="auto"/>
          </w:divBdr>
        </w:div>
        <w:div w:id="1483111632">
          <w:marLeft w:val="533"/>
          <w:marRight w:val="0"/>
          <w:marTop w:val="298"/>
          <w:marBottom w:val="0"/>
          <w:divBdr>
            <w:top w:val="none" w:sz="0" w:space="0" w:color="auto"/>
            <w:left w:val="none" w:sz="0" w:space="0" w:color="auto"/>
            <w:bottom w:val="none" w:sz="0" w:space="0" w:color="auto"/>
            <w:right w:val="none" w:sz="0" w:space="0" w:color="auto"/>
          </w:divBdr>
        </w:div>
        <w:div w:id="1963881185">
          <w:marLeft w:val="533"/>
          <w:marRight w:val="0"/>
          <w:marTop w:val="298"/>
          <w:marBottom w:val="0"/>
          <w:divBdr>
            <w:top w:val="none" w:sz="0" w:space="0" w:color="auto"/>
            <w:left w:val="none" w:sz="0" w:space="0" w:color="auto"/>
            <w:bottom w:val="none" w:sz="0" w:space="0" w:color="auto"/>
            <w:right w:val="none" w:sz="0" w:space="0" w:color="auto"/>
          </w:divBdr>
        </w:div>
      </w:divsChild>
    </w:div>
    <w:div w:id="1334187777">
      <w:bodyDiv w:val="1"/>
      <w:marLeft w:val="0"/>
      <w:marRight w:val="0"/>
      <w:marTop w:val="0"/>
      <w:marBottom w:val="0"/>
      <w:divBdr>
        <w:top w:val="none" w:sz="0" w:space="0" w:color="auto"/>
        <w:left w:val="none" w:sz="0" w:space="0" w:color="auto"/>
        <w:bottom w:val="none" w:sz="0" w:space="0" w:color="auto"/>
        <w:right w:val="none" w:sz="0" w:space="0" w:color="auto"/>
      </w:divBdr>
    </w:div>
    <w:div w:id="1590192264">
      <w:bodyDiv w:val="1"/>
      <w:marLeft w:val="0"/>
      <w:marRight w:val="0"/>
      <w:marTop w:val="0"/>
      <w:marBottom w:val="0"/>
      <w:divBdr>
        <w:top w:val="none" w:sz="0" w:space="0" w:color="auto"/>
        <w:left w:val="none" w:sz="0" w:space="0" w:color="auto"/>
        <w:bottom w:val="none" w:sz="0" w:space="0" w:color="auto"/>
        <w:right w:val="none" w:sz="0" w:space="0" w:color="auto"/>
      </w:divBdr>
      <w:divsChild>
        <w:div w:id="444811129">
          <w:marLeft w:val="446"/>
          <w:marRight w:val="0"/>
          <w:marTop w:val="298"/>
          <w:marBottom w:val="0"/>
          <w:divBdr>
            <w:top w:val="none" w:sz="0" w:space="0" w:color="auto"/>
            <w:left w:val="none" w:sz="0" w:space="0" w:color="auto"/>
            <w:bottom w:val="none" w:sz="0" w:space="0" w:color="auto"/>
            <w:right w:val="none" w:sz="0" w:space="0" w:color="auto"/>
          </w:divBdr>
        </w:div>
        <w:div w:id="59057913">
          <w:marLeft w:val="446"/>
          <w:marRight w:val="0"/>
          <w:marTop w:val="298"/>
          <w:marBottom w:val="0"/>
          <w:divBdr>
            <w:top w:val="none" w:sz="0" w:space="0" w:color="auto"/>
            <w:left w:val="none" w:sz="0" w:space="0" w:color="auto"/>
            <w:bottom w:val="none" w:sz="0" w:space="0" w:color="auto"/>
            <w:right w:val="none" w:sz="0" w:space="0" w:color="auto"/>
          </w:divBdr>
        </w:div>
        <w:div w:id="1569994533">
          <w:marLeft w:val="446"/>
          <w:marRight w:val="0"/>
          <w:marTop w:val="298"/>
          <w:marBottom w:val="0"/>
          <w:divBdr>
            <w:top w:val="none" w:sz="0" w:space="0" w:color="auto"/>
            <w:left w:val="none" w:sz="0" w:space="0" w:color="auto"/>
            <w:bottom w:val="none" w:sz="0" w:space="0" w:color="auto"/>
            <w:right w:val="none" w:sz="0" w:space="0" w:color="auto"/>
          </w:divBdr>
        </w:div>
        <w:div w:id="1327635577">
          <w:marLeft w:val="446"/>
          <w:marRight w:val="0"/>
          <w:marTop w:val="298"/>
          <w:marBottom w:val="0"/>
          <w:divBdr>
            <w:top w:val="none" w:sz="0" w:space="0" w:color="auto"/>
            <w:left w:val="none" w:sz="0" w:space="0" w:color="auto"/>
            <w:bottom w:val="none" w:sz="0" w:space="0" w:color="auto"/>
            <w:right w:val="none" w:sz="0" w:space="0" w:color="auto"/>
          </w:divBdr>
        </w:div>
      </w:divsChild>
    </w:div>
    <w:div w:id="1759136024">
      <w:bodyDiv w:val="1"/>
      <w:marLeft w:val="0"/>
      <w:marRight w:val="0"/>
      <w:marTop w:val="0"/>
      <w:marBottom w:val="0"/>
      <w:divBdr>
        <w:top w:val="none" w:sz="0" w:space="0" w:color="auto"/>
        <w:left w:val="none" w:sz="0" w:space="0" w:color="auto"/>
        <w:bottom w:val="none" w:sz="0" w:space="0" w:color="auto"/>
        <w:right w:val="none" w:sz="0" w:space="0" w:color="auto"/>
      </w:divBdr>
      <w:divsChild>
        <w:div w:id="734013998">
          <w:marLeft w:val="533"/>
          <w:marRight w:val="0"/>
          <w:marTop w:val="298"/>
          <w:marBottom w:val="0"/>
          <w:divBdr>
            <w:top w:val="none" w:sz="0" w:space="0" w:color="auto"/>
            <w:left w:val="none" w:sz="0" w:space="0" w:color="auto"/>
            <w:bottom w:val="none" w:sz="0" w:space="0" w:color="auto"/>
            <w:right w:val="none" w:sz="0" w:space="0" w:color="auto"/>
          </w:divBdr>
        </w:div>
        <w:div w:id="1056665147">
          <w:marLeft w:val="533"/>
          <w:marRight w:val="0"/>
          <w:marTop w:val="298"/>
          <w:marBottom w:val="0"/>
          <w:divBdr>
            <w:top w:val="none" w:sz="0" w:space="0" w:color="auto"/>
            <w:left w:val="none" w:sz="0" w:space="0" w:color="auto"/>
            <w:bottom w:val="none" w:sz="0" w:space="0" w:color="auto"/>
            <w:right w:val="none" w:sz="0" w:space="0" w:color="auto"/>
          </w:divBdr>
        </w:div>
        <w:div w:id="2072776608">
          <w:marLeft w:val="533"/>
          <w:marRight w:val="0"/>
          <w:marTop w:val="298"/>
          <w:marBottom w:val="0"/>
          <w:divBdr>
            <w:top w:val="none" w:sz="0" w:space="0" w:color="auto"/>
            <w:left w:val="none" w:sz="0" w:space="0" w:color="auto"/>
            <w:bottom w:val="none" w:sz="0" w:space="0" w:color="auto"/>
            <w:right w:val="none" w:sz="0" w:space="0" w:color="auto"/>
          </w:divBdr>
        </w:div>
      </w:divsChild>
    </w:div>
    <w:div w:id="1991640904">
      <w:bodyDiv w:val="1"/>
      <w:marLeft w:val="0"/>
      <w:marRight w:val="0"/>
      <w:marTop w:val="0"/>
      <w:marBottom w:val="0"/>
      <w:divBdr>
        <w:top w:val="none" w:sz="0" w:space="0" w:color="auto"/>
        <w:left w:val="none" w:sz="0" w:space="0" w:color="auto"/>
        <w:bottom w:val="none" w:sz="0" w:space="0" w:color="auto"/>
        <w:right w:val="none" w:sz="0" w:space="0" w:color="auto"/>
      </w:divBdr>
      <w:divsChild>
        <w:div w:id="235090659">
          <w:marLeft w:val="533"/>
          <w:marRight w:val="0"/>
          <w:marTop w:val="298"/>
          <w:marBottom w:val="0"/>
          <w:divBdr>
            <w:top w:val="none" w:sz="0" w:space="0" w:color="auto"/>
            <w:left w:val="none" w:sz="0" w:space="0" w:color="auto"/>
            <w:bottom w:val="none" w:sz="0" w:space="0" w:color="auto"/>
            <w:right w:val="none" w:sz="0" w:space="0" w:color="auto"/>
          </w:divBdr>
        </w:div>
        <w:div w:id="1030495984">
          <w:marLeft w:val="533"/>
          <w:marRight w:val="0"/>
          <w:marTop w:val="298"/>
          <w:marBottom w:val="0"/>
          <w:divBdr>
            <w:top w:val="none" w:sz="0" w:space="0" w:color="auto"/>
            <w:left w:val="none" w:sz="0" w:space="0" w:color="auto"/>
            <w:bottom w:val="none" w:sz="0" w:space="0" w:color="auto"/>
            <w:right w:val="none" w:sz="0" w:space="0" w:color="auto"/>
          </w:divBdr>
        </w:div>
        <w:div w:id="2068138807">
          <w:marLeft w:val="533"/>
          <w:marRight w:val="0"/>
          <w:marTop w:val="298"/>
          <w:marBottom w:val="0"/>
          <w:divBdr>
            <w:top w:val="none" w:sz="0" w:space="0" w:color="auto"/>
            <w:left w:val="none" w:sz="0" w:space="0" w:color="auto"/>
            <w:bottom w:val="none" w:sz="0" w:space="0" w:color="auto"/>
            <w:right w:val="none" w:sz="0" w:space="0" w:color="auto"/>
          </w:divBdr>
        </w:div>
        <w:div w:id="1496722247">
          <w:marLeft w:val="533"/>
          <w:marRight w:val="0"/>
          <w:marTop w:val="298"/>
          <w:marBottom w:val="0"/>
          <w:divBdr>
            <w:top w:val="none" w:sz="0" w:space="0" w:color="auto"/>
            <w:left w:val="none" w:sz="0" w:space="0" w:color="auto"/>
            <w:bottom w:val="none" w:sz="0" w:space="0" w:color="auto"/>
            <w:right w:val="none" w:sz="0" w:space="0" w:color="auto"/>
          </w:divBdr>
        </w:div>
        <w:div w:id="269240455">
          <w:marLeft w:val="533"/>
          <w:marRight w:val="0"/>
          <w:marTop w:val="298"/>
          <w:marBottom w:val="0"/>
          <w:divBdr>
            <w:top w:val="none" w:sz="0" w:space="0" w:color="auto"/>
            <w:left w:val="none" w:sz="0" w:space="0" w:color="auto"/>
            <w:bottom w:val="none" w:sz="0" w:space="0" w:color="auto"/>
            <w:right w:val="none" w:sz="0" w:space="0" w:color="auto"/>
          </w:divBdr>
        </w:div>
        <w:div w:id="1358845280">
          <w:marLeft w:val="533"/>
          <w:marRight w:val="0"/>
          <w:marTop w:val="298"/>
          <w:marBottom w:val="0"/>
          <w:divBdr>
            <w:top w:val="none" w:sz="0" w:space="0" w:color="auto"/>
            <w:left w:val="none" w:sz="0" w:space="0" w:color="auto"/>
            <w:bottom w:val="none" w:sz="0" w:space="0" w:color="auto"/>
            <w:right w:val="none" w:sz="0" w:space="0" w:color="auto"/>
          </w:divBdr>
        </w:div>
      </w:divsChild>
    </w:div>
    <w:div w:id="2087989847">
      <w:bodyDiv w:val="1"/>
      <w:marLeft w:val="0"/>
      <w:marRight w:val="0"/>
      <w:marTop w:val="0"/>
      <w:marBottom w:val="0"/>
      <w:divBdr>
        <w:top w:val="none" w:sz="0" w:space="0" w:color="auto"/>
        <w:left w:val="none" w:sz="0" w:space="0" w:color="auto"/>
        <w:bottom w:val="none" w:sz="0" w:space="0" w:color="auto"/>
        <w:right w:val="none" w:sz="0" w:space="0" w:color="auto"/>
      </w:divBdr>
      <w:divsChild>
        <w:div w:id="194201183">
          <w:marLeft w:val="533"/>
          <w:marRight w:val="0"/>
          <w:marTop w:val="298"/>
          <w:marBottom w:val="0"/>
          <w:divBdr>
            <w:top w:val="none" w:sz="0" w:space="0" w:color="auto"/>
            <w:left w:val="none" w:sz="0" w:space="0" w:color="auto"/>
            <w:bottom w:val="none" w:sz="0" w:space="0" w:color="auto"/>
            <w:right w:val="none" w:sz="0" w:space="0" w:color="auto"/>
          </w:divBdr>
        </w:div>
        <w:div w:id="2070037695">
          <w:marLeft w:val="533"/>
          <w:marRight w:val="0"/>
          <w:marTop w:val="298"/>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mailto:janedoe@jane.com" TargetMode="External"/><Relationship Id="rId26" Type="http://schemas.openxmlformats.org/officeDocument/2006/relationships/image" Target="media/image13.emf"/><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glossaryDocument" Target="glossary/document.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image" Target="media/image12.jpe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6.jpe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9.jpeg"/><Relationship Id="rId27" Type="http://schemas.openxmlformats.org/officeDocument/2006/relationships/oleObject" Target="embeddings/oleObject2.bin"/><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2" Type="http://schemas.openxmlformats.org/officeDocument/2006/relationships/image" Target="cid:BD07EE1A-DE27-434C-9C9B-B3B36CFBAA9F@unisalento.it" TargetMode="External"/><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1F41C24A125F14B9710865D5F824593"/>
        <w:category>
          <w:name w:val="General"/>
          <w:gallery w:val="placeholder"/>
        </w:category>
        <w:types>
          <w:type w:val="bbPlcHdr"/>
        </w:types>
        <w:behaviors>
          <w:behavior w:val="content"/>
        </w:behaviors>
        <w:guid w:val="{6EF72566-A347-EE45-93CD-3394F46A2398}"/>
      </w:docPartPr>
      <w:docPartBody>
        <w:p w:rsidR="00042785" w:rsidRDefault="00042785">
          <w:pPr>
            <w:pStyle w:val="E1F41C24A125F14B9710865D5F824593"/>
          </w:pPr>
          <w:r>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NewRomanPSMT">
    <w:altName w:val="Times New Roman"/>
    <w:panose1 w:val="02020603050405020304"/>
    <w:charset w:val="00"/>
    <w:family w:val="roman"/>
    <w:pitch w:val="variable"/>
    <w:sig w:usb0="E0002AFF" w:usb1="C0007841" w:usb2="00000009" w:usb3="00000000" w:csb0="000001FF" w:csb1="00000000"/>
  </w:font>
  <w:font w:name="TimesNewRomanPS-BoldMT">
    <w:altName w:val="Times New Roman"/>
    <w:panose1 w:val="02020803070505020304"/>
    <w:charset w:val="00"/>
    <w:family w:val="roman"/>
    <w:pitch w:val="variable"/>
    <w:sig w:usb0="E0002AFF" w:usb1="C0007841" w:usb2="00000009" w:usb3="00000000" w:csb0="000001FF" w:csb1="00000000"/>
  </w:font>
  <w:font w:name="Open Sans">
    <w:altName w:val="Arial"/>
    <w:panose1 w:val="020B0606030504020204"/>
    <w:charset w:val="00"/>
    <w:family w:val="swiss"/>
    <w:pitch w:val="variable"/>
    <w:sig w:usb0="E00002EF" w:usb1="4000205B" w:usb2="00000028"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revisionView w:inkAnnotations="0"/>
  <w:defaultTabStop w:val="720"/>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7911"/>
    <w:rsid w:val="00042785"/>
    <w:rsid w:val="001F2583"/>
    <w:rsid w:val="00254630"/>
    <w:rsid w:val="00293FFB"/>
    <w:rsid w:val="002A1A15"/>
    <w:rsid w:val="002D6E6F"/>
    <w:rsid w:val="00330C34"/>
    <w:rsid w:val="003C4F1F"/>
    <w:rsid w:val="00403C5E"/>
    <w:rsid w:val="0043127B"/>
    <w:rsid w:val="004F612E"/>
    <w:rsid w:val="006C0E13"/>
    <w:rsid w:val="006E78F6"/>
    <w:rsid w:val="007D10C1"/>
    <w:rsid w:val="00827819"/>
    <w:rsid w:val="00837911"/>
    <w:rsid w:val="008B3ED7"/>
    <w:rsid w:val="00911EBC"/>
    <w:rsid w:val="00962D46"/>
    <w:rsid w:val="00966AFA"/>
    <w:rsid w:val="00AD1087"/>
    <w:rsid w:val="00AD32F8"/>
    <w:rsid w:val="00AE46FE"/>
    <w:rsid w:val="00C26E7D"/>
    <w:rsid w:val="00CF5E64"/>
    <w:rsid w:val="00E244B7"/>
    <w:rsid w:val="00F046FA"/>
    <w:rsid w:val="00F23DFB"/>
    <w:rsid w:val="00F528F5"/>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it-IT"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2A1A15"/>
    <w:rPr>
      <w:color w:val="808080"/>
    </w:rPr>
  </w:style>
  <w:style w:type="paragraph" w:customStyle="1" w:styleId="E1F41C24A125F14B9710865D5F824593">
    <w:name w:val="E1F41C24A125F14B9710865D5F824593"/>
    <w:qFormat/>
    <w:rPr>
      <w:sz w:val="24"/>
      <w:szCs w:val="24"/>
      <w:lang w:val="it-IT" w:eastAsia="ja-JP"/>
    </w:rPr>
  </w:style>
  <w:style w:type="paragraph" w:customStyle="1" w:styleId="5F0E7D2E573C284084277E69E130DC28">
    <w:name w:val="5F0E7D2E573C284084277E69E130DC28"/>
    <w:rsid w:val="002A1A15"/>
    <w:pPr>
      <w:spacing w:after="0" w:line="240" w:lineRule="auto"/>
    </w:pPr>
    <w:rPr>
      <w:sz w:val="24"/>
      <w:szCs w:val="24"/>
      <w:lang w:val="en-US" w:eastAsia="en-US"/>
    </w:rPr>
  </w:style>
  <w:style w:type="paragraph" w:customStyle="1" w:styleId="9C3A89E8A5E18E49898606B9E7B7F135">
    <w:name w:val="9C3A89E8A5E18E49898606B9E7B7F135"/>
    <w:rsid w:val="002A1A15"/>
    <w:pPr>
      <w:spacing w:after="0" w:line="240" w:lineRule="auto"/>
    </w:pPr>
    <w:rPr>
      <w:sz w:val="24"/>
      <w:szCs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6DDA0C-BE3B-3444-9DFD-350EAB151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59</Pages>
  <Words>14982</Words>
  <Characters>85402</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D4.1 – Requirements, use cases and user scenarios</vt:lpstr>
    </vt:vector>
  </TitlesOfParts>
  <Company>ENG</Company>
  <LinksUpToDate>false</LinksUpToDate>
  <CharactersWithSpaces>100184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D4.1 – Requirements, use cases and user scenarios</dc:title>
  <dc:creator>Ernesto La Mattina</dc:creator>
  <cp:lastModifiedBy>Microsoft Office User</cp:lastModifiedBy>
  <cp:revision>3</cp:revision>
  <dcterms:created xsi:type="dcterms:W3CDTF">2018-10-11T09:45:00Z</dcterms:created>
  <dcterms:modified xsi:type="dcterms:W3CDTF">2018-10-16T15:44:00Z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